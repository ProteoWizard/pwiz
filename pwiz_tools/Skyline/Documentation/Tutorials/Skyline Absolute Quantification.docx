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577" w:rsidRPr="002F5577" w:rsidRDefault="002F5577" w:rsidP="002F5577">
      <w:pPr>
        <w:pStyle w:val="Title"/>
      </w:pPr>
      <w:r>
        <w:t>Skyline Absolute Quantification</w:t>
      </w:r>
    </w:p>
    <w:p w:rsidR="002F5577" w:rsidRPr="002F5577" w:rsidRDefault="002F5577" w:rsidP="002F5577">
      <w:pPr>
        <w:pStyle w:val="Heading1"/>
      </w:pPr>
      <w:r>
        <w:t>Introduction</w:t>
      </w:r>
    </w:p>
    <w:p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autosampler or chromatographic irregularities. By adding an identical quantity of a standard heavy labeled peptide to each of the calibrants and the sample, one is able to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rsidR="002F5577" w:rsidRPr="002F5577" w:rsidRDefault="002F5577" w:rsidP="002F5577">
      <w:pPr>
        <w:pStyle w:val="Heading1"/>
      </w:pPr>
      <w:r>
        <w:lastRenderedPageBreak/>
        <w:t>Experimental Overview</w:t>
      </w:r>
    </w:p>
    <w:p w:rsidR="002F5577" w:rsidRPr="002F5577" w:rsidRDefault="002F5577" w:rsidP="002F5577">
      <w:r w:rsidRPr="002F5577">
        <w:t>This tutorial will work with data publishe</w:t>
      </w:r>
      <w:r w:rsidR="00A733E1">
        <w:t>d in Stergachis et al.</w:t>
      </w:r>
      <w:r w:rsidR="00A733E1">
        <w:rPr>
          <w:vertAlign w:val="superscript"/>
        </w:rPr>
        <w:t>7</w:t>
      </w:r>
      <w:r w:rsidRPr="002F5577">
        <w:t xml:space="preserve"> where the absolute abundance of GST-tagged proteins were measured using a ‘proteotypic’ peptide present within the GST-tag (</w:t>
      </w:r>
      <w:r w:rsidRPr="002F5577">
        <w:rPr>
          <w:b/>
        </w:rPr>
        <w:t>Tutorial Figure 1A</w:t>
      </w:r>
      <w:r w:rsidRPr="002F5577">
        <w:t xml:space="preserve">). For any absolute quantification experiment, it is critical to first identify one or more ‘proteotypic’ peptides that will be used to quantify the protein of interest. The peptide IEAIPQIDK was identified as ‘proteotypic’ based on its strong signal intensity relative to other tryptic peptides in the GST-tag (unpublished). Also, this peptide uniquely identifies this schistosomal GST-tag as opposed to other human </w:t>
      </w:r>
      <w:r w:rsidR="000C2BFA">
        <w:t>glutathione-binding</w:t>
      </w:r>
      <w:r w:rsidRPr="002F5577">
        <w:t xml:space="preserve"> proteins.  </w:t>
      </w:r>
    </w:p>
    <w:p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calibrants.</w:t>
      </w:r>
    </w:p>
    <w:p w:rsidR="002F5577" w:rsidRPr="002F5577" w:rsidRDefault="002F5577" w:rsidP="002F5577">
      <w:r w:rsidRPr="002F5577">
        <w:rPr>
          <w:noProof/>
        </w:rPr>
        <w:lastRenderedPageBreak/>
        <w:drawing>
          <wp:inline distT="0" distB="0" distL="0" distR="0" wp14:anchorId="49E816F8" wp14:editId="67C5F8DD">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rsidR="002F5577" w:rsidRPr="002F5577" w:rsidRDefault="002F5577" w:rsidP="002F5577">
      <w:pPr>
        <w:spacing w:after="0" w:line="240" w:lineRule="auto"/>
        <w:rPr>
          <w:b/>
        </w:rPr>
      </w:pPr>
      <w:r w:rsidRPr="002F5577">
        <w:rPr>
          <w:b/>
        </w:rPr>
        <w:t>Tutorial Figure 1.  Experimental Overview</w:t>
      </w:r>
    </w:p>
    <w:p w:rsidR="002F5577" w:rsidRPr="002F5577" w:rsidRDefault="002F5577" w:rsidP="002F5577">
      <w:pPr>
        <w:spacing w:after="0" w:line="240" w:lineRule="auto"/>
      </w:pPr>
      <w:r w:rsidRPr="002F5577">
        <w:t>(</w:t>
      </w:r>
      <w:r w:rsidRPr="002F5577">
        <w:rPr>
          <w:b/>
        </w:rPr>
        <w:t>A</w:t>
      </w:r>
      <w:r w:rsidRPr="002F5577">
        <w:t>) Schistosomal GST-tag protein sequence. The tryptic peptide used for quantification purposes is indicated in red.</w:t>
      </w:r>
    </w:p>
    <w:p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rsidR="002F5577" w:rsidRPr="002F5577" w:rsidRDefault="002F5577" w:rsidP="002F5577">
      <w:pPr>
        <w:pStyle w:val="Heading1"/>
      </w:pPr>
      <w:r>
        <w:t>Getting Started</w:t>
      </w:r>
    </w:p>
    <w:p w:rsidR="002F5577" w:rsidRPr="002F5577" w:rsidRDefault="002F5577" w:rsidP="002F5577">
      <w:r w:rsidRPr="002F5577">
        <w:t>To start this tutorial, download the following ZIP file:</w:t>
      </w:r>
    </w:p>
    <w:p w:rsidR="002F5577" w:rsidRPr="002F5577" w:rsidRDefault="002A44F8" w:rsidP="002F5577">
      <w:hyperlink r:id="rId9" w:history="1">
        <w:r w:rsidR="002F5577" w:rsidRPr="002F5577">
          <w:rPr>
            <w:rStyle w:val="Hyperlink"/>
          </w:rPr>
          <w:t>https://skyline.gs.washington.edu/tutorials/AbsoluteQuant.zip</w:t>
        </w:r>
      </w:hyperlink>
    </w:p>
    <w:p w:rsidR="002F5577" w:rsidRPr="002F5577" w:rsidRDefault="002F5577" w:rsidP="002F5577">
      <w:r w:rsidRPr="002F5577">
        <w:t>Extract the files in it to a folder on your computer, like:</w:t>
      </w:r>
    </w:p>
    <w:p w:rsidR="002F5577" w:rsidRPr="002F5577" w:rsidRDefault="002F5577" w:rsidP="002F5577">
      <w:r w:rsidRPr="002F5577">
        <w:t>C:\Users\absterga\Documents</w:t>
      </w:r>
    </w:p>
    <w:p w:rsidR="002F5577" w:rsidRPr="002F5577" w:rsidRDefault="002F5577" w:rsidP="002F5577">
      <w:r w:rsidRPr="002F5577">
        <w:t>This will create a new folder:</w:t>
      </w:r>
    </w:p>
    <w:p w:rsidR="002F5577" w:rsidRPr="002F5577" w:rsidRDefault="002F5577" w:rsidP="002F5577">
      <w:r w:rsidRPr="002F5577">
        <w:t>C:\Users\absterga\Documents\AbsoluteQuant</w:t>
      </w:r>
    </w:p>
    <w:p w:rsidR="002F5577" w:rsidRPr="002F5577" w:rsidRDefault="002F5577" w:rsidP="002F5577">
      <w:r w:rsidRPr="002F5577">
        <w:lastRenderedPageBreak/>
        <w:t>Now start Skyline, and you will be presented with a new empty document.</w:t>
      </w:r>
    </w:p>
    <w:p w:rsidR="002F5577" w:rsidRPr="002F5577" w:rsidRDefault="002F5577" w:rsidP="002F5577">
      <w:pPr>
        <w:pStyle w:val="Heading1"/>
      </w:pPr>
      <w:r>
        <w:t>Generating a Transition List</w:t>
      </w:r>
    </w:p>
    <w:p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rsidR="002F5577" w:rsidRPr="002F5577" w:rsidRDefault="002F5577" w:rsidP="002F5577">
      <w:pPr>
        <w:pStyle w:val="Heading2"/>
      </w:pPr>
      <w:r w:rsidRPr="002F5577">
        <w:t>Configuring Transition settings:</w:t>
      </w:r>
    </w:p>
    <w:p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rsidR="002F5577" w:rsidRP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rsidR="002F5577" w:rsidRP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r w:rsidRPr="002F5577">
        <w:rPr>
          <w:b/>
        </w:rPr>
        <w:t>To</w:t>
      </w:r>
      <w:r w:rsidRPr="002F5577">
        <w:t xml:space="preserve">). </w:t>
      </w:r>
    </w:p>
    <w:p w:rsidR="002F5577" w:rsidRPr="002F5577" w:rsidRDefault="002F5577" w:rsidP="00995CC8">
      <w:pPr>
        <w:numPr>
          <w:ilvl w:val="0"/>
          <w:numId w:val="34"/>
        </w:numPr>
      </w:pPr>
      <w:r w:rsidRPr="002F5577">
        <w:t xml:space="preserve">The correct configuration of these tabs can be seen below. </w:t>
      </w:r>
    </w:p>
    <w:p w:rsidR="002F5577" w:rsidRPr="002F5577" w:rsidRDefault="00B61AE9" w:rsidP="002F5577">
      <w:pPr>
        <w:jc w:val="center"/>
      </w:pPr>
      <w:r>
        <w:rPr>
          <w:noProof/>
        </w:rPr>
        <w:drawing>
          <wp:inline distT="0" distB="0" distL="0" distR="0">
            <wp:extent cx="59340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2F5577" w:rsidRPr="002F5577" w:rsidRDefault="002F5577" w:rsidP="002F5577">
      <w:pPr>
        <w:pStyle w:val="Heading2"/>
      </w:pPr>
      <w:r w:rsidRPr="002F5577">
        <w:lastRenderedPageBreak/>
        <w:t>Configuring Peptide settings:</w:t>
      </w:r>
    </w:p>
    <w:p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rsidR="002F5577" w:rsidRPr="002F5577" w:rsidRDefault="002F5577" w:rsidP="002F5577">
      <w:pPr>
        <w:numPr>
          <w:ilvl w:val="0"/>
          <w:numId w:val="34"/>
        </w:numPr>
        <w:spacing w:after="0"/>
      </w:pPr>
      <w:r w:rsidRPr="002F5577">
        <w:t xml:space="preserve">Choose </w:t>
      </w:r>
      <w:r w:rsidRPr="002F5577">
        <w:rPr>
          <w:b/>
        </w:rPr>
        <w:t>Label:13C(6)15N(2) (C-term K)</w:t>
      </w:r>
      <w:r w:rsidRPr="002F5577">
        <w:t xml:space="preserve"> from the </w:t>
      </w:r>
      <w:r w:rsidRPr="002F5577">
        <w:rPr>
          <w:b/>
        </w:rPr>
        <w:t>Name</w:t>
      </w:r>
      <w:r w:rsidRPr="002F5577">
        <w:t xml:space="preserve"> dropdown list.</w:t>
      </w:r>
    </w:p>
    <w:p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rsidR="002F5577" w:rsidRPr="002F5577" w:rsidRDefault="002F5577" w:rsidP="002F5577">
      <w:pPr>
        <w:numPr>
          <w:ilvl w:val="0"/>
          <w:numId w:val="34"/>
        </w:numPr>
        <w:spacing w:after="0"/>
      </w:pPr>
      <w:r w:rsidRPr="002F5577">
        <w:t xml:space="preserve">Check the new </w:t>
      </w:r>
      <w:r w:rsidRPr="002F5577">
        <w:rPr>
          <w:b/>
        </w:rPr>
        <w:t>Label:13C(6)15N(2) (C-term K)</w:t>
      </w:r>
      <w:r w:rsidRPr="002F5577">
        <w:t xml:space="preserve"> modification in the </w:t>
      </w:r>
      <w:r w:rsidRPr="002F5577">
        <w:rPr>
          <w:b/>
        </w:rPr>
        <w:t>Isotope modifications</w:t>
      </w:r>
      <w:r w:rsidRPr="002F5577">
        <w:t xml:space="preserve"> list.</w:t>
      </w:r>
    </w:p>
    <w:p w:rsidR="002F5577" w:rsidRPr="002F5577" w:rsidRDefault="002F5577" w:rsidP="00995CC8">
      <w:pPr>
        <w:numPr>
          <w:ilvl w:val="0"/>
          <w:numId w:val="34"/>
        </w:numPr>
      </w:pPr>
      <w:r w:rsidRPr="002F5577">
        <w:t xml:space="preserve">Since the experiment uses a heavy labeled internal standard peptide, ensure that the </w:t>
      </w:r>
      <w:r w:rsidRPr="002F5577">
        <w:rPr>
          <w:b/>
        </w:rPr>
        <w:t>Internal standard type</w:t>
      </w:r>
      <w:r w:rsidRPr="002F5577">
        <w:t xml:space="preserve"> drop-list is set to </w:t>
      </w:r>
      <w:r w:rsidRPr="002F5577">
        <w:rPr>
          <w:b/>
        </w:rPr>
        <w:t>heavy</w:t>
      </w:r>
      <w:r w:rsidRPr="002F5577">
        <w:t>.</w:t>
      </w:r>
    </w:p>
    <w:p w:rsidR="009E2024" w:rsidRPr="00995CC8" w:rsidRDefault="00B61AE9">
      <w:r>
        <w:rPr>
          <w:noProof/>
        </w:rPr>
        <w:drawing>
          <wp:inline distT="0" distB="0" distL="0" distR="0">
            <wp:extent cx="5934075" cy="510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p w:rsidR="002F5577" w:rsidRPr="002F5577" w:rsidRDefault="002F5577" w:rsidP="002F5577">
      <w:pPr>
        <w:pStyle w:val="Heading2"/>
      </w:pPr>
      <w:r w:rsidRPr="002F5577">
        <w:t>Inserting a peptide sequence:</w:t>
      </w:r>
    </w:p>
    <w:p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rsidR="002F5577" w:rsidRPr="002F5577" w:rsidRDefault="002F5577" w:rsidP="00995CC8">
      <w:pPr>
        <w:numPr>
          <w:ilvl w:val="0"/>
          <w:numId w:val="35"/>
        </w:numPr>
      </w:pPr>
      <w:r w:rsidRPr="002F5577">
        <w:lastRenderedPageBreak/>
        <w:t xml:space="preserve">Click the </w:t>
      </w:r>
      <w:r w:rsidRPr="002F5577">
        <w:rPr>
          <w:b/>
        </w:rPr>
        <w:t>Insert</w:t>
      </w:r>
      <w:r w:rsidRPr="002F5577">
        <w:t xml:space="preserve"> button.</w:t>
      </w:r>
    </w:p>
    <w:p w:rsidR="002F5577" w:rsidRPr="002F5577" w:rsidRDefault="001544CC" w:rsidP="002F5577">
      <w:r>
        <w:rPr>
          <w:noProof/>
        </w:rPr>
        <w:drawing>
          <wp:inline distT="0" distB="0" distL="0" distR="0">
            <wp:extent cx="44767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p w:rsidR="002F5577" w:rsidRPr="002F5577" w:rsidRDefault="002F5577" w:rsidP="002F5577">
      <w:r w:rsidRPr="002F5577">
        <w:t xml:space="preserve">After performing the above steps, the main screen of Skyline should appear as below. You can save this file as test_file or whatever you like in the folder you have created for this tutorial. </w:t>
      </w:r>
    </w:p>
    <w:p w:rsidR="002F5577" w:rsidRPr="002F5577" w:rsidRDefault="001544CC" w:rsidP="002F5577">
      <w:r>
        <w:rPr>
          <w:noProof/>
        </w:rPr>
        <w:drawing>
          <wp:inline distT="0" distB="0" distL="0" distR="0">
            <wp:extent cx="509587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p>
    <w:p w:rsidR="002F5577" w:rsidRPr="002F5577" w:rsidRDefault="002F5577" w:rsidP="002F5577">
      <w:pPr>
        <w:pStyle w:val="Heading2"/>
      </w:pPr>
      <w:r w:rsidRPr="002F5577">
        <w:t>Exporting a transition list:</w:t>
      </w:r>
    </w:p>
    <w:p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rsidR="002F5577" w:rsidRPr="002F5577" w:rsidRDefault="002F5577" w:rsidP="009E2024">
      <w:pPr>
        <w:numPr>
          <w:ilvl w:val="0"/>
          <w:numId w:val="35"/>
        </w:numPr>
      </w:pPr>
      <w:r w:rsidRPr="002F5577">
        <w:lastRenderedPageBreak/>
        <w:t xml:space="preserve">This exported transition list was used to generate an SRM method for a Thermo TSQ Vantage triple-quadrupole mass spectrometer. </w:t>
      </w:r>
    </w:p>
    <w:p w:rsidR="002F5577" w:rsidRPr="002F5577" w:rsidRDefault="001544CC" w:rsidP="002F5577">
      <w:r>
        <w:rPr>
          <w:noProof/>
        </w:rPr>
        <w:drawing>
          <wp:inline distT="0" distB="0" distL="0" distR="0">
            <wp:extent cx="32956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3933825"/>
                    </a:xfrm>
                    <a:prstGeom prst="rect">
                      <a:avLst/>
                    </a:prstGeom>
                    <a:noFill/>
                    <a:ln>
                      <a:noFill/>
                    </a:ln>
                  </pic:spPr>
                </pic:pic>
              </a:graphicData>
            </a:graphic>
          </wp:inline>
        </w:drawing>
      </w:r>
    </w:p>
    <w:p w:rsidR="002F5577" w:rsidRPr="002F5577" w:rsidRDefault="002F5577" w:rsidP="002F5577">
      <w:pPr>
        <w:pStyle w:val="Heading1"/>
      </w:pPr>
      <w:r>
        <w:t>Analyzing SRM Data from Calibrants</w:t>
      </w:r>
    </w:p>
    <w:p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rsidR="002F5577" w:rsidRPr="002F5577" w:rsidRDefault="002F5577" w:rsidP="00995CC8">
      <w:pPr>
        <w:numPr>
          <w:ilvl w:val="0"/>
          <w:numId w:val="36"/>
        </w:numPr>
        <w:spacing w:after="0"/>
      </w:pPr>
      <w:r w:rsidRPr="002F5577">
        <w:t>Standard_1.RAW</w:t>
      </w:r>
    </w:p>
    <w:p w:rsidR="002F5577" w:rsidRPr="002F5577" w:rsidRDefault="002F5577" w:rsidP="00995CC8">
      <w:pPr>
        <w:numPr>
          <w:ilvl w:val="0"/>
          <w:numId w:val="36"/>
        </w:numPr>
        <w:spacing w:after="0"/>
      </w:pPr>
      <w:r w:rsidRPr="002F5577">
        <w:t>Standard_2.RAW</w:t>
      </w:r>
    </w:p>
    <w:p w:rsidR="002F5577" w:rsidRPr="002F5577" w:rsidRDefault="002F5577" w:rsidP="00995CC8">
      <w:pPr>
        <w:numPr>
          <w:ilvl w:val="0"/>
          <w:numId w:val="36"/>
        </w:numPr>
        <w:spacing w:after="0"/>
      </w:pPr>
      <w:r w:rsidRPr="002F5577">
        <w:t>Standard_3.RAW</w:t>
      </w:r>
    </w:p>
    <w:p w:rsidR="002F5577" w:rsidRPr="002F5577" w:rsidRDefault="002F5577" w:rsidP="00995CC8">
      <w:pPr>
        <w:numPr>
          <w:ilvl w:val="0"/>
          <w:numId w:val="36"/>
        </w:numPr>
        <w:spacing w:after="0"/>
      </w:pPr>
      <w:r w:rsidRPr="002F5577">
        <w:t>Standard_4.RAW</w:t>
      </w:r>
    </w:p>
    <w:p w:rsidR="002F5577" w:rsidRPr="002F5577" w:rsidRDefault="002F5577" w:rsidP="00995CC8">
      <w:pPr>
        <w:numPr>
          <w:ilvl w:val="0"/>
          <w:numId w:val="36"/>
        </w:numPr>
        <w:spacing w:after="0"/>
      </w:pPr>
      <w:r w:rsidRPr="002F5577">
        <w:t>Standard_5.RAW</w:t>
      </w:r>
    </w:p>
    <w:p w:rsidR="002F5577" w:rsidRPr="002F5577" w:rsidRDefault="002F5577" w:rsidP="00995CC8">
      <w:pPr>
        <w:numPr>
          <w:ilvl w:val="0"/>
          <w:numId w:val="36"/>
        </w:numPr>
        <w:spacing w:after="0"/>
      </w:pPr>
      <w:r w:rsidRPr="002F5577">
        <w:t>Standard_6.RAW</w:t>
      </w:r>
    </w:p>
    <w:p w:rsidR="002F5577" w:rsidRPr="002F5577" w:rsidRDefault="002F5577" w:rsidP="00995CC8">
      <w:pPr>
        <w:numPr>
          <w:ilvl w:val="0"/>
          <w:numId w:val="36"/>
        </w:numPr>
        <w:spacing w:after="0"/>
      </w:pPr>
      <w:r w:rsidRPr="002F5577">
        <w:t>Standard_7.RAW</w:t>
      </w:r>
    </w:p>
    <w:p w:rsidR="002F5577" w:rsidRPr="002F5577" w:rsidRDefault="002F5577" w:rsidP="00995CC8">
      <w:pPr>
        <w:numPr>
          <w:ilvl w:val="0"/>
          <w:numId w:val="36"/>
        </w:numPr>
        <w:spacing w:after="0"/>
      </w:pPr>
      <w:r w:rsidRPr="002F5577">
        <w:t>Standard_8.RAW</w:t>
      </w:r>
    </w:p>
    <w:p w:rsidR="002F5577" w:rsidRPr="002F5577" w:rsidRDefault="002F5577" w:rsidP="00995CC8">
      <w:pPr>
        <w:numPr>
          <w:ilvl w:val="0"/>
          <w:numId w:val="36"/>
        </w:numPr>
        <w:spacing w:after="0"/>
      </w:pPr>
      <w:r w:rsidRPr="002F5577">
        <w:t>FOXN1-GST.RAW</w:t>
      </w:r>
    </w:p>
    <w:p w:rsidR="002F5577" w:rsidRPr="002F5577" w:rsidRDefault="002F5577" w:rsidP="00995CC8">
      <w:pPr>
        <w:spacing w:before="240"/>
      </w:pPr>
      <w:r w:rsidRPr="002F5577">
        <w:lastRenderedPageBreak/>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15" w:history="1">
        <w:r w:rsidR="000451E3" w:rsidRPr="008A791D">
          <w:rPr>
            <w:rStyle w:val="Hyperlink"/>
            <w:sz w:val="21"/>
            <w:szCs w:val="21"/>
          </w:rPr>
          <w:t>http://proteome.gs.washington.edu/supplementary_data/IVT_SRM/Supplementary%20Data%202.sky.zip</w:t>
        </w:r>
      </w:hyperlink>
      <w:r w:rsidR="000451E3">
        <w:t>).</w:t>
      </w:r>
    </w:p>
    <w:p w:rsidR="002F5577" w:rsidRPr="002F5577" w:rsidRDefault="002F5577" w:rsidP="002F5577">
      <w:r w:rsidRPr="002F5577">
        <w:t>Before you look at the FOXN1-GST sample, you should first become familiar with the standards.</w:t>
      </w:r>
    </w:p>
    <w:p w:rsidR="002F5577" w:rsidRPr="002F5577" w:rsidRDefault="002F5577" w:rsidP="00995CC8">
      <w:pPr>
        <w:pStyle w:val="Heading2"/>
      </w:pPr>
      <w:r w:rsidRPr="002F5577">
        <w:t>Importing RAW files into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rsidR="002F5577" w:rsidRPr="002F5577" w:rsidRDefault="002F5577" w:rsidP="00995CC8">
      <w:pPr>
        <w:numPr>
          <w:ilvl w:val="0"/>
          <w:numId w:val="35"/>
        </w:numPr>
        <w:spacing w:after="0"/>
      </w:pPr>
      <w:r w:rsidRPr="002F5577">
        <w:t>Click the OK button.</w:t>
      </w:r>
    </w:p>
    <w:p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rsidR="002F5577" w:rsidRPr="002F5577" w:rsidRDefault="002F5577" w:rsidP="002F5577">
      <w:r w:rsidRPr="002F5577">
        <w:t>It may take a few moments for Skyline to import all of the RAW files.</w:t>
      </w:r>
    </w:p>
    <w:p w:rsidR="002F5577" w:rsidRPr="002F5577" w:rsidRDefault="001544CC" w:rsidP="002F5577">
      <w:r>
        <w:rPr>
          <w:noProof/>
        </w:rPr>
        <w:drawing>
          <wp:inline distT="0" distB="0" distL="0" distR="0">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2F5577" w:rsidRPr="002F5577" w:rsidRDefault="002F5577" w:rsidP="002F5577">
      <w:r w:rsidRPr="002F5577">
        <w:t xml:space="preserve">To ensure that the chromatographic peaks for each of the standards looks good, it is best to view all of the traces next to each other in a tiled view. </w:t>
      </w:r>
    </w:p>
    <w:p w:rsidR="002F5577" w:rsidRPr="002F5577" w:rsidRDefault="002F5577" w:rsidP="002F5577">
      <w:r w:rsidRPr="002F5577">
        <w:t xml:space="preserve">This can be done by clicking ctrl-T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rsidR="002F5577" w:rsidRPr="002F5577" w:rsidRDefault="002F5577" w:rsidP="002F5577">
      <w:r w:rsidRPr="002F5577">
        <w:t>If you select the IEAIPQIDK peptide on the left side of the screen, you will see the heavy (Blue) and light (Red) traces loaded into the same window for each standard.</w:t>
      </w:r>
    </w:p>
    <w:p w:rsidR="002F5577" w:rsidRPr="002F5577" w:rsidRDefault="001544CC" w:rsidP="002F5577">
      <w:r>
        <w:rPr>
          <w:noProof/>
        </w:rPr>
        <w:lastRenderedPageBreak/>
        <w:drawing>
          <wp:inline distT="0" distB="0" distL="0" distR="0">
            <wp:extent cx="593407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2F5577" w:rsidRPr="002F5577" w:rsidRDefault="002F5577" w:rsidP="002F5577">
      <w:r w:rsidRPr="002F5577">
        <w:t>What to inspect when looking at the chromatographic traces for the standards:</w:t>
      </w:r>
    </w:p>
    <w:p w:rsidR="002F5577" w:rsidRPr="002F5577" w:rsidRDefault="002F5577" w:rsidP="00995CC8">
      <w:pPr>
        <w:numPr>
          <w:ilvl w:val="0"/>
          <w:numId w:val="37"/>
        </w:numPr>
        <w:spacing w:after="0"/>
      </w:pPr>
      <w:r w:rsidRPr="002F5577">
        <w:t>Make sure that the correct peak is selected for both the heavy and light trace of each standard.</w:t>
      </w:r>
    </w:p>
    <w:p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rsidR="002F5577" w:rsidRPr="002F5577" w:rsidRDefault="002F5577" w:rsidP="002F5577">
      <w:r w:rsidRPr="002F5577">
        <w:t xml:space="preserve">To focus on just the FOXN1-GST data, on the </w:t>
      </w:r>
      <w:r w:rsidRPr="002F5577">
        <w:rPr>
          <w:b/>
        </w:rPr>
        <w:t>View</w:t>
      </w:r>
      <w:r w:rsidRPr="002F5577">
        <w:t xml:space="preserve"> menu, choose </w:t>
      </w:r>
      <w:r w:rsidRPr="002F5577">
        <w:rPr>
          <w:b/>
        </w:rPr>
        <w:t>Arrange</w:t>
      </w:r>
      <w:r w:rsidRPr="002F5577">
        <w:t xml:space="preserve"> and click </w:t>
      </w:r>
      <w:r w:rsidRPr="002F5577">
        <w:rPr>
          <w:b/>
        </w:rPr>
        <w:t>Tabbed</w:t>
      </w:r>
      <w:r w:rsidRPr="002F5577">
        <w:t xml:space="preserve"> (Ctrl-Shift-T), and click on the FOXN1-GST tab.</w:t>
      </w:r>
    </w:p>
    <w:p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rsidR="002F5577" w:rsidRPr="002F5577" w:rsidRDefault="00917233" w:rsidP="002F5577">
      <w:r>
        <w:rPr>
          <w:noProof/>
        </w:rPr>
        <w:lastRenderedPageBreak/>
        <w:drawing>
          <wp:inline distT="0" distB="0" distL="0" distR="0">
            <wp:extent cx="59340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Pr>
          <w:noProof/>
        </w:rPr>
        <w:drawing>
          <wp:inline distT="0" distB="0" distL="0" distR="0">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2F5577" w:rsidRPr="002F5577" w:rsidRDefault="002F5577" w:rsidP="002F5577">
      <w:r w:rsidRPr="002F5577">
        <w:t>You can then select either the light or heavy precursor and inspect to ensure that:</w:t>
      </w:r>
    </w:p>
    <w:p w:rsidR="002F5577" w:rsidRPr="002F5577" w:rsidRDefault="002F5577" w:rsidP="00995CC8">
      <w:pPr>
        <w:numPr>
          <w:ilvl w:val="0"/>
          <w:numId w:val="37"/>
        </w:numPr>
        <w:spacing w:after="0"/>
      </w:pPr>
      <w:r w:rsidRPr="002F5577">
        <w:t>The correct peak is selected for both the heavy and light trace.</w:t>
      </w:r>
    </w:p>
    <w:p w:rsidR="002F5577" w:rsidRPr="002F5577" w:rsidRDefault="002F5577" w:rsidP="00995CC8">
      <w:pPr>
        <w:numPr>
          <w:ilvl w:val="0"/>
          <w:numId w:val="37"/>
        </w:numPr>
        <w:spacing w:after="0"/>
      </w:pPr>
      <w:r w:rsidRPr="002F5577">
        <w:t>The peak shape looks Gaussian and does not show an excessively jagged appearance.</w:t>
      </w:r>
    </w:p>
    <w:p w:rsidR="002F5577" w:rsidRPr="002F5577" w:rsidRDefault="002F5577" w:rsidP="00995CC8">
      <w:pPr>
        <w:numPr>
          <w:ilvl w:val="0"/>
          <w:numId w:val="37"/>
        </w:numPr>
        <w:spacing w:after="0"/>
      </w:pPr>
      <w:r w:rsidRPr="002F5577">
        <w:t>The retention time is similar for the standards and the FOXN1-GST sample.</w:t>
      </w:r>
    </w:p>
    <w:p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rsidR="002F5577" w:rsidRPr="002F5577" w:rsidRDefault="002F5577" w:rsidP="002F5577">
      <w:r w:rsidRPr="002F5577">
        <w:t xml:space="preserve">Another way to view the data is to select the IEAIPQIDK peptide in the Peptide View to the left, as opposed to the individual light and heavy precursor ions. </w:t>
      </w:r>
    </w:p>
    <w:p w:rsidR="002F5577" w:rsidRPr="002F5577" w:rsidRDefault="002F5577" w:rsidP="002F5577">
      <w:r w:rsidRPr="002F5577">
        <w:lastRenderedPageBreak/>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rsidR="002F5577" w:rsidRPr="002F5577" w:rsidRDefault="00917233" w:rsidP="002F5577">
      <w:r>
        <w:rPr>
          <w:noProof/>
        </w:rPr>
        <w:drawing>
          <wp:inline distT="0" distB="0" distL="0" distR="0">
            <wp:extent cx="59340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2F5577" w:rsidRPr="002F5577" w:rsidRDefault="00995CC8" w:rsidP="00995CC8">
      <w:pPr>
        <w:pStyle w:val="Heading1"/>
      </w:pPr>
      <w:r>
        <w:t>Generating a Calibration Curve</w:t>
      </w:r>
    </w:p>
    <w:p w:rsidR="002F5577" w:rsidRPr="002F5577" w:rsidRDefault="002F5577" w:rsidP="002F5577">
      <w:r w:rsidRPr="002F5577">
        <w:t xml:space="preserve">For this tutorial, you will make a calibration curve </w:t>
      </w:r>
      <w:del w:id="0" w:author="nicksh" w:date="2016-10-03T14:58:00Z">
        <w:r w:rsidRPr="002F5577" w:rsidDel="00223772">
          <w:delText>using Microsoft Excel. However, this can be done using other graphical or statistical programs such as R</w:delText>
        </w:r>
      </w:del>
      <w:ins w:id="1" w:author="nicksh" w:date="2016-10-03T14:58:00Z">
        <w:r w:rsidR="00223772">
          <w:t>in Skyline</w:t>
        </w:r>
      </w:ins>
      <w:r w:rsidRPr="002F5577">
        <w:t xml:space="preserve">. </w:t>
      </w:r>
    </w:p>
    <w:p w:rsidR="002F5577" w:rsidRPr="002F5577" w:rsidRDefault="002F5577" w:rsidP="00995CC8">
      <w:pPr>
        <w:pStyle w:val="Heading2"/>
      </w:pPr>
      <w:del w:id="2" w:author="nicksh" w:date="2016-10-03T14:58:00Z">
        <w:r w:rsidRPr="002F5577" w:rsidDel="00223772">
          <w:delText>Exporting data from Skyline</w:delText>
        </w:r>
      </w:del>
      <w:ins w:id="3" w:author="nicksh" w:date="2016-10-03T14:58:00Z">
        <w:r w:rsidR="00223772">
          <w:t>Configuring quantification settings</w:t>
        </w:r>
      </w:ins>
      <w:r w:rsidRPr="002F5577">
        <w:t>:</w:t>
      </w:r>
    </w:p>
    <w:p w:rsidR="002F5577" w:rsidRPr="002F5577" w:rsidRDefault="002F5577" w:rsidP="00995CC8">
      <w:pPr>
        <w:numPr>
          <w:ilvl w:val="0"/>
          <w:numId w:val="35"/>
        </w:numPr>
        <w:spacing w:after="0"/>
      </w:pPr>
      <w:r w:rsidRPr="002F5577">
        <w:t xml:space="preserve">On the </w:t>
      </w:r>
      <w:del w:id="4" w:author="nicksh" w:date="2016-10-03T14:59:00Z">
        <w:r w:rsidRPr="002F5577" w:rsidDel="00223772">
          <w:rPr>
            <w:b/>
          </w:rPr>
          <w:delText>File</w:delText>
        </w:r>
        <w:r w:rsidRPr="002F5577" w:rsidDel="00223772">
          <w:delText xml:space="preserve"> </w:delText>
        </w:r>
      </w:del>
      <w:ins w:id="5" w:author="nicksh" w:date="2016-10-03T14:59:00Z">
        <w:r w:rsidR="00223772">
          <w:rPr>
            <w:b/>
          </w:rPr>
          <w:t xml:space="preserve">Settings </w:t>
        </w:r>
      </w:ins>
      <w:r w:rsidRPr="002F5577">
        <w:t xml:space="preserve">menu, choose </w:t>
      </w:r>
      <w:del w:id="6" w:author="nicksh" w:date="2016-10-03T14:59:00Z">
        <w:r w:rsidRPr="002F5577" w:rsidDel="00223772">
          <w:rPr>
            <w:b/>
          </w:rPr>
          <w:delText>Export</w:delText>
        </w:r>
        <w:r w:rsidRPr="002F5577" w:rsidDel="00223772">
          <w:delText xml:space="preserve"> </w:delText>
        </w:r>
      </w:del>
      <w:ins w:id="7" w:author="nicksh" w:date="2016-10-03T14:59:00Z">
        <w:r w:rsidR="00223772">
          <w:rPr>
            <w:b/>
          </w:rPr>
          <w:t>Peptide Settings</w:t>
        </w:r>
      </w:ins>
      <w:del w:id="8" w:author="nicksh" w:date="2016-10-03T14:59:00Z">
        <w:r w:rsidRPr="002F5577" w:rsidDel="00223772">
          <w:delText xml:space="preserve">and click </w:delText>
        </w:r>
        <w:r w:rsidRPr="002F5577" w:rsidDel="00223772">
          <w:rPr>
            <w:b/>
          </w:rPr>
          <w:delText>Report</w:delText>
        </w:r>
      </w:del>
      <w:r w:rsidRPr="002F5577">
        <w:t>.</w:t>
      </w:r>
    </w:p>
    <w:p w:rsidR="002F5577" w:rsidRPr="002F5577" w:rsidRDefault="002F5577" w:rsidP="00995CC8">
      <w:pPr>
        <w:numPr>
          <w:ilvl w:val="0"/>
          <w:numId w:val="35"/>
        </w:numPr>
        <w:spacing w:after="0"/>
      </w:pPr>
      <w:r w:rsidRPr="002F5577">
        <w:t xml:space="preserve">Click </w:t>
      </w:r>
      <w:ins w:id="9" w:author="nicksh" w:date="2016-10-03T14:59:00Z">
        <w:r w:rsidR="00223772">
          <w:t xml:space="preserve">the </w:t>
        </w:r>
      </w:ins>
      <w:del w:id="10" w:author="nicksh" w:date="2016-10-03T14:59:00Z">
        <w:r w:rsidRPr="002F5577" w:rsidDel="00223772">
          <w:rPr>
            <w:b/>
          </w:rPr>
          <w:delText>Edit List</w:delText>
        </w:r>
      </w:del>
      <w:ins w:id="11" w:author="nicksh" w:date="2016-10-03T14:59:00Z">
        <w:r w:rsidR="00223772">
          <w:rPr>
            <w:b/>
          </w:rPr>
          <w:t xml:space="preserve">Quantification </w:t>
        </w:r>
        <w:r w:rsidR="00223772">
          <w:t>tab</w:t>
        </w:r>
      </w:ins>
      <w:del w:id="12" w:author="nicksh" w:date="2016-10-03T14:59:00Z">
        <w:r w:rsidRPr="002F5577" w:rsidDel="00223772">
          <w:delText xml:space="preserve"> and then </w:delText>
        </w:r>
        <w:r w:rsidRPr="002F5577" w:rsidDel="00223772">
          <w:rPr>
            <w:b/>
          </w:rPr>
          <w:delText>Add</w:delText>
        </w:r>
        <w:r w:rsidRPr="002F5577" w:rsidDel="00223772">
          <w:delText xml:space="preserve"> to specify the columns that will appear in the report</w:delText>
        </w:r>
      </w:del>
      <w:r w:rsidRPr="002F5577">
        <w:t>.</w:t>
      </w:r>
    </w:p>
    <w:p w:rsidR="002F5577" w:rsidRPr="00A5170E" w:rsidRDefault="002F5577" w:rsidP="00995CC8">
      <w:pPr>
        <w:numPr>
          <w:ilvl w:val="0"/>
          <w:numId w:val="35"/>
        </w:numPr>
        <w:spacing w:after="0"/>
        <w:rPr>
          <w:ins w:id="13" w:author="nicksh" w:date="2016-10-03T15:10:00Z"/>
          <w:rPrChange w:id="14" w:author="nicksh" w:date="2016-10-03T15:10:00Z">
            <w:rPr>
              <w:ins w:id="15" w:author="nicksh" w:date="2016-10-03T15:10:00Z"/>
              <w:b/>
            </w:rPr>
          </w:rPrChange>
        </w:rPr>
      </w:pPr>
      <w:del w:id="16" w:author="nicksh" w:date="2016-10-03T15:10:00Z">
        <w:r w:rsidRPr="002F5577" w:rsidDel="00A5170E">
          <w:delText xml:space="preserve">For this experiment you will want to have identifying features for each sample, as well as the </w:delText>
        </w:r>
        <w:r w:rsidRPr="002F5577" w:rsidDel="00A5170E">
          <w:rPr>
            <w:b/>
          </w:rPr>
          <w:delText>RatioToStandard</w:delText>
        </w:r>
        <w:r w:rsidRPr="002F5577" w:rsidDel="00A5170E">
          <w:delText xml:space="preserve"> (See below for the parameters included). </w:delText>
        </w:r>
      </w:del>
      <w:ins w:id="17" w:author="nicksh" w:date="2016-10-03T15:11:00Z">
        <w:r w:rsidR="00A5170E">
          <w:t>Change</w:t>
        </w:r>
      </w:ins>
      <w:ins w:id="18" w:author="nicksh" w:date="2016-10-03T15:10:00Z">
        <w:r w:rsidR="00A5170E">
          <w:t xml:space="preserve"> the </w:t>
        </w:r>
        <w:r w:rsidR="00A5170E" w:rsidRPr="00A5170E">
          <w:rPr>
            <w:b/>
            <w:rPrChange w:id="19" w:author="nicksh" w:date="2016-10-03T15:10:00Z">
              <w:rPr/>
            </w:rPrChange>
          </w:rPr>
          <w:t>Regression Fit</w:t>
        </w:r>
        <w:r w:rsidR="00A5170E">
          <w:t xml:space="preserve"> to </w:t>
        </w:r>
        <w:r w:rsidR="00A5170E" w:rsidRPr="00A5170E">
          <w:rPr>
            <w:b/>
            <w:rPrChange w:id="20" w:author="nicksh" w:date="2016-10-03T15:10:00Z">
              <w:rPr/>
            </w:rPrChange>
          </w:rPr>
          <w:t>Linear</w:t>
        </w:r>
      </w:ins>
      <w:ins w:id="21" w:author="nicksh" w:date="2016-10-03T15:13:00Z">
        <w:r w:rsidR="00A5170E" w:rsidRPr="00A5170E">
          <w:rPr>
            <w:rPrChange w:id="22" w:author="nicksh" w:date="2016-10-03T15:13:00Z">
              <w:rPr>
                <w:b/>
              </w:rPr>
            </w:rPrChange>
          </w:rPr>
          <w:t>.</w:t>
        </w:r>
      </w:ins>
    </w:p>
    <w:p w:rsidR="00A5170E" w:rsidRDefault="00A5170E" w:rsidP="00995CC8">
      <w:pPr>
        <w:numPr>
          <w:ilvl w:val="0"/>
          <w:numId w:val="35"/>
        </w:numPr>
        <w:spacing w:after="0"/>
        <w:rPr>
          <w:ins w:id="23" w:author="nicksh" w:date="2016-10-03T15:16:00Z"/>
        </w:rPr>
      </w:pPr>
      <w:ins w:id="24" w:author="nicksh" w:date="2016-10-03T15:11:00Z">
        <w:r>
          <w:t xml:space="preserve">Change </w:t>
        </w:r>
      </w:ins>
      <w:ins w:id="25" w:author="nicksh" w:date="2016-10-03T15:10:00Z">
        <w:r w:rsidRPr="00A5170E">
          <w:rPr>
            <w:rPrChange w:id="26" w:author="nicksh" w:date="2016-10-03T15:10:00Z">
              <w:rPr>
                <w:b/>
              </w:rPr>
            </w:rPrChange>
          </w:rPr>
          <w:t xml:space="preserve">the </w:t>
        </w:r>
        <w:r w:rsidRPr="00A5170E">
          <w:rPr>
            <w:b/>
            <w:rPrChange w:id="27" w:author="nicksh" w:date="2016-10-03T15:10:00Z">
              <w:rPr/>
            </w:rPrChange>
          </w:rPr>
          <w:t>Normalization Method</w:t>
        </w:r>
        <w:r>
          <w:t xml:space="preserve"> to </w:t>
        </w:r>
        <w:r w:rsidRPr="00A5170E">
          <w:rPr>
            <w:b/>
            <w:rPrChange w:id="28" w:author="nicksh" w:date="2016-10-03T15:11:00Z">
              <w:rPr/>
            </w:rPrChange>
          </w:rPr>
          <w:t>Ratio to Heavy</w:t>
        </w:r>
      </w:ins>
      <w:ins w:id="29" w:author="nicksh" w:date="2016-10-03T15:13:00Z">
        <w:r w:rsidRPr="00A5170E">
          <w:rPr>
            <w:rPrChange w:id="30" w:author="nicksh" w:date="2016-10-03T15:13:00Z">
              <w:rPr>
                <w:b/>
              </w:rPr>
            </w:rPrChange>
          </w:rPr>
          <w:t>.</w:t>
        </w:r>
      </w:ins>
    </w:p>
    <w:p w:rsidR="00A5170E" w:rsidRPr="00A5170E" w:rsidRDefault="00A5170E" w:rsidP="00995CC8">
      <w:pPr>
        <w:numPr>
          <w:ilvl w:val="0"/>
          <w:numId w:val="35"/>
        </w:numPr>
        <w:spacing w:after="0"/>
        <w:rPr>
          <w:ins w:id="31" w:author="nicksh" w:date="2016-10-03T15:12:00Z"/>
          <w:rPrChange w:id="32" w:author="nicksh" w:date="2016-10-03T15:12:00Z">
            <w:rPr>
              <w:ins w:id="33" w:author="nicksh" w:date="2016-10-03T15:12:00Z"/>
              <w:b/>
            </w:rPr>
          </w:rPrChange>
        </w:rPr>
      </w:pPr>
      <w:ins w:id="34" w:author="nicksh" w:date="2016-10-03T15:16:00Z">
        <w:r>
          <w:t xml:space="preserve">Type </w:t>
        </w:r>
        <w:r w:rsidRPr="00A5170E">
          <w:rPr>
            <w:b/>
            <w:rPrChange w:id="35" w:author="nicksh" w:date="2016-10-03T15:16:00Z">
              <w:rPr/>
            </w:rPrChange>
          </w:rPr>
          <w:t>fmol/ul</w:t>
        </w:r>
        <w:r>
          <w:rPr>
            <w:b/>
          </w:rPr>
          <w:t xml:space="preserve"> </w:t>
        </w:r>
        <w:r>
          <w:t xml:space="preserve">into the </w:t>
        </w:r>
        <w:r w:rsidRPr="00A5170E">
          <w:rPr>
            <w:b/>
            <w:rPrChange w:id="36" w:author="nicksh" w:date="2016-10-03T15:16:00Z">
              <w:rPr/>
            </w:rPrChange>
          </w:rPr>
          <w:t>Units</w:t>
        </w:r>
        <w:r>
          <w:t xml:space="preserve"> textbox</w:t>
        </w:r>
      </w:ins>
    </w:p>
    <w:p w:rsidR="00A5170E" w:rsidRPr="00A5170E" w:rsidRDefault="005F554F" w:rsidP="00A5170E">
      <w:pPr>
        <w:spacing w:after="0"/>
        <w:ind w:left="720"/>
        <w:rPr>
          <w:ins w:id="37" w:author="nicksh" w:date="2016-10-03T15:11:00Z"/>
          <w:rPrChange w:id="38" w:author="nicksh" w:date="2016-10-03T15:11:00Z">
            <w:rPr>
              <w:ins w:id="39" w:author="nicksh" w:date="2016-10-03T15:11:00Z"/>
              <w:b/>
            </w:rPr>
          </w:rPrChange>
        </w:rPr>
        <w:pPrChange w:id="40" w:author="nicksh" w:date="2016-10-03T15:12:00Z">
          <w:pPr>
            <w:numPr>
              <w:numId w:val="35"/>
            </w:numPr>
            <w:spacing w:after="0"/>
            <w:ind w:left="720" w:hanging="360"/>
          </w:pPr>
        </w:pPrChange>
      </w:pPr>
      <w:ins w:id="41" w:author="nicksh" w:date="2016-10-03T15:31:00Z">
        <w:r>
          <w:rPr>
            <w:noProof/>
          </w:rPr>
          <w:lastRenderedPageBreak/>
          <w:drawing>
            <wp:inline distT="0" distB="0" distL="0" distR="0" wp14:anchorId="02A0F80F" wp14:editId="7595A310">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191125"/>
                      </a:xfrm>
                      <a:prstGeom prst="rect">
                        <a:avLst/>
                      </a:prstGeom>
                    </pic:spPr>
                  </pic:pic>
                </a:graphicData>
              </a:graphic>
            </wp:inline>
          </w:drawing>
        </w:r>
      </w:ins>
      <w:bookmarkStart w:id="42" w:name="_GoBack"/>
      <w:bookmarkEnd w:id="42"/>
    </w:p>
    <w:p w:rsidR="00A5170E" w:rsidRDefault="00A5170E" w:rsidP="00995CC8">
      <w:pPr>
        <w:numPr>
          <w:ilvl w:val="0"/>
          <w:numId w:val="35"/>
        </w:numPr>
        <w:spacing w:after="0"/>
        <w:rPr>
          <w:ins w:id="43" w:author="nicksh" w:date="2016-10-03T15:12:00Z"/>
        </w:rPr>
      </w:pPr>
      <w:ins w:id="44" w:author="nicksh" w:date="2016-10-03T15:11:00Z">
        <w:r w:rsidRPr="00A5170E">
          <w:rPr>
            <w:rPrChange w:id="45" w:author="nicksh" w:date="2016-10-03T15:11:00Z">
              <w:rPr>
                <w:b/>
              </w:rPr>
            </w:rPrChange>
          </w:rPr>
          <w:t xml:space="preserve">Click </w:t>
        </w:r>
        <w:r w:rsidRPr="00ED680B">
          <w:rPr>
            <w:b/>
          </w:rPr>
          <w:t>OK</w:t>
        </w:r>
      </w:ins>
    </w:p>
    <w:p w:rsidR="00A5170E" w:rsidRPr="00ED680B" w:rsidRDefault="00A5170E" w:rsidP="00A5170E">
      <w:pPr>
        <w:spacing w:after="0"/>
        <w:pPrChange w:id="46" w:author="nicksh" w:date="2016-10-03T15:12:00Z">
          <w:pPr>
            <w:numPr>
              <w:numId w:val="35"/>
            </w:numPr>
            <w:spacing w:after="0"/>
            <w:ind w:left="720" w:hanging="360"/>
          </w:pPr>
        </w:pPrChange>
      </w:pPr>
    </w:p>
    <w:p w:rsidR="005F554F" w:rsidRDefault="005F554F">
      <w:pPr>
        <w:rPr>
          <w:ins w:id="47" w:author="nicksh" w:date="2016-10-03T15:22:00Z"/>
          <w:rFonts w:asciiTheme="majorHAnsi" w:eastAsiaTheme="majorEastAsia" w:hAnsiTheme="majorHAnsi" w:cstheme="majorBidi"/>
          <w:b/>
          <w:bCs/>
          <w:color w:val="4F81BD" w:themeColor="accent1"/>
          <w:sz w:val="26"/>
          <w:szCs w:val="26"/>
        </w:rPr>
      </w:pPr>
      <w:ins w:id="48" w:author="nicksh" w:date="2016-10-03T15:22:00Z">
        <w:r>
          <w:br w:type="page"/>
        </w:r>
      </w:ins>
    </w:p>
    <w:p w:rsidR="00A5170E" w:rsidRDefault="00A5170E" w:rsidP="00A5170E">
      <w:pPr>
        <w:pStyle w:val="Heading2"/>
        <w:rPr>
          <w:ins w:id="49" w:author="nicksh" w:date="2016-10-03T15:12:00Z"/>
        </w:rPr>
      </w:pPr>
      <w:ins w:id="50" w:author="nicksh" w:date="2016-10-03T15:12:00Z">
        <w:r>
          <w:lastRenderedPageBreak/>
          <w:t>Specify the analyte concentrations of the external standards</w:t>
        </w:r>
      </w:ins>
      <w:ins w:id="51" w:author="nicksh" w:date="2016-10-03T15:11:00Z">
        <w:r w:rsidRPr="002F5577">
          <w:t>:</w:t>
        </w:r>
      </w:ins>
    </w:p>
    <w:p w:rsidR="002F5577" w:rsidRPr="002F5577" w:rsidDel="00A5170E" w:rsidRDefault="002F5577" w:rsidP="002F5577">
      <w:pPr>
        <w:numPr>
          <w:ilvl w:val="0"/>
          <w:numId w:val="35"/>
        </w:numPr>
        <w:rPr>
          <w:del w:id="52" w:author="nicksh" w:date="2016-10-03T15:11:00Z"/>
        </w:rPr>
      </w:pPr>
      <w:del w:id="53" w:author="nicksh" w:date="2016-10-03T15:11:00Z">
        <w:r w:rsidRPr="002F5577" w:rsidDel="00A5170E">
          <w:delText xml:space="preserve">Once the report is configured, you can provide a </w:delText>
        </w:r>
        <w:r w:rsidRPr="002F5577" w:rsidDel="00A5170E">
          <w:rPr>
            <w:b/>
          </w:rPr>
          <w:delText>Report Name</w:delText>
        </w:r>
        <w:r w:rsidRPr="002F5577" w:rsidDel="00A5170E">
          <w:delText>.</w:delText>
        </w:r>
      </w:del>
    </w:p>
    <w:p w:rsidR="00995CC8" w:rsidDel="00A5170E" w:rsidRDefault="00917233" w:rsidP="00995CC8">
      <w:pPr>
        <w:ind w:left="360"/>
        <w:rPr>
          <w:del w:id="54" w:author="nicksh" w:date="2016-10-03T15:12:00Z"/>
        </w:rPr>
      </w:pPr>
      <w:del w:id="55" w:author="nicksh" w:date="2016-10-03T15:12:00Z">
        <w:r w:rsidDel="00A5170E">
          <w:rPr>
            <w:noProof/>
          </w:rPr>
          <w:drawing>
            <wp:inline distT="0" distB="0" distL="0" distR="0">
              <wp:extent cx="594360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del>
    </w:p>
    <w:p w:rsidR="002F5577" w:rsidRPr="00A5170E" w:rsidRDefault="002F5577" w:rsidP="00995CC8">
      <w:pPr>
        <w:numPr>
          <w:ilvl w:val="0"/>
          <w:numId w:val="35"/>
        </w:numPr>
        <w:spacing w:after="0"/>
        <w:rPr>
          <w:ins w:id="56" w:author="nicksh" w:date="2016-10-03T15:13:00Z"/>
          <w:rPrChange w:id="57" w:author="nicksh" w:date="2016-10-03T15:13:00Z">
            <w:rPr>
              <w:ins w:id="58" w:author="nicksh" w:date="2016-10-03T15:13:00Z"/>
              <w:b/>
            </w:rPr>
          </w:rPrChange>
        </w:rPr>
      </w:pPr>
      <w:del w:id="59" w:author="nicksh" w:date="2016-10-03T15:13:00Z">
        <w:r w:rsidRPr="002F5577" w:rsidDel="00A5170E">
          <w:delText xml:space="preserve">Click </w:delText>
        </w:r>
      </w:del>
      <w:ins w:id="60" w:author="nicksh" w:date="2016-10-03T15:13:00Z">
        <w:r w:rsidR="00A5170E">
          <w:t xml:space="preserve">On the </w:t>
        </w:r>
      </w:ins>
      <w:del w:id="61" w:author="nicksh" w:date="2016-10-03T15:13:00Z">
        <w:r w:rsidRPr="002F5577" w:rsidDel="00A5170E">
          <w:rPr>
            <w:b/>
          </w:rPr>
          <w:delText>OK</w:delText>
        </w:r>
        <w:r w:rsidRPr="002F5577" w:rsidDel="00A5170E">
          <w:delText>.</w:delText>
        </w:r>
      </w:del>
      <w:ins w:id="62" w:author="nicksh" w:date="2016-10-03T15:13:00Z">
        <w:r w:rsidR="00A5170E">
          <w:rPr>
            <w:b/>
          </w:rPr>
          <w:t>View</w:t>
        </w:r>
        <w:r w:rsidR="00A5170E">
          <w:t xml:space="preserve"> menu, choose </w:t>
        </w:r>
        <w:r w:rsidR="00A5170E" w:rsidRPr="00A5170E">
          <w:rPr>
            <w:b/>
            <w:rPrChange w:id="63" w:author="nicksh" w:date="2016-10-03T15:13:00Z">
              <w:rPr/>
            </w:rPrChange>
          </w:rPr>
          <w:t>Document Grid</w:t>
        </w:r>
      </w:ins>
    </w:p>
    <w:p w:rsidR="00A5170E" w:rsidRPr="00ED680B" w:rsidRDefault="00A5170E" w:rsidP="00995CC8">
      <w:pPr>
        <w:numPr>
          <w:ilvl w:val="0"/>
          <w:numId w:val="35"/>
        </w:numPr>
        <w:spacing w:after="0"/>
      </w:pPr>
      <w:ins w:id="64" w:author="nicksh" w:date="2016-10-03T15:13:00Z">
        <w:r>
          <w:t xml:space="preserve">At the top of the Document Grid, click the </w:t>
        </w:r>
        <w:r w:rsidRPr="00A5170E">
          <w:rPr>
            <w:b/>
            <w:rPrChange w:id="65" w:author="nicksh" w:date="2016-10-03T15:13:00Z">
              <w:rPr/>
            </w:rPrChange>
          </w:rPr>
          <w:t>Views</w:t>
        </w:r>
      </w:ins>
      <w:ins w:id="66" w:author="nicksh" w:date="2016-10-03T15:14:00Z">
        <w:r>
          <w:rPr>
            <w:b/>
          </w:rPr>
          <w:t xml:space="preserve"> </w:t>
        </w:r>
        <w:r>
          <w:t xml:space="preserve">dropdown and choose </w:t>
        </w:r>
        <w:r w:rsidRPr="00A5170E">
          <w:rPr>
            <w:b/>
            <w:rPrChange w:id="67" w:author="nicksh" w:date="2016-10-03T15:14:00Z">
              <w:rPr/>
            </w:rPrChange>
          </w:rPr>
          <w:t>Replicates</w:t>
        </w:r>
        <w:r w:rsidRPr="00A5170E">
          <w:rPr>
            <w:rPrChange w:id="68" w:author="nicksh" w:date="2016-10-03T15:14:00Z">
              <w:rPr>
                <w:b/>
              </w:rPr>
            </w:rPrChange>
          </w:rPr>
          <w:t>.</w:t>
        </w:r>
      </w:ins>
    </w:p>
    <w:p w:rsidR="002F5577" w:rsidRDefault="002F5577" w:rsidP="00995CC8">
      <w:pPr>
        <w:numPr>
          <w:ilvl w:val="0"/>
          <w:numId w:val="35"/>
        </w:numPr>
        <w:spacing w:after="0"/>
        <w:rPr>
          <w:ins w:id="69" w:author="nicksh" w:date="2016-10-03T15:14:00Z"/>
        </w:rPr>
      </w:pPr>
      <w:r w:rsidRPr="002F5577">
        <w:t xml:space="preserve">Click </w:t>
      </w:r>
      <w:r w:rsidRPr="002F5577">
        <w:rPr>
          <w:b/>
        </w:rPr>
        <w:t>OK</w:t>
      </w:r>
      <w:r w:rsidRPr="002F5577">
        <w:t xml:space="preserve"> in the </w:t>
      </w:r>
      <w:r w:rsidRPr="002F5577">
        <w:rPr>
          <w:b/>
        </w:rPr>
        <w:t>Edit Reports</w:t>
      </w:r>
      <w:r w:rsidRPr="002F5577">
        <w:t xml:space="preserve"> form.</w:t>
      </w:r>
    </w:p>
    <w:p w:rsidR="00A5170E" w:rsidRDefault="00A5170E" w:rsidP="00995CC8">
      <w:pPr>
        <w:numPr>
          <w:ilvl w:val="0"/>
          <w:numId w:val="35"/>
        </w:numPr>
        <w:spacing w:after="0"/>
        <w:rPr>
          <w:ins w:id="70" w:author="nicksh" w:date="2016-10-03T15:14:00Z"/>
        </w:rPr>
      </w:pPr>
      <w:ins w:id="71" w:author="nicksh" w:date="2016-10-03T15:14:00Z">
        <w:r>
          <w:t xml:space="preserve">For each of the standard replicates, change the </w:t>
        </w:r>
        <w:r w:rsidRPr="00A5170E">
          <w:rPr>
            <w:b/>
            <w:rPrChange w:id="72" w:author="nicksh" w:date="2016-10-03T15:14:00Z">
              <w:rPr/>
            </w:rPrChange>
          </w:rPr>
          <w:t>Sample Type</w:t>
        </w:r>
        <w:r>
          <w:rPr>
            <w:b/>
          </w:rPr>
          <w:t xml:space="preserve"> </w:t>
        </w:r>
        <w:r w:rsidRPr="00A5170E">
          <w:rPr>
            <w:rPrChange w:id="73" w:author="nicksh" w:date="2016-10-03T15:14:00Z">
              <w:rPr>
                <w:b/>
              </w:rPr>
            </w:rPrChange>
          </w:rPr>
          <w:t>to</w:t>
        </w:r>
        <w:r>
          <w:rPr>
            <w:b/>
          </w:rPr>
          <w:t xml:space="preserve"> Standard</w:t>
        </w:r>
        <w:r w:rsidRPr="00ED680B">
          <w:t>.</w:t>
        </w:r>
      </w:ins>
    </w:p>
    <w:p w:rsidR="00A5170E" w:rsidRDefault="00A5170E" w:rsidP="00995CC8">
      <w:pPr>
        <w:numPr>
          <w:ilvl w:val="0"/>
          <w:numId w:val="35"/>
        </w:numPr>
        <w:spacing w:after="0"/>
        <w:rPr>
          <w:ins w:id="74" w:author="nicksh" w:date="2016-10-03T15:18:00Z"/>
        </w:rPr>
      </w:pPr>
      <w:ins w:id="75" w:author="nicksh" w:date="2016-10-03T15:16:00Z">
        <w:r>
          <w:t xml:space="preserve">Fill in the </w:t>
        </w:r>
      </w:ins>
      <w:ins w:id="76" w:author="nicksh" w:date="2016-10-03T15:17:00Z">
        <w:r>
          <w:t xml:space="preserve">Analyte Concentration with the values from </w:t>
        </w:r>
      </w:ins>
      <w:ins w:id="77" w:author="nicksh" w:date="2016-10-03T15:18:00Z">
        <w:r>
          <w:t>the</w:t>
        </w:r>
      </w:ins>
      <w:ins w:id="78" w:author="nicksh" w:date="2016-10-03T15:17:00Z">
        <w:r>
          <w:t xml:space="preserve"> </w:t>
        </w:r>
      </w:ins>
      <w:ins w:id="79" w:author="nicksh" w:date="2016-10-03T15:18:00Z">
        <w:r>
          <w:t>following table:</w:t>
        </w:r>
      </w:ins>
    </w:p>
    <w:tbl>
      <w:tblPr>
        <w:tblStyle w:val="TableGrid"/>
        <w:tblW w:w="0" w:type="auto"/>
        <w:tblInd w:w="720" w:type="dxa"/>
        <w:tblLook w:val="04A0" w:firstRow="1" w:lastRow="0" w:firstColumn="1" w:lastColumn="0" w:noHBand="0" w:noVBand="1"/>
      </w:tblPr>
      <w:tblGrid>
        <w:gridCol w:w="4415"/>
        <w:gridCol w:w="4441"/>
      </w:tblGrid>
      <w:tr w:rsidR="00A5170E" w:rsidTr="00A5170E">
        <w:trPr>
          <w:ins w:id="80" w:author="nicksh" w:date="2016-10-03T15:18:00Z"/>
        </w:trPr>
        <w:tc>
          <w:tcPr>
            <w:tcW w:w="4788" w:type="dxa"/>
          </w:tcPr>
          <w:p w:rsidR="00A5170E" w:rsidRDefault="00A5170E" w:rsidP="00A5170E">
            <w:pPr>
              <w:rPr>
                <w:ins w:id="81" w:author="nicksh" w:date="2016-10-03T15:18:00Z"/>
              </w:rPr>
              <w:pPrChange w:id="82" w:author="nicksh" w:date="2016-10-03T15:18:00Z">
                <w:pPr>
                  <w:numPr>
                    <w:numId w:val="35"/>
                  </w:numPr>
                </w:pPr>
              </w:pPrChange>
            </w:pPr>
            <w:ins w:id="83" w:author="nicksh" w:date="2016-10-03T15:18:00Z">
              <w:r>
                <w:t>Replicate</w:t>
              </w:r>
            </w:ins>
          </w:p>
        </w:tc>
        <w:tc>
          <w:tcPr>
            <w:tcW w:w="4788" w:type="dxa"/>
          </w:tcPr>
          <w:p w:rsidR="00A5170E" w:rsidRDefault="00A5170E" w:rsidP="00A5170E">
            <w:pPr>
              <w:rPr>
                <w:ins w:id="84" w:author="nicksh" w:date="2016-10-03T15:18:00Z"/>
              </w:rPr>
              <w:pPrChange w:id="85" w:author="nicksh" w:date="2016-10-03T15:18:00Z">
                <w:pPr>
                  <w:numPr>
                    <w:numId w:val="35"/>
                  </w:numPr>
                </w:pPr>
              </w:pPrChange>
            </w:pPr>
            <w:ins w:id="86" w:author="nicksh" w:date="2016-10-03T15:18:00Z">
              <w:r>
                <w:t>Analyte Concentration</w:t>
              </w:r>
            </w:ins>
          </w:p>
        </w:tc>
      </w:tr>
      <w:tr w:rsidR="00A5170E" w:rsidTr="00A5170E">
        <w:trPr>
          <w:ins w:id="87" w:author="nicksh" w:date="2016-10-03T15:18:00Z"/>
        </w:trPr>
        <w:tc>
          <w:tcPr>
            <w:tcW w:w="4788" w:type="dxa"/>
          </w:tcPr>
          <w:p w:rsidR="00A5170E" w:rsidRDefault="00A5170E" w:rsidP="00A5170E">
            <w:pPr>
              <w:rPr>
                <w:ins w:id="88" w:author="nicksh" w:date="2016-10-03T15:18:00Z"/>
              </w:rPr>
              <w:pPrChange w:id="89" w:author="nicksh" w:date="2016-10-03T15:19:00Z">
                <w:pPr>
                  <w:numPr>
                    <w:numId w:val="35"/>
                  </w:numPr>
                </w:pPr>
              </w:pPrChange>
            </w:pPr>
            <w:ins w:id="90" w:author="nicksh" w:date="2016-10-03T15:19:00Z">
              <w:r>
                <w:t>Standard_1</w:t>
              </w:r>
            </w:ins>
          </w:p>
        </w:tc>
        <w:tc>
          <w:tcPr>
            <w:tcW w:w="4788" w:type="dxa"/>
          </w:tcPr>
          <w:p w:rsidR="00A5170E" w:rsidRDefault="00A5170E" w:rsidP="00A5170E">
            <w:pPr>
              <w:rPr>
                <w:ins w:id="91" w:author="nicksh" w:date="2016-10-03T15:18:00Z"/>
              </w:rPr>
              <w:pPrChange w:id="92" w:author="nicksh" w:date="2016-10-03T15:19:00Z">
                <w:pPr>
                  <w:numPr>
                    <w:numId w:val="35"/>
                  </w:numPr>
                </w:pPr>
              </w:pPrChange>
            </w:pPr>
            <w:ins w:id="93" w:author="nicksh" w:date="2016-10-03T15:19:00Z">
              <w:r>
                <w:t>40</w:t>
              </w:r>
            </w:ins>
          </w:p>
        </w:tc>
      </w:tr>
      <w:tr w:rsidR="00A5170E" w:rsidTr="00A5170E">
        <w:trPr>
          <w:ins w:id="94" w:author="nicksh" w:date="2016-10-03T15:18:00Z"/>
        </w:trPr>
        <w:tc>
          <w:tcPr>
            <w:tcW w:w="4788" w:type="dxa"/>
          </w:tcPr>
          <w:p w:rsidR="00A5170E" w:rsidRDefault="00A5170E" w:rsidP="00A5170E">
            <w:pPr>
              <w:rPr>
                <w:ins w:id="95" w:author="nicksh" w:date="2016-10-03T15:18:00Z"/>
              </w:rPr>
              <w:pPrChange w:id="96" w:author="nicksh" w:date="2016-10-03T15:19:00Z">
                <w:pPr>
                  <w:numPr>
                    <w:numId w:val="35"/>
                  </w:numPr>
                </w:pPr>
              </w:pPrChange>
            </w:pPr>
            <w:ins w:id="97" w:author="nicksh" w:date="2016-10-03T15:19:00Z">
              <w:r>
                <w:t>Standard_2</w:t>
              </w:r>
            </w:ins>
          </w:p>
        </w:tc>
        <w:tc>
          <w:tcPr>
            <w:tcW w:w="4788" w:type="dxa"/>
          </w:tcPr>
          <w:p w:rsidR="00A5170E" w:rsidRDefault="00A5170E" w:rsidP="00A5170E">
            <w:pPr>
              <w:rPr>
                <w:ins w:id="98" w:author="nicksh" w:date="2016-10-03T15:18:00Z"/>
              </w:rPr>
              <w:pPrChange w:id="99" w:author="nicksh" w:date="2016-10-03T15:19:00Z">
                <w:pPr>
                  <w:numPr>
                    <w:numId w:val="35"/>
                  </w:numPr>
                </w:pPr>
              </w:pPrChange>
            </w:pPr>
            <w:ins w:id="100" w:author="nicksh" w:date="2016-10-03T15:19:00Z">
              <w:r>
                <w:t>12.5</w:t>
              </w:r>
            </w:ins>
          </w:p>
        </w:tc>
      </w:tr>
      <w:tr w:rsidR="00A5170E" w:rsidTr="00A5170E">
        <w:trPr>
          <w:ins w:id="101" w:author="nicksh" w:date="2016-10-03T15:18:00Z"/>
        </w:trPr>
        <w:tc>
          <w:tcPr>
            <w:tcW w:w="4788" w:type="dxa"/>
          </w:tcPr>
          <w:p w:rsidR="00A5170E" w:rsidRDefault="00A5170E" w:rsidP="00A5170E">
            <w:pPr>
              <w:rPr>
                <w:ins w:id="102" w:author="nicksh" w:date="2016-10-03T15:18:00Z"/>
              </w:rPr>
              <w:pPrChange w:id="103" w:author="nicksh" w:date="2016-10-03T15:19:00Z">
                <w:pPr>
                  <w:numPr>
                    <w:numId w:val="35"/>
                  </w:numPr>
                </w:pPr>
              </w:pPrChange>
            </w:pPr>
            <w:ins w:id="104" w:author="nicksh" w:date="2016-10-03T15:19:00Z">
              <w:r>
                <w:t>Standard_3</w:t>
              </w:r>
            </w:ins>
          </w:p>
        </w:tc>
        <w:tc>
          <w:tcPr>
            <w:tcW w:w="4788" w:type="dxa"/>
          </w:tcPr>
          <w:p w:rsidR="00A5170E" w:rsidRDefault="00A5170E" w:rsidP="00A5170E">
            <w:pPr>
              <w:rPr>
                <w:ins w:id="105" w:author="nicksh" w:date="2016-10-03T15:18:00Z"/>
              </w:rPr>
              <w:pPrChange w:id="106" w:author="nicksh" w:date="2016-10-03T15:19:00Z">
                <w:pPr>
                  <w:numPr>
                    <w:numId w:val="35"/>
                  </w:numPr>
                </w:pPr>
              </w:pPrChange>
            </w:pPr>
            <w:ins w:id="107" w:author="nicksh" w:date="2016-10-03T15:19:00Z">
              <w:r>
                <w:t>5</w:t>
              </w:r>
            </w:ins>
          </w:p>
        </w:tc>
      </w:tr>
      <w:tr w:rsidR="00A5170E" w:rsidTr="00A5170E">
        <w:trPr>
          <w:ins w:id="108" w:author="nicksh" w:date="2016-10-03T15:18:00Z"/>
        </w:trPr>
        <w:tc>
          <w:tcPr>
            <w:tcW w:w="4788" w:type="dxa"/>
          </w:tcPr>
          <w:p w:rsidR="00A5170E" w:rsidRDefault="00A5170E" w:rsidP="00A5170E">
            <w:pPr>
              <w:rPr>
                <w:ins w:id="109" w:author="nicksh" w:date="2016-10-03T15:18:00Z"/>
              </w:rPr>
              <w:pPrChange w:id="110" w:author="nicksh" w:date="2016-10-03T15:19:00Z">
                <w:pPr>
                  <w:numPr>
                    <w:numId w:val="35"/>
                  </w:numPr>
                </w:pPr>
              </w:pPrChange>
            </w:pPr>
            <w:ins w:id="111" w:author="nicksh" w:date="2016-10-03T15:19:00Z">
              <w:r>
                <w:t>Standard_4</w:t>
              </w:r>
            </w:ins>
          </w:p>
        </w:tc>
        <w:tc>
          <w:tcPr>
            <w:tcW w:w="4788" w:type="dxa"/>
          </w:tcPr>
          <w:p w:rsidR="00A5170E" w:rsidRDefault="00A5170E" w:rsidP="00A5170E">
            <w:pPr>
              <w:rPr>
                <w:ins w:id="112" w:author="nicksh" w:date="2016-10-03T15:18:00Z"/>
              </w:rPr>
              <w:pPrChange w:id="113" w:author="nicksh" w:date="2016-10-03T15:19:00Z">
                <w:pPr>
                  <w:numPr>
                    <w:numId w:val="35"/>
                  </w:numPr>
                </w:pPr>
              </w:pPrChange>
            </w:pPr>
            <w:ins w:id="114" w:author="nicksh" w:date="2016-10-03T15:19:00Z">
              <w:r>
                <w:t>2.5</w:t>
              </w:r>
            </w:ins>
          </w:p>
        </w:tc>
      </w:tr>
      <w:tr w:rsidR="00A5170E" w:rsidTr="00A5170E">
        <w:trPr>
          <w:ins w:id="115" w:author="nicksh" w:date="2016-10-03T15:18:00Z"/>
        </w:trPr>
        <w:tc>
          <w:tcPr>
            <w:tcW w:w="4788" w:type="dxa"/>
          </w:tcPr>
          <w:p w:rsidR="00A5170E" w:rsidRDefault="00A5170E" w:rsidP="00A5170E">
            <w:pPr>
              <w:rPr>
                <w:ins w:id="116" w:author="nicksh" w:date="2016-10-03T15:18:00Z"/>
              </w:rPr>
              <w:pPrChange w:id="117" w:author="nicksh" w:date="2016-10-03T15:19:00Z">
                <w:pPr>
                  <w:numPr>
                    <w:numId w:val="35"/>
                  </w:numPr>
                </w:pPr>
              </w:pPrChange>
            </w:pPr>
            <w:ins w:id="118" w:author="nicksh" w:date="2016-10-03T15:19:00Z">
              <w:r>
                <w:t>Standard_5</w:t>
              </w:r>
            </w:ins>
          </w:p>
        </w:tc>
        <w:tc>
          <w:tcPr>
            <w:tcW w:w="4788" w:type="dxa"/>
          </w:tcPr>
          <w:p w:rsidR="00A5170E" w:rsidRDefault="005F554F" w:rsidP="005F554F">
            <w:pPr>
              <w:rPr>
                <w:ins w:id="119" w:author="nicksh" w:date="2016-10-03T15:18:00Z"/>
              </w:rPr>
              <w:pPrChange w:id="120" w:author="nicksh" w:date="2016-10-03T15:22:00Z">
                <w:pPr>
                  <w:numPr>
                    <w:numId w:val="35"/>
                  </w:numPr>
                </w:pPr>
              </w:pPrChange>
            </w:pPr>
            <w:ins w:id="121" w:author="nicksh" w:date="2016-10-03T15:22:00Z">
              <w:r>
                <w:t>1</w:t>
              </w:r>
            </w:ins>
          </w:p>
        </w:tc>
      </w:tr>
      <w:tr w:rsidR="00A5170E" w:rsidTr="00A5170E">
        <w:trPr>
          <w:ins w:id="122" w:author="nicksh" w:date="2016-10-03T15:18:00Z"/>
        </w:trPr>
        <w:tc>
          <w:tcPr>
            <w:tcW w:w="4788" w:type="dxa"/>
          </w:tcPr>
          <w:p w:rsidR="00A5170E" w:rsidRDefault="00A5170E" w:rsidP="00A5170E">
            <w:pPr>
              <w:rPr>
                <w:ins w:id="123" w:author="nicksh" w:date="2016-10-03T15:18:00Z"/>
              </w:rPr>
              <w:pPrChange w:id="124" w:author="nicksh" w:date="2016-10-03T15:20:00Z">
                <w:pPr>
                  <w:numPr>
                    <w:numId w:val="35"/>
                  </w:numPr>
                </w:pPr>
              </w:pPrChange>
            </w:pPr>
            <w:ins w:id="125" w:author="nicksh" w:date="2016-10-03T15:20:00Z">
              <w:r>
                <w:t>Standard_6</w:t>
              </w:r>
            </w:ins>
          </w:p>
        </w:tc>
        <w:tc>
          <w:tcPr>
            <w:tcW w:w="4788" w:type="dxa"/>
          </w:tcPr>
          <w:p w:rsidR="00A5170E" w:rsidRDefault="00A5170E" w:rsidP="00A5170E">
            <w:pPr>
              <w:rPr>
                <w:ins w:id="126" w:author="nicksh" w:date="2016-10-03T15:18:00Z"/>
              </w:rPr>
              <w:pPrChange w:id="127" w:author="nicksh" w:date="2016-10-03T15:20:00Z">
                <w:pPr>
                  <w:numPr>
                    <w:numId w:val="35"/>
                  </w:numPr>
                </w:pPr>
              </w:pPrChange>
            </w:pPr>
            <w:ins w:id="128" w:author="nicksh" w:date="2016-10-03T15:20:00Z">
              <w:r>
                <w:t>0.5</w:t>
              </w:r>
            </w:ins>
          </w:p>
        </w:tc>
      </w:tr>
      <w:tr w:rsidR="00A5170E" w:rsidTr="00A5170E">
        <w:trPr>
          <w:ins w:id="129" w:author="nicksh" w:date="2016-10-03T15:18:00Z"/>
        </w:trPr>
        <w:tc>
          <w:tcPr>
            <w:tcW w:w="4788" w:type="dxa"/>
          </w:tcPr>
          <w:p w:rsidR="00A5170E" w:rsidRDefault="00A5170E" w:rsidP="00A5170E">
            <w:pPr>
              <w:rPr>
                <w:ins w:id="130" w:author="nicksh" w:date="2016-10-03T15:18:00Z"/>
              </w:rPr>
              <w:pPrChange w:id="131" w:author="nicksh" w:date="2016-10-03T15:20:00Z">
                <w:pPr>
                  <w:numPr>
                    <w:numId w:val="35"/>
                  </w:numPr>
                </w:pPr>
              </w:pPrChange>
            </w:pPr>
            <w:ins w:id="132" w:author="nicksh" w:date="2016-10-03T15:20:00Z">
              <w:r>
                <w:t>Standard_7</w:t>
              </w:r>
            </w:ins>
          </w:p>
        </w:tc>
        <w:tc>
          <w:tcPr>
            <w:tcW w:w="4788" w:type="dxa"/>
          </w:tcPr>
          <w:p w:rsidR="00A5170E" w:rsidRDefault="00A5170E" w:rsidP="00A5170E">
            <w:pPr>
              <w:rPr>
                <w:ins w:id="133" w:author="nicksh" w:date="2016-10-03T15:18:00Z"/>
              </w:rPr>
              <w:pPrChange w:id="134" w:author="nicksh" w:date="2016-10-03T15:20:00Z">
                <w:pPr>
                  <w:numPr>
                    <w:numId w:val="35"/>
                  </w:numPr>
                </w:pPr>
              </w:pPrChange>
            </w:pPr>
            <w:ins w:id="135" w:author="nicksh" w:date="2016-10-03T15:20:00Z">
              <w:r>
                <w:t>0.25</w:t>
              </w:r>
            </w:ins>
          </w:p>
        </w:tc>
      </w:tr>
      <w:tr w:rsidR="00A5170E" w:rsidTr="00A5170E">
        <w:trPr>
          <w:ins w:id="136" w:author="nicksh" w:date="2016-10-03T15:20:00Z"/>
        </w:trPr>
        <w:tc>
          <w:tcPr>
            <w:tcW w:w="4788" w:type="dxa"/>
          </w:tcPr>
          <w:p w:rsidR="00A5170E" w:rsidRDefault="00A5170E" w:rsidP="00A5170E">
            <w:pPr>
              <w:rPr>
                <w:ins w:id="137" w:author="nicksh" w:date="2016-10-03T15:20:00Z"/>
              </w:rPr>
            </w:pPr>
            <w:ins w:id="138" w:author="nicksh" w:date="2016-10-03T15:20:00Z">
              <w:r>
                <w:t>Standard_8</w:t>
              </w:r>
            </w:ins>
          </w:p>
        </w:tc>
        <w:tc>
          <w:tcPr>
            <w:tcW w:w="4788" w:type="dxa"/>
          </w:tcPr>
          <w:p w:rsidR="00A5170E" w:rsidRDefault="00A5170E" w:rsidP="00A5170E">
            <w:pPr>
              <w:rPr>
                <w:ins w:id="139" w:author="nicksh" w:date="2016-10-03T15:20:00Z"/>
              </w:rPr>
            </w:pPr>
            <w:ins w:id="140" w:author="nicksh" w:date="2016-10-03T15:20:00Z">
              <w:r>
                <w:t>0.1</w:t>
              </w:r>
            </w:ins>
          </w:p>
        </w:tc>
      </w:tr>
    </w:tbl>
    <w:p w:rsidR="00A5170E" w:rsidRDefault="00A5170E" w:rsidP="00A5170E">
      <w:pPr>
        <w:spacing w:after="0"/>
        <w:rPr>
          <w:ins w:id="141" w:author="nicksh" w:date="2016-10-03T15:21:00Z"/>
        </w:rPr>
        <w:pPrChange w:id="142" w:author="nicksh" w:date="2016-10-03T15:21:00Z">
          <w:pPr>
            <w:numPr>
              <w:numId w:val="35"/>
            </w:numPr>
            <w:spacing w:after="0"/>
            <w:ind w:left="720" w:hanging="360"/>
          </w:pPr>
        </w:pPrChange>
      </w:pPr>
      <w:ins w:id="143" w:author="nicksh" w:date="2016-10-03T15:21:00Z">
        <w:r>
          <w:t>The Document Grid should now look like this:</w:t>
        </w:r>
      </w:ins>
    </w:p>
    <w:p w:rsidR="00A5170E" w:rsidRPr="002F5577" w:rsidRDefault="00A5170E" w:rsidP="00A5170E">
      <w:pPr>
        <w:spacing w:after="0"/>
        <w:pPrChange w:id="144" w:author="nicksh" w:date="2016-10-03T15:21:00Z">
          <w:pPr>
            <w:numPr>
              <w:numId w:val="35"/>
            </w:numPr>
            <w:spacing w:after="0"/>
            <w:ind w:left="720" w:hanging="360"/>
          </w:pPr>
        </w:pPrChange>
      </w:pPr>
      <w:ins w:id="145" w:author="nicksh" w:date="2016-10-03T15:21:00Z">
        <w:r>
          <w:rPr>
            <w:noProof/>
          </w:rPr>
          <w:drawing>
            <wp:inline distT="0" distB="0" distL="0" distR="0" wp14:anchorId="37770F03" wp14:editId="0C875760">
              <wp:extent cx="55626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600" cy="4114800"/>
                      </a:xfrm>
                      <a:prstGeom prst="rect">
                        <a:avLst/>
                      </a:prstGeom>
                    </pic:spPr>
                  </pic:pic>
                </a:graphicData>
              </a:graphic>
            </wp:inline>
          </w:drawing>
        </w:r>
      </w:ins>
    </w:p>
    <w:p w:rsidR="005F554F" w:rsidRDefault="005F554F" w:rsidP="00995CC8">
      <w:pPr>
        <w:jc w:val="center"/>
        <w:rPr>
          <w:ins w:id="146" w:author="nicksh" w:date="2016-10-03T15:22:00Z"/>
        </w:rPr>
      </w:pPr>
    </w:p>
    <w:p w:rsidR="005F554F" w:rsidRDefault="005F554F" w:rsidP="005F554F">
      <w:pPr>
        <w:pStyle w:val="Heading2"/>
        <w:rPr>
          <w:ins w:id="147" w:author="nicksh" w:date="2016-10-03T15:22:00Z"/>
        </w:rPr>
      </w:pPr>
      <w:ins w:id="148" w:author="nicksh" w:date="2016-10-03T15:22:00Z">
        <w:r>
          <w:t>View the calibration curve</w:t>
        </w:r>
      </w:ins>
    </w:p>
    <w:p w:rsidR="005F554F" w:rsidRDefault="005F554F" w:rsidP="005F554F">
      <w:pPr>
        <w:rPr>
          <w:ins w:id="149" w:author="nicksh" w:date="2016-10-03T15:23:00Z"/>
          <w:b/>
        </w:rPr>
        <w:pPrChange w:id="150" w:author="nicksh" w:date="2016-10-03T15:22:00Z">
          <w:pPr>
            <w:pStyle w:val="Heading2"/>
          </w:pPr>
        </w:pPrChange>
      </w:pPr>
      <w:ins w:id="151" w:author="nicksh" w:date="2016-10-03T15:23:00Z">
        <w:r>
          <w:t xml:space="preserve">On the </w:t>
        </w:r>
        <w:r w:rsidRPr="005F554F">
          <w:rPr>
            <w:b/>
            <w:rPrChange w:id="152" w:author="nicksh" w:date="2016-10-03T15:23:00Z">
              <w:rPr/>
            </w:rPrChange>
          </w:rPr>
          <w:t>View</w:t>
        </w:r>
        <w:r>
          <w:rPr>
            <w:b/>
          </w:rPr>
          <w:t xml:space="preserve"> </w:t>
        </w:r>
        <w:r>
          <w:t xml:space="preserve">menu, choose </w:t>
        </w:r>
        <w:r w:rsidRPr="005F554F">
          <w:rPr>
            <w:b/>
            <w:rPrChange w:id="153" w:author="nicksh" w:date="2016-10-03T15:23:00Z">
              <w:rPr/>
            </w:rPrChange>
          </w:rPr>
          <w:t>Calibration Curve</w:t>
        </w:r>
      </w:ins>
    </w:p>
    <w:p w:rsidR="005F554F" w:rsidRDefault="005F554F" w:rsidP="005F554F">
      <w:pPr>
        <w:rPr>
          <w:ins w:id="154" w:author="nicksh" w:date="2016-10-03T15:23:00Z"/>
        </w:rPr>
        <w:pPrChange w:id="155" w:author="nicksh" w:date="2016-10-03T15:22:00Z">
          <w:pPr>
            <w:pStyle w:val="Heading2"/>
          </w:pPr>
        </w:pPrChange>
      </w:pPr>
      <w:ins w:id="156" w:author="nicksh" w:date="2016-10-03T15:23:00Z">
        <w:r w:rsidRPr="00ED680B">
          <w:t xml:space="preserve">You </w:t>
        </w:r>
        <w:r>
          <w:t>should see a window that looks like this:</w:t>
        </w:r>
      </w:ins>
    </w:p>
    <w:p w:rsidR="005F554F" w:rsidRDefault="005F554F" w:rsidP="005F554F">
      <w:pPr>
        <w:rPr>
          <w:ins w:id="157" w:author="nicksh" w:date="2016-10-03T15:27:00Z"/>
        </w:rPr>
        <w:pPrChange w:id="158" w:author="nicksh" w:date="2016-10-03T15:22:00Z">
          <w:pPr>
            <w:pStyle w:val="Heading2"/>
          </w:pPr>
        </w:pPrChange>
      </w:pPr>
      <w:ins w:id="159" w:author="nicksh" w:date="2016-10-03T15:24:00Z">
        <w:r>
          <w:rPr>
            <w:noProof/>
          </w:rPr>
          <w:lastRenderedPageBreak/>
          <w:drawing>
            <wp:inline distT="0" distB="0" distL="0" distR="0" wp14:anchorId="79224911" wp14:editId="20B88F3B">
              <wp:extent cx="5562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4114800"/>
                      </a:xfrm>
                      <a:prstGeom prst="rect">
                        <a:avLst/>
                      </a:prstGeom>
                    </pic:spPr>
                  </pic:pic>
                </a:graphicData>
              </a:graphic>
            </wp:inline>
          </w:drawing>
        </w:r>
      </w:ins>
    </w:p>
    <w:p w:rsidR="005F554F" w:rsidRDefault="005F554F" w:rsidP="005F554F">
      <w:pPr>
        <w:rPr>
          <w:ins w:id="160" w:author="nicksh" w:date="2016-10-03T15:28:00Z"/>
        </w:rPr>
        <w:pPrChange w:id="161" w:author="nicksh" w:date="2016-10-03T15:22:00Z">
          <w:pPr>
            <w:pStyle w:val="Heading2"/>
          </w:pPr>
        </w:pPrChange>
      </w:pPr>
      <w:ins w:id="162" w:author="nicksh" w:date="2016-10-03T15:27:00Z">
        <w:r>
          <w:t xml:space="preserve">The slope and intercept are displayed on the calibration curve.  They can be used to convert between peak area ratio and concentration with a standard </w:t>
        </w:r>
        <w:r w:rsidRPr="005F554F">
          <w:rPr>
            <w:b/>
            <w:rPrChange w:id="163" w:author="nicksh" w:date="2016-10-03T15:28:00Z">
              <w:rPr/>
            </w:rPrChange>
          </w:rPr>
          <w:t>y = m * x + b</w:t>
        </w:r>
        <w:r>
          <w:t xml:space="preserve"> equation</w:t>
        </w:r>
      </w:ins>
      <w:ins w:id="164" w:author="nicksh" w:date="2016-10-03T15:28:00Z">
        <w:r>
          <w:t xml:space="preserve"> </w:t>
        </w:r>
      </w:ins>
    </w:p>
    <w:p w:rsidR="005F554F" w:rsidRDefault="005F554F" w:rsidP="005F554F">
      <w:pPr>
        <w:rPr>
          <w:ins w:id="165" w:author="nicksh" w:date="2016-10-03T15:28:00Z"/>
          <w:i/>
        </w:rPr>
        <w:pPrChange w:id="166" w:author="nicksh" w:date="2016-10-03T15:22:00Z">
          <w:pPr>
            <w:pStyle w:val="Heading2"/>
          </w:pPr>
        </w:pPrChange>
      </w:pPr>
      <w:ins w:id="167" w:author="nicksh" w:date="2016-10-03T15:28:00Z">
        <w:r w:rsidRPr="005F554F">
          <w:rPr>
            <w:i/>
            <w:rPrChange w:id="168" w:author="nicksh" w:date="2016-10-03T15:28:00Z">
              <w:rPr/>
            </w:rPrChange>
          </w:rPr>
          <w:t>(concentration = slope * ratio + intercept)</w:t>
        </w:r>
      </w:ins>
    </w:p>
    <w:p w:rsidR="005F554F" w:rsidRPr="00ED680B" w:rsidRDefault="005F554F" w:rsidP="005F554F">
      <w:pPr>
        <w:rPr>
          <w:ins w:id="169" w:author="nicksh" w:date="2016-10-03T15:28:00Z"/>
        </w:rPr>
        <w:pPrChange w:id="170" w:author="nicksh" w:date="2016-10-03T15:22:00Z">
          <w:pPr>
            <w:pStyle w:val="Heading2"/>
          </w:pPr>
        </w:pPrChange>
      </w:pPr>
      <w:ins w:id="171" w:author="nicksh" w:date="2016-10-03T15:30:00Z">
        <w:r>
          <w:t>Also, calculated concentration of the currently selected replicate is displayed on the calibration form.</w:t>
        </w:r>
      </w:ins>
    </w:p>
    <w:p w:rsidR="002F5577" w:rsidRPr="002F5577" w:rsidDel="005F554F" w:rsidRDefault="002F5577" w:rsidP="005F554F">
      <w:pPr>
        <w:spacing w:after="0"/>
        <w:ind w:left="360"/>
        <w:rPr>
          <w:del w:id="172" w:author="nicksh" w:date="2016-10-03T15:22:00Z"/>
        </w:rPr>
        <w:pPrChange w:id="173" w:author="nicksh" w:date="2016-10-03T15:22:00Z">
          <w:pPr>
            <w:numPr>
              <w:numId w:val="35"/>
            </w:numPr>
            <w:spacing w:after="0"/>
            <w:ind w:left="720" w:hanging="360"/>
          </w:pPr>
        </w:pPrChange>
      </w:pPr>
      <w:del w:id="174" w:author="nicksh" w:date="2016-10-03T15:22:00Z">
        <w:r w:rsidRPr="002F5577" w:rsidDel="005F554F">
          <w:delText xml:space="preserve">Click </w:delText>
        </w:r>
        <w:r w:rsidRPr="002F5577" w:rsidDel="005F554F">
          <w:rPr>
            <w:b/>
          </w:rPr>
          <w:delText>Export</w:delText>
        </w:r>
        <w:r w:rsidRPr="002F5577" w:rsidDel="005F554F">
          <w:delText xml:space="preserve"> in the </w:delText>
        </w:r>
        <w:r w:rsidRPr="002F5577" w:rsidDel="005F554F">
          <w:rPr>
            <w:b/>
          </w:rPr>
          <w:delText>Export Report</w:delText>
        </w:r>
        <w:r w:rsidRPr="002F5577" w:rsidDel="005F554F">
          <w:delText xml:space="preserve"> form.</w:delText>
        </w:r>
      </w:del>
    </w:p>
    <w:p w:rsidR="002F5577" w:rsidRPr="002F5577" w:rsidDel="005F554F" w:rsidRDefault="002F5577" w:rsidP="00995CC8">
      <w:pPr>
        <w:numPr>
          <w:ilvl w:val="0"/>
          <w:numId w:val="35"/>
        </w:numPr>
        <w:spacing w:after="0"/>
        <w:rPr>
          <w:del w:id="175" w:author="nicksh" w:date="2016-10-03T15:22:00Z"/>
        </w:rPr>
      </w:pPr>
      <w:del w:id="176" w:author="nicksh" w:date="2016-10-03T15:22:00Z">
        <w:r w:rsidRPr="002F5577" w:rsidDel="005F554F">
          <w:delText xml:space="preserve">Enter ‘Calibration.csv’ in the </w:delText>
        </w:r>
        <w:r w:rsidRPr="002F5577" w:rsidDel="005F554F">
          <w:rPr>
            <w:b/>
          </w:rPr>
          <w:delText xml:space="preserve">File name </w:delText>
        </w:r>
        <w:r w:rsidRPr="002F5577" w:rsidDel="005F554F">
          <w:delText>field of the save form that appears.</w:delText>
        </w:r>
      </w:del>
    </w:p>
    <w:p w:rsidR="002F5577" w:rsidRPr="002F5577" w:rsidDel="005F554F" w:rsidRDefault="002F5577" w:rsidP="002F5577">
      <w:pPr>
        <w:numPr>
          <w:ilvl w:val="0"/>
          <w:numId w:val="35"/>
        </w:numPr>
        <w:rPr>
          <w:del w:id="177" w:author="nicksh" w:date="2016-10-03T15:22:00Z"/>
        </w:rPr>
      </w:pPr>
      <w:del w:id="178" w:author="nicksh" w:date="2016-10-03T15:22:00Z">
        <w:r w:rsidRPr="002F5577" w:rsidDel="005F554F">
          <w:delText xml:space="preserve">Click </w:delText>
        </w:r>
        <w:r w:rsidRPr="002F5577" w:rsidDel="005F554F">
          <w:rPr>
            <w:b/>
          </w:rPr>
          <w:delText>Save</w:delText>
        </w:r>
        <w:r w:rsidRPr="002F5577" w:rsidDel="005F554F">
          <w:delText>.</w:delText>
        </w:r>
      </w:del>
    </w:p>
    <w:p w:rsidR="002F5577" w:rsidRPr="002F5577" w:rsidDel="005F554F" w:rsidRDefault="002F5577" w:rsidP="002F5577">
      <w:pPr>
        <w:rPr>
          <w:del w:id="179" w:author="nicksh" w:date="2016-10-03T15:22:00Z"/>
        </w:rPr>
      </w:pPr>
      <w:del w:id="180" w:author="nicksh" w:date="2016-10-03T15:22:00Z">
        <w:r w:rsidRPr="002F5577" w:rsidDel="005F554F">
          <w:delText>When opened in Excel, the exported report should look like this:</w:delText>
        </w:r>
      </w:del>
    </w:p>
    <w:p w:rsidR="002F5577" w:rsidRPr="002F5577" w:rsidDel="005F554F" w:rsidRDefault="002F5577" w:rsidP="00995CC8">
      <w:pPr>
        <w:jc w:val="center"/>
        <w:rPr>
          <w:del w:id="181" w:author="nicksh" w:date="2016-10-03T15:24:00Z"/>
        </w:rPr>
      </w:pPr>
      <w:del w:id="182" w:author="nicksh" w:date="2016-10-03T15:24:00Z">
        <w:r w:rsidRPr="002F5577" w:rsidDel="005F554F">
          <w:rPr>
            <w:noProof/>
          </w:rPr>
          <w:drawing>
            <wp:inline distT="0" distB="0" distL="0" distR="0" wp14:anchorId="457EB365" wp14:editId="28B4FBAA">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81400" cy="2563091"/>
                      </a:xfrm>
                      <a:prstGeom prst="rect">
                        <a:avLst/>
                      </a:prstGeom>
                    </pic:spPr>
                  </pic:pic>
                </a:graphicData>
              </a:graphic>
            </wp:inline>
          </w:drawing>
        </w:r>
      </w:del>
    </w:p>
    <w:p w:rsidR="002F5577" w:rsidRPr="002F5577" w:rsidDel="005F554F" w:rsidRDefault="002F5577" w:rsidP="002F5577">
      <w:pPr>
        <w:rPr>
          <w:del w:id="183" w:author="nicksh" w:date="2016-10-03T15:24:00Z"/>
        </w:rPr>
      </w:pPr>
      <w:del w:id="184" w:author="nicksh" w:date="2016-10-03T15:24:00Z">
        <w:r w:rsidRPr="002F5577" w:rsidDel="005F554F">
          <w:delText xml:space="preserve">To generate a calibration curve, you first need to specify for each standard the concentration of the light IEAIPQIDK peptide. These values can be found in </w:delText>
        </w:r>
        <w:r w:rsidRPr="002F5577" w:rsidDel="005F554F">
          <w:rPr>
            <w:b/>
          </w:rPr>
          <w:delText>Tutorial Figure 1C</w:delText>
        </w:r>
        <w:r w:rsidRPr="002F5577" w:rsidDel="005F554F">
          <w:delText xml:space="preserve"> and are also displayed below. </w:delText>
        </w:r>
      </w:del>
    </w:p>
    <w:p w:rsidR="002F5577" w:rsidRPr="002F5577" w:rsidDel="005F554F" w:rsidRDefault="002F5577" w:rsidP="002F5577">
      <w:pPr>
        <w:rPr>
          <w:del w:id="185" w:author="nicksh" w:date="2016-10-03T15:24:00Z"/>
        </w:rPr>
      </w:pPr>
      <w:del w:id="186" w:author="nicksh" w:date="2016-10-03T15:24:00Z">
        <w:r w:rsidRPr="002F5577" w:rsidDel="005F554F">
          <w:delText xml:space="preserve">Once these known concentrations are entered, you can display the calibration curve by selecting the values, as indicated below, and clicking the </w:delText>
        </w:r>
        <w:r w:rsidRPr="002F5577" w:rsidDel="005F554F">
          <w:rPr>
            <w:b/>
          </w:rPr>
          <w:delText xml:space="preserve">Insert </w:delText>
        </w:r>
        <w:r w:rsidRPr="002F5577" w:rsidDel="005F554F">
          <w:delText xml:space="preserve">tab and then </w:delText>
        </w:r>
        <w:r w:rsidRPr="002F5577" w:rsidDel="005F554F">
          <w:rPr>
            <w:b/>
          </w:rPr>
          <w:delText>Scatter Plot</w:delText>
        </w:r>
        <w:r w:rsidRPr="002F5577" w:rsidDel="005F554F">
          <w:delText>.</w:delText>
        </w:r>
      </w:del>
    </w:p>
    <w:p w:rsidR="002F5577" w:rsidRPr="002F5577" w:rsidDel="005F554F" w:rsidRDefault="002F5577" w:rsidP="002F5577">
      <w:pPr>
        <w:rPr>
          <w:del w:id="187" w:author="nicksh" w:date="2016-10-03T15:24:00Z"/>
        </w:rPr>
      </w:pPr>
      <w:del w:id="188" w:author="nicksh" w:date="2016-10-03T15:24:00Z">
        <w:r w:rsidRPr="002F5577" w:rsidDel="005F554F">
          <w:delText xml:space="preserve">A trendline for the calibration curve can be generated by right-clicking on the data points within the graph and selecting </w:delText>
        </w:r>
        <w:r w:rsidRPr="002F5577" w:rsidDel="005F554F">
          <w:rPr>
            <w:b/>
          </w:rPr>
          <w:delText>Add Trendline</w:delText>
        </w:r>
        <w:r w:rsidRPr="002F5577" w:rsidDel="005F554F">
          <w:delText>. From the trendline options, you will want to select Linear Regression.  In more recent versions of Excel, you will also want to make sure the check boxes are checked to display the equation and the R-squared value on the chart.</w:delText>
        </w:r>
      </w:del>
    </w:p>
    <w:p w:rsidR="002F5577" w:rsidRPr="002F5577" w:rsidDel="005F554F" w:rsidRDefault="002F5577" w:rsidP="002F5577">
      <w:pPr>
        <w:rPr>
          <w:del w:id="189" w:author="nicksh" w:date="2016-10-03T15:24:00Z"/>
        </w:rPr>
      </w:pPr>
      <w:del w:id="190" w:author="nicksh" w:date="2016-10-03T15:24:00Z">
        <w:r w:rsidRPr="002F5577" w:rsidDel="005F554F">
          <w:delText>Now inspect the trendline to ensure that:</w:delText>
        </w:r>
      </w:del>
    </w:p>
    <w:p w:rsidR="002F5577" w:rsidRPr="002F5577" w:rsidDel="005F554F" w:rsidRDefault="002F5577" w:rsidP="00995CC8">
      <w:pPr>
        <w:numPr>
          <w:ilvl w:val="0"/>
          <w:numId w:val="38"/>
        </w:numPr>
        <w:spacing w:after="0"/>
        <w:rPr>
          <w:del w:id="191" w:author="nicksh" w:date="2016-10-03T15:24:00Z"/>
        </w:rPr>
      </w:pPr>
      <w:del w:id="192" w:author="nicksh" w:date="2016-10-03T15:24:00Z">
        <w:r w:rsidRPr="002F5577" w:rsidDel="005F554F">
          <w:delText>None of the standards drastically depart from it.</w:delText>
        </w:r>
      </w:del>
    </w:p>
    <w:p w:rsidR="002F5577" w:rsidRPr="002F5577" w:rsidDel="005F554F" w:rsidRDefault="002F5577" w:rsidP="00995CC8">
      <w:pPr>
        <w:numPr>
          <w:ilvl w:val="0"/>
          <w:numId w:val="38"/>
        </w:numPr>
        <w:spacing w:after="0"/>
        <w:rPr>
          <w:del w:id="193" w:author="nicksh" w:date="2016-10-03T15:24:00Z"/>
        </w:rPr>
      </w:pPr>
      <w:del w:id="194" w:author="nicksh" w:date="2016-10-03T15:24:00Z">
        <w:r w:rsidRPr="002F5577" w:rsidDel="005F554F">
          <w:delText>The data points still appear to follow the trendline even at the lower concentration points.</w:delText>
        </w:r>
      </w:del>
    </w:p>
    <w:p w:rsidR="002F5577" w:rsidRPr="002F5577" w:rsidDel="005F554F" w:rsidRDefault="002F5577" w:rsidP="002F5577">
      <w:pPr>
        <w:numPr>
          <w:ilvl w:val="0"/>
          <w:numId w:val="38"/>
        </w:numPr>
        <w:rPr>
          <w:del w:id="195" w:author="nicksh" w:date="2016-10-03T15:24:00Z"/>
        </w:rPr>
      </w:pPr>
      <w:del w:id="196" w:author="nicksh" w:date="2016-10-03T15:24:00Z">
        <w:r w:rsidRPr="002F5577" w:rsidDel="005F554F">
          <w:delText>The R</w:delText>
        </w:r>
        <w:r w:rsidRPr="002F5577" w:rsidDel="005F554F">
          <w:rPr>
            <w:vertAlign w:val="superscript"/>
          </w:rPr>
          <w:delText>2</w:delText>
        </w:r>
        <w:r w:rsidRPr="002F5577" w:rsidDel="005F554F">
          <w:delText xml:space="preserve"> value is high, indicating a good fit. </w:delText>
        </w:r>
      </w:del>
    </w:p>
    <w:p w:rsidR="002F5577" w:rsidRPr="002F5577" w:rsidDel="005F554F" w:rsidRDefault="002F5577" w:rsidP="002F5577">
      <w:pPr>
        <w:rPr>
          <w:del w:id="197" w:author="nicksh" w:date="2016-10-03T15:24:00Z"/>
        </w:rPr>
      </w:pPr>
    </w:p>
    <w:p w:rsidR="002F5577" w:rsidRPr="002F5577" w:rsidDel="005F554F" w:rsidRDefault="002F5577" w:rsidP="00995CC8">
      <w:pPr>
        <w:jc w:val="center"/>
        <w:rPr>
          <w:del w:id="198" w:author="nicksh" w:date="2016-10-03T15:24:00Z"/>
        </w:rPr>
      </w:pPr>
      <w:del w:id="199" w:author="nicksh" w:date="2016-10-03T15:24:00Z">
        <w:r w:rsidRPr="002F5577" w:rsidDel="005F554F">
          <w:rPr>
            <w:noProof/>
          </w:rPr>
          <w:drawing>
            <wp:inline distT="0" distB="0" distL="0" distR="0" wp14:anchorId="422777A8" wp14:editId="7F264C22">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5384" cy="5105297"/>
                      </a:xfrm>
                      <a:prstGeom prst="rect">
                        <a:avLst/>
                      </a:prstGeom>
                    </pic:spPr>
                  </pic:pic>
                </a:graphicData>
              </a:graphic>
            </wp:inline>
          </w:drawing>
        </w:r>
      </w:del>
    </w:p>
    <w:p w:rsidR="002F5577" w:rsidRPr="002F5577" w:rsidDel="005F554F" w:rsidRDefault="008B458A" w:rsidP="008B458A">
      <w:pPr>
        <w:pStyle w:val="Heading1"/>
        <w:rPr>
          <w:del w:id="200" w:author="nicksh" w:date="2016-10-03T15:24:00Z"/>
        </w:rPr>
      </w:pPr>
      <w:del w:id="201" w:author="nicksh" w:date="2016-10-03T15:24:00Z">
        <w:r w:rsidDel="005F554F">
          <w:delText>Calculating the Concentration of the</w:delText>
        </w:r>
        <w:r w:rsidR="002F5577" w:rsidRPr="002F5577" w:rsidDel="005F554F">
          <w:delText xml:space="preserve"> FOXN1-GST </w:delText>
        </w:r>
        <w:r w:rsidDel="005F554F">
          <w:delText>Sample</w:delText>
        </w:r>
      </w:del>
    </w:p>
    <w:p w:rsidR="002F5577" w:rsidRPr="002F5577" w:rsidDel="005F554F" w:rsidRDefault="002F5577" w:rsidP="002F5577">
      <w:pPr>
        <w:rPr>
          <w:del w:id="202" w:author="nicksh" w:date="2016-10-03T15:24:00Z"/>
        </w:rPr>
      </w:pPr>
      <w:del w:id="203" w:author="nicksh" w:date="2016-10-03T15:24:00Z">
        <w:r w:rsidRPr="002F5577" w:rsidDel="005F554F">
          <w:delTex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delText>
        </w:r>
      </w:del>
    </w:p>
    <w:p w:rsidR="002F5577" w:rsidRPr="002F5577" w:rsidDel="005F554F" w:rsidRDefault="002F5577" w:rsidP="002F5577">
      <w:pPr>
        <w:rPr>
          <w:del w:id="204" w:author="nicksh" w:date="2016-10-03T15:24:00Z"/>
        </w:rPr>
      </w:pPr>
      <w:del w:id="205" w:author="nicksh" w:date="2016-10-03T15:24:00Z">
        <w:r w:rsidRPr="002F5577" w:rsidDel="005F554F">
          <w:delText>To do this, you can select two adjacent cells in Excel and type into the equation dialog:</w:delText>
        </w:r>
      </w:del>
    </w:p>
    <w:p w:rsidR="002F5577" w:rsidRPr="002F5577" w:rsidDel="005F554F" w:rsidRDefault="002F5577" w:rsidP="002F5577">
      <w:pPr>
        <w:rPr>
          <w:del w:id="206" w:author="nicksh" w:date="2016-10-03T15:24:00Z"/>
          <w:b/>
          <w:lang w:val="de-DE"/>
        </w:rPr>
      </w:pPr>
      <w:del w:id="207" w:author="nicksh" w:date="2016-10-03T15:24:00Z">
        <w:r w:rsidRPr="002F5577" w:rsidDel="005F554F">
          <w:rPr>
            <w:b/>
            <w:lang w:val="de-DE"/>
          </w:rPr>
          <w:delText>=LINEST(E2:E9,D2:D9)</w:delText>
        </w:r>
      </w:del>
    </w:p>
    <w:p w:rsidR="002F5577" w:rsidRPr="002F5577" w:rsidDel="005F554F" w:rsidRDefault="002F5577" w:rsidP="008B458A">
      <w:pPr>
        <w:spacing w:after="0"/>
        <w:rPr>
          <w:del w:id="208" w:author="nicksh" w:date="2016-10-03T15:24:00Z"/>
          <w:i/>
        </w:rPr>
      </w:pPr>
      <w:del w:id="209" w:author="nicksh" w:date="2016-10-03T15:24:00Z">
        <w:r w:rsidRPr="002F5577" w:rsidDel="005F554F">
          <w:rPr>
            <w:i/>
          </w:rPr>
          <w:delText>E2:E9 are the y-values (Concentration)</w:delText>
        </w:r>
      </w:del>
    </w:p>
    <w:p w:rsidR="002F5577" w:rsidRPr="002F5577" w:rsidDel="005F554F" w:rsidRDefault="002F5577" w:rsidP="002F5577">
      <w:pPr>
        <w:rPr>
          <w:del w:id="210" w:author="nicksh" w:date="2016-10-03T15:24:00Z"/>
          <w:i/>
        </w:rPr>
      </w:pPr>
      <w:del w:id="211" w:author="nicksh" w:date="2016-10-03T15:24:00Z">
        <w:r w:rsidRPr="002F5577" w:rsidDel="005F554F">
          <w:rPr>
            <w:i/>
          </w:rPr>
          <w:delText>D2:D9 are the x-values (light-to-heavy ratio)</w:delText>
        </w:r>
      </w:del>
    </w:p>
    <w:p w:rsidR="002F5577" w:rsidRPr="002F5577" w:rsidDel="005F554F" w:rsidRDefault="002F5577" w:rsidP="002F5577">
      <w:pPr>
        <w:rPr>
          <w:del w:id="212" w:author="nicksh" w:date="2016-10-03T15:24:00Z"/>
        </w:rPr>
      </w:pPr>
      <w:del w:id="213" w:author="nicksh" w:date="2016-10-03T15:24:00Z">
        <w:r w:rsidRPr="002F5577" w:rsidDel="005F554F">
          <w:delText xml:space="preserve">Then press </w:delText>
        </w:r>
        <w:r w:rsidRPr="002F5577" w:rsidDel="005F554F">
          <w:rPr>
            <w:b/>
          </w:rPr>
          <w:delText>ctrl-shift-Enter</w:delText>
        </w:r>
        <w:r w:rsidRPr="002F5577" w:rsidDel="005F554F">
          <w:delText xml:space="preserve"> and the Slope and Intercept will be displayed in the two selected cells</w:delText>
        </w:r>
      </w:del>
    </w:p>
    <w:p w:rsidR="002F5577" w:rsidRPr="002F5577" w:rsidDel="005F554F" w:rsidRDefault="002F5577" w:rsidP="002F5577">
      <w:pPr>
        <w:rPr>
          <w:del w:id="214" w:author="nicksh" w:date="2016-10-03T15:24:00Z"/>
        </w:rPr>
      </w:pPr>
    </w:p>
    <w:p w:rsidR="002F5577" w:rsidRPr="002F5577" w:rsidDel="005F554F" w:rsidRDefault="002F5577" w:rsidP="008B458A">
      <w:pPr>
        <w:jc w:val="center"/>
        <w:rPr>
          <w:del w:id="215" w:author="nicksh" w:date="2016-10-03T15:24:00Z"/>
        </w:rPr>
      </w:pPr>
      <w:del w:id="216" w:author="nicksh" w:date="2016-10-03T15:24:00Z">
        <w:r w:rsidRPr="002F5577" w:rsidDel="005F554F">
          <w:rPr>
            <w:noProof/>
          </w:rPr>
          <w:drawing>
            <wp:inline distT="0" distB="0" distL="0" distR="0" wp14:anchorId="7B43A7F6" wp14:editId="6D8F930F">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7798" cy="5436274"/>
                      </a:xfrm>
                      <a:prstGeom prst="rect">
                        <a:avLst/>
                      </a:prstGeom>
                    </pic:spPr>
                  </pic:pic>
                </a:graphicData>
              </a:graphic>
            </wp:inline>
          </w:drawing>
        </w:r>
      </w:del>
    </w:p>
    <w:p w:rsidR="002F5577" w:rsidRPr="002F5577" w:rsidDel="005F554F" w:rsidRDefault="002F5577" w:rsidP="002F5577">
      <w:pPr>
        <w:rPr>
          <w:del w:id="217" w:author="nicksh" w:date="2016-10-03T15:24:00Z"/>
        </w:rPr>
      </w:pPr>
      <w:del w:id="218" w:author="nicksh" w:date="2016-10-03T15:24:00Z">
        <w:r w:rsidRPr="002F5577" w:rsidDel="005F554F">
          <w:delText xml:space="preserve">Using this linear equation the concentration of any unknown sample (y-value) can be obtained by inserting the light-to-heavy ratio of that sample (x-value) into a standard </w:delText>
        </w:r>
        <w:r w:rsidRPr="002F5577" w:rsidDel="005F554F">
          <w:rPr>
            <w:b/>
          </w:rPr>
          <w:delText>y = m*x + b</w:delText>
        </w:r>
        <w:r w:rsidRPr="002F5577" w:rsidDel="005F554F">
          <w:delText xml:space="preserve"> equation (</w:delText>
        </w:r>
        <w:r w:rsidRPr="002F5577" w:rsidDel="005F554F">
          <w:rPr>
            <w:i/>
          </w:rPr>
          <w:delText>concentration = slope * ratio + intercept</w:delText>
        </w:r>
        <w:r w:rsidRPr="002F5577" w:rsidDel="005F554F">
          <w:delText xml:space="preserve">). </w:delText>
        </w:r>
      </w:del>
    </w:p>
    <w:p w:rsidR="002F5577" w:rsidRPr="002F5577" w:rsidDel="005F554F" w:rsidRDefault="002F5577" w:rsidP="002F5577">
      <w:pPr>
        <w:rPr>
          <w:del w:id="219" w:author="nicksh" w:date="2016-10-03T15:24:00Z"/>
        </w:rPr>
      </w:pPr>
      <w:del w:id="220" w:author="nicksh" w:date="2016-10-03T15:24:00Z">
        <w:r w:rsidRPr="002F5577" w:rsidDel="005F554F">
          <w:delText>We can do this for the FOXN1-GST sample in excel by typing into a cell:</w:delText>
        </w:r>
      </w:del>
    </w:p>
    <w:p w:rsidR="002F5577" w:rsidRPr="002F5577" w:rsidDel="005F554F" w:rsidRDefault="002F5577" w:rsidP="002F5577">
      <w:pPr>
        <w:rPr>
          <w:del w:id="221" w:author="nicksh" w:date="2016-10-03T15:24:00Z"/>
          <w:b/>
        </w:rPr>
      </w:pPr>
      <w:del w:id="222" w:author="nicksh" w:date="2016-10-03T15:24:00Z">
        <w:r w:rsidRPr="002F5577" w:rsidDel="005F554F">
          <w:rPr>
            <w:b/>
          </w:rPr>
          <w:delText>=B32*D10 + C32</w:delText>
        </w:r>
      </w:del>
    </w:p>
    <w:p w:rsidR="002F5577" w:rsidRPr="002F5577" w:rsidDel="005F554F" w:rsidRDefault="002F5577" w:rsidP="008B458A">
      <w:pPr>
        <w:spacing w:after="0"/>
        <w:rPr>
          <w:del w:id="223" w:author="nicksh" w:date="2016-10-03T15:24:00Z"/>
          <w:i/>
        </w:rPr>
      </w:pPr>
      <w:del w:id="224" w:author="nicksh" w:date="2016-10-03T15:24:00Z">
        <w:r w:rsidRPr="002F5577" w:rsidDel="005F554F">
          <w:rPr>
            <w:i/>
          </w:rPr>
          <w:delText>B32 is the slope of the linear regression</w:delText>
        </w:r>
      </w:del>
    </w:p>
    <w:p w:rsidR="002F5577" w:rsidRPr="002F5577" w:rsidDel="005F554F" w:rsidRDefault="002F5577" w:rsidP="008B458A">
      <w:pPr>
        <w:spacing w:after="0"/>
        <w:rPr>
          <w:del w:id="225" w:author="nicksh" w:date="2016-10-03T15:24:00Z"/>
          <w:i/>
        </w:rPr>
      </w:pPr>
      <w:del w:id="226" w:author="nicksh" w:date="2016-10-03T15:24:00Z">
        <w:r w:rsidRPr="002F5577" w:rsidDel="005F554F">
          <w:rPr>
            <w:i/>
          </w:rPr>
          <w:delText>D10 is the light-to-heavy ratio of the FOXN1-GST sample</w:delText>
        </w:r>
      </w:del>
    </w:p>
    <w:p w:rsidR="002F5577" w:rsidRPr="002F5577" w:rsidDel="005F554F" w:rsidRDefault="002F5577" w:rsidP="002F5577">
      <w:pPr>
        <w:rPr>
          <w:del w:id="227" w:author="nicksh" w:date="2016-10-03T15:24:00Z"/>
          <w:i/>
        </w:rPr>
      </w:pPr>
      <w:del w:id="228" w:author="nicksh" w:date="2016-10-03T15:24:00Z">
        <w:r w:rsidRPr="002F5577" w:rsidDel="005F554F">
          <w:rPr>
            <w:i/>
          </w:rPr>
          <w:delText>C32 is the Intercept of the linear regression</w:delText>
        </w:r>
      </w:del>
    </w:p>
    <w:p w:rsidR="002F5577" w:rsidRPr="002F5577" w:rsidDel="005F554F" w:rsidRDefault="002F5577" w:rsidP="00E52FD7">
      <w:pPr>
        <w:jc w:val="center"/>
        <w:rPr>
          <w:del w:id="229" w:author="nicksh" w:date="2016-10-03T15:24:00Z"/>
        </w:rPr>
      </w:pPr>
      <w:del w:id="230" w:author="nicksh" w:date="2016-10-03T15:24:00Z">
        <w:r w:rsidRPr="002F5577" w:rsidDel="005F554F">
          <w:rPr>
            <w:noProof/>
          </w:rPr>
          <w:drawing>
            <wp:inline distT="0" distB="0" distL="0" distR="0" wp14:anchorId="323EF105" wp14:editId="33B1193F">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5384" cy="5433162"/>
                      </a:xfrm>
                      <a:prstGeom prst="rect">
                        <a:avLst/>
                      </a:prstGeom>
                    </pic:spPr>
                  </pic:pic>
                </a:graphicData>
              </a:graphic>
            </wp:inline>
          </w:drawing>
        </w:r>
      </w:del>
    </w:p>
    <w:p w:rsidR="002F5577" w:rsidRPr="002F5577" w:rsidDel="005F554F" w:rsidRDefault="002F5577" w:rsidP="002F5577">
      <w:pPr>
        <w:rPr>
          <w:del w:id="231" w:author="nicksh" w:date="2016-10-03T15:24:00Z"/>
        </w:rPr>
      </w:pPr>
      <w:del w:id="232" w:author="nicksh" w:date="2016-10-03T15:24:00Z">
        <w:r w:rsidRPr="002F5577" w:rsidDel="005F554F">
          <w:delText xml:space="preserve">This yields the value 1.86 as the concentration of FOXN1-GST within our sample. This concentration is in units fmole/µl or nM, as this is the concentration of our calibrants used for the linear regression. </w:delText>
        </w:r>
      </w:del>
    </w:p>
    <w:p w:rsidR="002F5577" w:rsidRPr="002F5577" w:rsidDel="005F554F" w:rsidRDefault="002F5577" w:rsidP="002F5577">
      <w:pPr>
        <w:rPr>
          <w:del w:id="233" w:author="nicksh" w:date="2016-10-03T15:24:00Z"/>
        </w:rPr>
      </w:pPr>
      <w:del w:id="234" w:author="nicksh" w:date="2016-10-03T15:24:00Z">
        <w:r w:rsidRPr="002F5577" w:rsidDel="005F554F">
          <w:delText>Since the purified FOXN1-GST reaction was resuspended in 100 µl total volume, we can state that there are 189 femtomoles, or 1.13*10</w:delText>
        </w:r>
        <w:r w:rsidRPr="002F5577" w:rsidDel="005F554F">
          <w:rPr>
            <w:vertAlign w:val="superscript"/>
          </w:rPr>
          <w:delText>11</w:delText>
        </w:r>
        <w:r w:rsidRPr="002F5577" w:rsidDel="005F554F">
          <w:delText xml:space="preserve"> molecules of FOXN1-GST within our sample. </w:delText>
        </w:r>
      </w:del>
    </w:p>
    <w:p w:rsidR="002F5577" w:rsidRPr="002F5577" w:rsidRDefault="002F5577" w:rsidP="00E52FD7">
      <w:pPr>
        <w:pStyle w:val="Heading1"/>
      </w:pPr>
      <w:r w:rsidRPr="002F5577">
        <w:t>C</w:t>
      </w:r>
      <w:r w:rsidR="00E52FD7">
        <w:t>onclusion</w:t>
      </w:r>
    </w:p>
    <w:p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rsidR="0021204A" w:rsidRDefault="009D0FCA" w:rsidP="0021204A">
      <w:pPr>
        <w:pStyle w:val="Heading1"/>
      </w:pPr>
      <w:r>
        <w:t>Reference List</w:t>
      </w:r>
    </w:p>
    <w:p w:rsidR="00417DCB" w:rsidRPr="00417DCB" w:rsidRDefault="00417DCB" w:rsidP="00417DCB">
      <w:pPr>
        <w:spacing w:after="0" w:line="240" w:lineRule="auto"/>
        <w:rPr>
          <w:rFonts w:asciiTheme="majorHAnsi" w:hAnsiTheme="majorHAnsi"/>
        </w:rPr>
      </w:pPr>
    </w:p>
    <w:p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Stemman, O., Kirschner, M.W. &amp; Gygi,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lastRenderedPageBreak/>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rsidR="00EB798A" w:rsidRPr="00EB798A" w:rsidRDefault="00EB798A" w:rsidP="00EB798A">
      <w:pPr>
        <w:pStyle w:val="NormalWeb"/>
        <w:numPr>
          <w:ilvl w:val="0"/>
          <w:numId w:val="40"/>
        </w:numPr>
        <w:rPr>
          <w:rFonts w:asciiTheme="majorHAnsi" w:hAnsiTheme="majorHAnsi"/>
          <w:sz w:val="22"/>
          <w:szCs w:val="22"/>
        </w:rPr>
      </w:pPr>
      <w:r w:rsidRPr="00EB798A">
        <w:rPr>
          <w:rFonts w:asciiTheme="majorHAnsi" w:hAnsiTheme="majorHAnsi"/>
          <w:sz w:val="22"/>
          <w:szCs w:val="22"/>
        </w:rPr>
        <w:t xml:space="preserve">Lavagnini, I. &amp; Magno,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rsidR="00A733E1" w:rsidRPr="00A733E1" w:rsidRDefault="00A733E1" w:rsidP="00A733E1">
      <w:pPr>
        <w:pStyle w:val="NormalWeb"/>
        <w:numPr>
          <w:ilvl w:val="0"/>
          <w:numId w:val="40"/>
        </w:numPr>
        <w:spacing w:before="0" w:beforeAutospacing="0" w:after="0" w:afterAutospacing="0"/>
        <w:rPr>
          <w:rFonts w:ascii="Cambria" w:hAnsi="Cambria" w:cs="Calibri"/>
        </w:rPr>
      </w:pPr>
      <w:r>
        <w:rPr>
          <w:rFonts w:ascii="Cambria" w:hAnsi="Cambria" w:cs="Calibri"/>
        </w:rPr>
        <w:t>Stergachis</w:t>
      </w:r>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K., Stamatoyannopoulos</w:t>
      </w:r>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rsidR="00EB798A" w:rsidRPr="00417DCB" w:rsidRDefault="00EB798A" w:rsidP="00EB798A">
      <w:pPr>
        <w:rPr>
          <w:rFonts w:asciiTheme="majorHAnsi" w:hAnsiTheme="majorHAnsi"/>
        </w:rPr>
      </w:pPr>
    </w:p>
    <w:p w:rsidR="002F5577" w:rsidRPr="002F5577" w:rsidRDefault="002F5577" w:rsidP="002F5577"/>
    <w:p w:rsidR="002F5577" w:rsidRPr="002F5577" w:rsidRDefault="002F5577" w:rsidP="002F5577"/>
    <w:p w:rsidR="00041991" w:rsidRPr="002F5577" w:rsidRDefault="00041991" w:rsidP="002F5577"/>
    <w:sectPr w:rsidR="00041991" w:rsidRPr="002F5577" w:rsidSect="002E046D">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4F8" w:rsidRDefault="002A44F8" w:rsidP="00371FC7">
      <w:pPr>
        <w:spacing w:after="0" w:line="240" w:lineRule="auto"/>
      </w:pPr>
      <w:r>
        <w:separator/>
      </w:r>
    </w:p>
  </w:endnote>
  <w:endnote w:type="continuationSeparator" w:id="0">
    <w:p w:rsidR="002A44F8" w:rsidRDefault="002A44F8"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angal">
    <w:altName w:val="Gentium Basic"/>
    <w:panose1 w:val="02040503050203030202"/>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EndPr/>
    <w:sdtContent>
      <w:p w:rsidR="00917233" w:rsidRDefault="00917233">
        <w:pPr>
          <w:pStyle w:val="Footer"/>
          <w:jc w:val="center"/>
        </w:pPr>
        <w:r>
          <w:fldChar w:fldCharType="begin"/>
        </w:r>
        <w:r>
          <w:instrText xml:space="preserve"> PAGE   \* MERGEFORMAT </w:instrText>
        </w:r>
        <w:r>
          <w:fldChar w:fldCharType="separate"/>
        </w:r>
        <w:r w:rsidR="00ED680B">
          <w:rPr>
            <w:noProof/>
          </w:rPr>
          <w:t>14</w:t>
        </w:r>
        <w:r>
          <w:rPr>
            <w:noProof/>
          </w:rPr>
          <w:fldChar w:fldCharType="end"/>
        </w:r>
      </w:p>
    </w:sdtContent>
  </w:sdt>
  <w:p w:rsidR="00917233" w:rsidRDefault="0091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4F8" w:rsidRDefault="002A44F8" w:rsidP="00371FC7">
      <w:pPr>
        <w:spacing w:after="0" w:line="240" w:lineRule="auto"/>
      </w:pPr>
      <w:r>
        <w:separator/>
      </w:r>
    </w:p>
  </w:footnote>
  <w:footnote w:type="continuationSeparator" w:id="0">
    <w:p w:rsidR="002A44F8" w:rsidRDefault="002A44F8"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A6B"/>
    <w:multiLevelType w:val="hybridMultilevel"/>
    <w:tmpl w:val="A298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375D"/>
    <w:rsid w:val="000F6B00"/>
    <w:rsid w:val="0010126E"/>
    <w:rsid w:val="00112122"/>
    <w:rsid w:val="001164DB"/>
    <w:rsid w:val="00125F45"/>
    <w:rsid w:val="00125F61"/>
    <w:rsid w:val="00130A8D"/>
    <w:rsid w:val="001313F2"/>
    <w:rsid w:val="0013466F"/>
    <w:rsid w:val="001374B8"/>
    <w:rsid w:val="001405A0"/>
    <w:rsid w:val="00141369"/>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3772"/>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A44F8"/>
    <w:rsid w:val="002B358D"/>
    <w:rsid w:val="002C1D3C"/>
    <w:rsid w:val="002C2D9F"/>
    <w:rsid w:val="002C5623"/>
    <w:rsid w:val="002D35D3"/>
    <w:rsid w:val="002D6EC2"/>
    <w:rsid w:val="002E046D"/>
    <w:rsid w:val="002F5577"/>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76445"/>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5F554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B676E"/>
    <w:rsid w:val="006C026D"/>
    <w:rsid w:val="006C25AC"/>
    <w:rsid w:val="006C262B"/>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C3879"/>
    <w:rsid w:val="009C5D1B"/>
    <w:rsid w:val="009C70C4"/>
    <w:rsid w:val="009D036B"/>
    <w:rsid w:val="009D0FCA"/>
    <w:rsid w:val="009D5B36"/>
    <w:rsid w:val="009D773C"/>
    <w:rsid w:val="009E028B"/>
    <w:rsid w:val="009E2024"/>
    <w:rsid w:val="009E4510"/>
    <w:rsid w:val="009F029F"/>
    <w:rsid w:val="009F4648"/>
    <w:rsid w:val="009F5FA2"/>
    <w:rsid w:val="009F7EF7"/>
    <w:rsid w:val="00A136E1"/>
    <w:rsid w:val="00A14C4E"/>
    <w:rsid w:val="00A17F78"/>
    <w:rsid w:val="00A20F0D"/>
    <w:rsid w:val="00A215A8"/>
    <w:rsid w:val="00A22717"/>
    <w:rsid w:val="00A32A34"/>
    <w:rsid w:val="00A344ED"/>
    <w:rsid w:val="00A34C49"/>
    <w:rsid w:val="00A42A06"/>
    <w:rsid w:val="00A466C1"/>
    <w:rsid w:val="00A514D7"/>
    <w:rsid w:val="00A5170E"/>
    <w:rsid w:val="00A53E18"/>
    <w:rsid w:val="00A55562"/>
    <w:rsid w:val="00A558C4"/>
    <w:rsid w:val="00A64053"/>
    <w:rsid w:val="00A67ED2"/>
    <w:rsid w:val="00A733E1"/>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8E1"/>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1AE9"/>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D1061"/>
    <w:rsid w:val="00BD5636"/>
    <w:rsid w:val="00BE0DBE"/>
    <w:rsid w:val="00BE69A1"/>
    <w:rsid w:val="00BF510F"/>
    <w:rsid w:val="00BF5B2A"/>
    <w:rsid w:val="00BF67A6"/>
    <w:rsid w:val="00BF74D9"/>
    <w:rsid w:val="00C24DAF"/>
    <w:rsid w:val="00C27DE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2FD7"/>
    <w:rsid w:val="00E63CBA"/>
    <w:rsid w:val="00E71543"/>
    <w:rsid w:val="00E72A90"/>
    <w:rsid w:val="00E75B20"/>
    <w:rsid w:val="00E76F12"/>
    <w:rsid w:val="00E81887"/>
    <w:rsid w:val="00E83105"/>
    <w:rsid w:val="00E867CE"/>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D680B"/>
    <w:rsid w:val="00EE3177"/>
    <w:rsid w:val="00EE47B6"/>
    <w:rsid w:val="00EE6E34"/>
    <w:rsid w:val="00EE6F23"/>
    <w:rsid w:val="00EF06AD"/>
    <w:rsid w:val="00EF2014"/>
    <w:rsid w:val="00EF2810"/>
    <w:rsid w:val="00EF355E"/>
    <w:rsid w:val="00EF43F1"/>
    <w:rsid w:val="00F03BFA"/>
    <w:rsid w:val="00F04DEB"/>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0DAF"/>
  <w15:docId w15:val="{2A9FCAFD-EFB3-4950-8F85-764C7416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A51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roteome.gs.washington.edu/supplementary_data/IVT_SRM/Supplementary%20Data%202.sky.zip"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skyline.gs.washington.edu/tutorials/AbsoluteQuant.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E228F-FF5E-4719-B35A-B0150C9C3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15</Pages>
  <Words>2785</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nicksh</cp:lastModifiedBy>
  <cp:revision>10</cp:revision>
  <cp:lastPrinted>2016-10-03T22:56:00Z</cp:lastPrinted>
  <dcterms:created xsi:type="dcterms:W3CDTF">2012-11-14T00:24:00Z</dcterms:created>
  <dcterms:modified xsi:type="dcterms:W3CDTF">2016-10-03T23:01:00Z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