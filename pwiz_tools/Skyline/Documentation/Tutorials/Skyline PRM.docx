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7BD3C6" w14:textId="77777777" w:rsidR="00B1645B" w:rsidRDefault="00A27085" w:rsidP="00B42030">
      <w:pPr>
        <w:pStyle w:val="Title"/>
      </w:pPr>
      <w:r>
        <w:t xml:space="preserve">Skyline </w:t>
      </w:r>
      <w:r w:rsidR="00006F5A">
        <w:t>Parallel Reaction Monitoring</w:t>
      </w:r>
    </w:p>
    <w:p w14:paraId="41783D41" w14:textId="77777777" w:rsidR="00CD4790" w:rsidRDefault="00A250D7" w:rsidP="00B42030">
      <w:r>
        <w:t xml:space="preserve">Skyline supports several methods of extracting chromatography-based quantitative </w:t>
      </w:r>
      <w:r w:rsidR="00FF0725">
        <w:t>measurements</w:t>
      </w:r>
      <w:r>
        <w:t xml:space="preserve"> from the </w:t>
      </w:r>
      <w:r w:rsidR="00FF0725">
        <w:t>raw data files</w:t>
      </w:r>
      <w:r w:rsidR="00063B6F">
        <w:t xml:space="preserve"> of full-scan mass spectro</w:t>
      </w:r>
      <w:r>
        <w:t>meters, such as ion trap</w:t>
      </w:r>
      <w:r w:rsidR="00006F5A">
        <w:t>, Orbitrap,</w:t>
      </w:r>
      <w:r>
        <w:t xml:space="preserve"> and Q-TOF instruments. Skyline support</w:t>
      </w:r>
      <w:r w:rsidR="00006F5A">
        <w:t>s</w:t>
      </w:r>
      <w:r>
        <w:t xml:space="preserve"> these methods of analysis for instruments from </w:t>
      </w:r>
      <w:r w:rsidR="00006F5A">
        <w:t>all 6 major</w:t>
      </w:r>
      <w:r>
        <w:t xml:space="preserve"> mass spectrometer vendors: Agilent,</w:t>
      </w:r>
      <w:r w:rsidR="00006F5A">
        <w:t xml:space="preserve"> Bruker, SCIEX, Shimadzu,</w:t>
      </w:r>
      <w:r>
        <w:t xml:space="preserve"> Thermo-Scientific</w:t>
      </w:r>
      <w:r w:rsidR="00006F5A">
        <w:t>,</w:t>
      </w:r>
      <w:r>
        <w:t xml:space="preserve"> and Waters</w:t>
      </w:r>
      <w:r w:rsidR="003D79B2">
        <w:t xml:space="preserve">, </w:t>
      </w:r>
      <w:r>
        <w:t>using an approach flexible enough for both high and low resolution mass analyzers.</w:t>
      </w:r>
    </w:p>
    <w:p w14:paraId="3CD2B6DD" w14:textId="77777777" w:rsidR="00F330B4" w:rsidRDefault="00A250D7" w:rsidP="00B42030">
      <w:r>
        <w:t>In this tutoria</w:t>
      </w:r>
      <w:r w:rsidR="006B78D9">
        <w:t xml:space="preserve">l, you will </w:t>
      </w:r>
      <w:r w:rsidR="0003280F">
        <w:t>learn how to use Skyline to analyze</w:t>
      </w:r>
      <w:r w:rsidR="006B78D9">
        <w:t xml:space="preserve"> </w:t>
      </w:r>
      <w:r>
        <w:t>MS/MS</w:t>
      </w:r>
      <w:r w:rsidR="0003280F">
        <w:t xml:space="preserve"> </w:t>
      </w:r>
      <w:r w:rsidR="00006F5A">
        <w:t>spectra acquired with a targeted approach called parallel reaction monitoring (PRM)</w:t>
      </w:r>
      <w:r>
        <w:t xml:space="preserve">, which has </w:t>
      </w:r>
      <w:r w:rsidR="006B78D9">
        <w:t xml:space="preserve">also </w:t>
      </w:r>
      <w:r>
        <w:t>been called pseudo-SRM</w:t>
      </w:r>
      <w:r w:rsidR="006B78D9">
        <w:t xml:space="preserve"> and MRM-HR™. As implied by these names, </w:t>
      </w:r>
      <w:r w:rsidR="00006F5A">
        <w:t>PRM</w:t>
      </w:r>
      <w:r w:rsidR="006B78D9">
        <w:t xml:space="preserve"> is the full-scan method most similar to the practice of SRM with triple quadrupole mass spectrometers</w:t>
      </w:r>
      <w:r w:rsidR="00006F5A">
        <w:t>, where Skyline got its start</w:t>
      </w:r>
      <w:r w:rsidR="00F330B4">
        <w:t>:</w:t>
      </w:r>
    </w:p>
    <w:p w14:paraId="7ABE045D" w14:textId="77777777" w:rsidR="00F330B4" w:rsidRDefault="00F330B4" w:rsidP="00F330B4">
      <w:pPr>
        <w:jc w:val="center"/>
      </w:pPr>
      <w:r>
        <w:rPr>
          <w:noProof/>
        </w:rPr>
        <w:drawing>
          <wp:inline distT="0" distB="0" distL="0" distR="0" wp14:anchorId="16AD952E" wp14:editId="1C40B704">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14:paraId="66BA59F2" w14:textId="77777777"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rsidR="00006F5A">
        <w:t>PRM</w:t>
      </w:r>
      <w:r>
        <w:t xml:space="preserve">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w:t>
      </w:r>
      <w:r w:rsidR="00006F5A">
        <w:t>pectra</w:t>
      </w:r>
      <w:r w:rsidR="00260A29">
        <w:t xml:space="preserve"> for each</w:t>
      </w:r>
      <w:r w:rsidR="00607F92">
        <w:t xml:space="preserve"> in a cycle over time</w:t>
      </w:r>
      <w:r w:rsidR="006B78D9">
        <w:t xml:space="preserve">. </w:t>
      </w:r>
    </w:p>
    <w:p w14:paraId="161983FD" w14:textId="77777777" w:rsidR="00556600" w:rsidRDefault="00556600" w:rsidP="00556600">
      <w:pPr>
        <w:jc w:val="center"/>
      </w:pPr>
      <w:r>
        <w:rPr>
          <w:noProof/>
        </w:rPr>
        <w:drawing>
          <wp:inline distT="0" distB="0" distL="0" distR="0" wp14:anchorId="79B9DBDB" wp14:editId="6A3464BB">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14:paraId="6BE94A0A" w14:textId="77777777" w:rsidR="00820F12" w:rsidRDefault="00820F12" w:rsidP="00556600">
      <w:pPr>
        <w:jc w:val="center"/>
      </w:pPr>
    </w:p>
    <w:p w14:paraId="6FCA4642" w14:textId="77777777" w:rsidR="00556600" w:rsidRDefault="00F330B4" w:rsidP="009B15D3">
      <w:pPr>
        <w:keepNext/>
      </w:pPr>
      <w:r>
        <w:t xml:space="preserve">Time-intensity chromatograms are extracted by Skyline from the </w:t>
      </w:r>
      <w:r w:rsidR="00006F5A">
        <w:t>full spectra</w:t>
      </w:r>
      <w:r w:rsidR="00FF0725">
        <w:t xml:space="preserve"> acquired in this manner</w:t>
      </w:r>
      <w:r w:rsidR="00006F5A">
        <w:t>.</w:t>
      </w:r>
    </w:p>
    <w:p w14:paraId="3DF65015" w14:textId="77777777" w:rsidR="009B15D3" w:rsidRDefault="009B15D3" w:rsidP="00556600">
      <w:pPr>
        <w:jc w:val="center"/>
      </w:pPr>
    </w:p>
    <w:p w14:paraId="2D6B0415" w14:textId="77777777" w:rsidR="004D5C1F" w:rsidRDefault="00BC073B" w:rsidP="00556600">
      <w:pPr>
        <w:jc w:val="center"/>
      </w:pPr>
      <w:r w:rsidRPr="00BC073B">
        <w:rPr>
          <w:noProof/>
        </w:rPr>
        <w:lastRenderedPageBreak/>
        <mc:AlternateContent>
          <mc:Choice Requires="wpg">
            <w:drawing>
              <wp:inline distT="0" distB="0" distL="0" distR="0" wp14:anchorId="770943A8" wp14:editId="3975692F">
                <wp:extent cx="3420626" cy="2644660"/>
                <wp:effectExtent l="0" t="0" r="46990" b="0"/>
                <wp:docPr id="53" name="Group 11"/>
                <wp:cNvGraphicFramePr/>
                <a:graphic xmlns:a="http://schemas.openxmlformats.org/drawingml/2006/main">
                  <a:graphicData uri="http://schemas.microsoft.com/office/word/2010/wordprocessingGroup">
                    <wpg:wgp>
                      <wpg:cNvGrpSpPr/>
                      <wpg:grpSpPr>
                        <a:xfrm>
                          <a:off x="0" y="0"/>
                          <a:ext cx="3420626" cy="2644660"/>
                          <a:chOff x="0" y="0"/>
                          <a:chExt cx="3420626" cy="2644660"/>
                        </a:xfrm>
                      </wpg:grpSpPr>
                      <pic:pic xmlns:pic="http://schemas.openxmlformats.org/drawingml/2006/picture">
                        <pic:nvPicPr>
                          <pic:cNvPr id="54" name="Picture 54"/>
                          <pic:cNvPicPr/>
                        </pic:nvPicPr>
                        <pic:blipFill>
                          <a:blip r:embed="rId10">
                            <a:extLst>
                              <a:ext uri="{28A0092B-C50C-407E-A947-70E740481C1C}">
                                <a14:useLocalDpi xmlns:a14="http://schemas.microsoft.com/office/drawing/2010/main" val="0"/>
                              </a:ext>
                            </a:extLst>
                          </a:blip>
                          <a:srcRect l="11687" t="13420" r="12987" b="10387"/>
                          <a:stretch>
                            <a:fillRect/>
                          </a:stretch>
                        </pic:blipFill>
                        <pic:spPr bwMode="auto">
                          <a:xfrm>
                            <a:off x="144026" y="0"/>
                            <a:ext cx="3276600" cy="248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Rectangle 55"/>
                        <wps:cNvSpPr/>
                        <wps:spPr>
                          <a:xfrm>
                            <a:off x="1469288" y="2311871"/>
                            <a:ext cx="296562" cy="1153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TextBox 4"/>
                        <wps:cNvSpPr txBox="1"/>
                        <wps:spPr>
                          <a:xfrm>
                            <a:off x="1384172" y="2237729"/>
                            <a:ext cx="466794" cy="307777"/>
                          </a:xfrm>
                          <a:prstGeom prst="rect">
                            <a:avLst/>
                          </a:prstGeom>
                          <a:noFill/>
                        </wps:spPr>
                        <wps:txbx>
                          <w:txbxContent>
                            <w:p w14:paraId="497CF826" w14:textId="77777777" w:rsidR="00BC073B" w:rsidRDefault="00BC073B" w:rsidP="00BC073B">
                              <w:pPr>
                                <w:pStyle w:val="NormalWeb"/>
                                <w:spacing w:before="0" w:beforeAutospacing="0" w:after="0" w:afterAutospacing="0"/>
                              </w:pPr>
                              <w:r>
                                <w:rPr>
                                  <w:rFonts w:asciiTheme="minorHAnsi" w:hAnsi="Calibri" w:cstheme="minorBidi"/>
                                  <w:i/>
                                  <w:iCs/>
                                  <w:color w:val="000000" w:themeColor="text1"/>
                                  <w:kern w:val="24"/>
                                  <w:sz w:val="28"/>
                                  <w:szCs w:val="28"/>
                                </w:rPr>
                                <w:t>m/z</w:t>
                              </w:r>
                            </w:p>
                          </w:txbxContent>
                        </wps:txbx>
                        <wps:bodyPr wrap="none" rtlCol="0">
                          <a:spAutoFit/>
                        </wps:bodyPr>
                      </wps:wsp>
                      <wps:wsp>
                        <wps:cNvPr id="59" name="Rectangle 59"/>
                        <wps:cNvSpPr/>
                        <wps:spPr>
                          <a:xfrm>
                            <a:off x="185215" y="1127681"/>
                            <a:ext cx="120805" cy="467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TextBox 6"/>
                        <wps:cNvSpPr txBox="1"/>
                        <wps:spPr>
                          <a:xfrm>
                            <a:off x="0" y="996819"/>
                            <a:ext cx="617220" cy="718185"/>
                          </a:xfrm>
                          <a:prstGeom prst="rect">
                            <a:avLst/>
                          </a:prstGeom>
                          <a:noFill/>
                        </wps:spPr>
                        <wps:txbx>
                          <w:txbxContent>
                            <w:p w14:paraId="2F562724" w14:textId="77777777"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Intensity</w:t>
                              </w:r>
                            </w:p>
                          </w:txbxContent>
                        </wps:txbx>
                        <wps:bodyPr vert="vert270" wrap="none" rtlCol="0">
                          <a:spAutoFit/>
                        </wps:bodyPr>
                      </wps:wsp>
                      <wps:wsp>
                        <wps:cNvPr id="63" name="Rectangle 63"/>
                        <wps:cNvSpPr/>
                        <wps:spPr>
                          <a:xfrm rot="17981464">
                            <a:off x="2734211" y="1977099"/>
                            <a:ext cx="751324" cy="2133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TextBox 8"/>
                        <wps:cNvSpPr txBox="1"/>
                        <wps:spPr>
                          <a:xfrm rot="17998493">
                            <a:off x="2475647" y="1845489"/>
                            <a:ext cx="1289732" cy="308610"/>
                          </a:xfrm>
                          <a:prstGeom prst="rect">
                            <a:avLst/>
                          </a:prstGeom>
                          <a:noFill/>
                        </wps:spPr>
                        <wps:txbx>
                          <w:txbxContent>
                            <w:p w14:paraId="03015EBB" w14:textId="77777777"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Retention Time</w:t>
                              </w:r>
                            </w:p>
                          </w:txbxContent>
                        </wps:txbx>
                        <wps:bodyPr wrap="square" rtlCol="0">
                          <a:spAutoFit/>
                        </wps:bodyPr>
                      </wps:wsp>
                    </wpg:wgp>
                  </a:graphicData>
                </a:graphic>
              </wp:inline>
            </w:drawing>
          </mc:Choice>
          <mc:Fallback>
            <w:pict>
              <v:group w14:anchorId="770943A8" id="Group 11" o:spid="_x0000_s1026" style="width:269.35pt;height:208.25pt;mso-position-horizontal-relative:char;mso-position-vertical-relative:line" coordsize="34206,264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7" type="#_x0000_t75" style="position:absolute;left:1440;width:32766;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">
                  <v:imagedata r:id="rId11" o:title="" croptop="8795f" cropbottom="6807f" cropleft="7659f" cropright="8511f"/>
                </v:shape>
                <v:rect id="Rectangle 55" o:spid="_x0000_s1028" style="position:absolute;left:14692;top:23118;width:2966;height:1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" fillcolor="white [3212]" stroked="f" strokeweight="2pt"/>
                <v:shapetype id="_x0000_t202" coordsize="21600,21600" o:spt="202" path="m,l,21600r21600,l21600,xe">
                  <v:stroke joinstyle="miter"/>
                  <v:path gradientshapeok="t" o:connecttype="rect"/>
                </v:shapetype>
                <v:shape id="TextBox 4" o:spid="_x0000_s1029" type="#_x0000_t202" style="position:absolute;left:13841;top:22377;width:4668;height:3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" filled="f" stroked="f">
                  <v:textbox style="mso-fit-shape-to-text:t">
                    <w:txbxContent>
                      <w:p w14:paraId="497CF826" w14:textId="77777777" w:rsidR="00BC073B" w:rsidRDefault="00BC073B" w:rsidP="00BC073B">
                        <w:pPr>
                          <w:pStyle w:val="NormalWeb"/>
                          <w:spacing w:before="0" w:beforeAutospacing="0" w:after="0" w:afterAutospacing="0"/>
                        </w:pPr>
                        <w:r>
                          <w:rPr>
                            <w:rFonts w:asciiTheme="minorHAnsi" w:hAnsi="Calibri" w:cstheme="minorBidi"/>
                            <w:i/>
                            <w:iCs/>
                            <w:color w:val="000000" w:themeColor="text1"/>
                            <w:kern w:val="24"/>
                            <w:sz w:val="28"/>
                            <w:szCs w:val="28"/>
                          </w:rPr>
                          <w:t>m/z</w:t>
                        </w:r>
                      </w:p>
                    </w:txbxContent>
                  </v:textbox>
                </v:shape>
                <v:rect id="Rectangle 59" o:spid="_x0000_s1030" style="position:absolute;left:1852;top:11276;width:1208;height: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" fillcolor="white [3212]" stroked="f" strokeweight="2pt"/>
                <v:shape id="TextBox 6" o:spid="_x0000_s1031" type="#_x0000_t202" style="position:absolute;top:9968;width:6172;height:71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" filled="f" stroked="f">
                  <v:textbox style="layout-flow:vertical;mso-layout-flow-alt:bottom-to-top;mso-fit-shape-to-text:t">
                    <w:txbxContent>
                      <w:p w14:paraId="2F562724" w14:textId="77777777"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Intensity</w:t>
                        </w:r>
                      </w:p>
                    </w:txbxContent>
                  </v:textbox>
                </v:shape>
                <v:rect id="Rectangle 63" o:spid="_x0000_s1032" style="position:absolute;left:27341;top:19771;width:7513;height:2134;rotation:-39524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" fillcolor="white [3212]" stroked="f" strokeweight="2pt"/>
                <v:shape id="TextBox 8" o:spid="_x0000_s1033" type="#_x0000_t202" style="position:absolute;left:24756;top:18455;width:12897;height:3086;rotation:-39338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" filled="f" stroked="f">
                  <v:textbox style="mso-fit-shape-to-text:t">
                    <w:txbxContent>
                      <w:p w14:paraId="03015EBB" w14:textId="77777777"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Retention Time</w:t>
                        </w:r>
                      </w:p>
                    </w:txbxContent>
                  </v:textbox>
                </v:shape>
                <w10:anchorlock/>
              </v:group>
            </w:pict>
          </mc:Fallback>
        </mc:AlternateContent>
      </w:r>
    </w:p>
    <w:p w14:paraId="7D8853EB" w14:textId="77777777" w:rsidR="009B15D3" w:rsidRDefault="009B15D3" w:rsidP="009B15D3">
      <w:r>
        <w:t>The resulting chromatograms provide quantitative data similar to the SRM data from triple quadrupole experiments, in the now familiar Skyline user interface.</w:t>
      </w:r>
    </w:p>
    <w:p w14:paraId="72086AB6" w14:textId="77777777" w:rsidR="00556600" w:rsidRDefault="009B15D3" w:rsidP="00556600">
      <w:pPr>
        <w:jc w:val="center"/>
      </w:pPr>
      <w:r w:rsidRPr="009B15D3">
        <w:rPr>
          <w:noProof/>
        </w:rPr>
        <mc:AlternateContent>
          <mc:Choice Requires="wpg">
            <w:drawing>
              <wp:inline distT="0" distB="0" distL="0" distR="0" wp14:anchorId="6851124E" wp14:editId="09381933">
                <wp:extent cx="3569817" cy="2574951"/>
                <wp:effectExtent l="0" t="0" r="0" b="0"/>
                <wp:docPr id="31" name="Group 5"/>
                <wp:cNvGraphicFramePr/>
                <a:graphic xmlns:a="http://schemas.openxmlformats.org/drawingml/2006/main">
                  <a:graphicData uri="http://schemas.microsoft.com/office/word/2010/wordprocessingGroup">
                    <wpg:wgp>
                      <wpg:cNvGrpSpPr/>
                      <wpg:grpSpPr bwMode="auto">
                        <a:xfrm>
                          <a:off x="0" y="0"/>
                          <a:ext cx="3569817" cy="2574951"/>
                          <a:chOff x="-15557" y="0"/>
                          <a:chExt cx="3291829" cy="2547519"/>
                        </a:xfrm>
                      </wpg:grpSpPr>
                      <pic:pic xmlns:pic="http://schemas.openxmlformats.org/drawingml/2006/picture">
                        <pic:nvPicPr>
                          <pic:cNvPr id="32" name="Picture 32"/>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6200" y="52513"/>
                            <a:ext cx="3200072" cy="2369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33"/>
                        <wps:cNvSpPr/>
                        <wps:spPr>
                          <a:xfrm>
                            <a:off x="325405" y="0"/>
                            <a:ext cx="2666733" cy="2365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35" name="TextBox 2"/>
                        <wps:cNvSpPr txBox="1">
                          <a:spLocks noChangeArrowheads="1"/>
                        </wps:cNvSpPr>
                        <wps:spPr bwMode="auto">
                          <a:xfrm rot="16200000">
                            <a:off x="-223613" y="1197914"/>
                            <a:ext cx="678342" cy="262229"/>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F37B0A" w14:textId="77777777"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Intensity</w:t>
                              </w:r>
                            </w:p>
                          </w:txbxContent>
                        </wps:txbx>
                        <wps:bodyPr wrap="square">
                          <a:noAutofit/>
                        </wps:bodyPr>
                      </wps:wsp>
                      <wps:wsp>
                        <wps:cNvPr id="36" name="TextBox 3"/>
                        <wps:cNvSpPr txBox="1">
                          <a:spLocks noChangeArrowheads="1"/>
                        </wps:cNvSpPr>
                        <wps:spPr bwMode="auto">
                          <a:xfrm>
                            <a:off x="1104704" y="2269958"/>
                            <a:ext cx="1085106" cy="277561"/>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3358EE" w14:textId="77777777"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Retention</w:t>
                              </w:r>
                              <w:r>
                                <w:rPr>
                                  <w:rFonts w:asciiTheme="minorHAnsi" w:hAnsi="Calibri" w:cstheme="minorBidi"/>
                                  <w:color w:val="000000" w:themeColor="text1"/>
                                  <w:kern w:val="24"/>
                                </w:rPr>
                                <w:t xml:space="preserve"> Time</w:t>
                              </w:r>
                            </w:p>
                          </w:txbxContent>
                        </wps:txbx>
                        <wps:bodyPr wrap="square">
                          <a:noAutofit/>
                        </wps:bodyPr>
                      </wps:wsp>
                    </wpg:wgp>
                  </a:graphicData>
                </a:graphic>
              </wp:inline>
            </w:drawing>
          </mc:Choice>
          <mc:Fallback>
            <w:pict>
              <v:group w14:anchorId="6851124E" id="Group 5" o:spid="_x0000_s1034" style="width:281.1pt;height:202.75pt;mso-position-horizontal-relative:char;mso-position-vertical-relative:line" coordorigin="-155" coordsize="32918,25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">
                <v:shape id="Picture 32" o:spid="_x0000_s1035" type="#_x0000_t75" style="position:absolute;left:762;top:525;width:32000;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">
                  <v:imagedata r:id="rId13" o:title=""/>
                  <v:path arrowok="t"/>
                </v:shape>
                <v:rect id="Rectangle 33" o:spid="_x0000_s1036" style="position:absolute;left:3254;width:26667;height:2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" fillcolor="white [3212]" stroked="f" strokeweight="2pt"/>
                <v:shape id="TextBox 2" o:spid="_x0000_s1037" type="#_x0000_t202" style="position:absolute;left:-2236;top:11979;width:6784;height:26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" fillcolor="white [3212]" stroked="f">
                  <v:textbox>
                    <w:txbxContent>
                      <w:p w14:paraId="03F37B0A" w14:textId="77777777"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Intensity</w:t>
                        </w:r>
                      </w:p>
                    </w:txbxContent>
                  </v:textbox>
                </v:shape>
                <v:shape id="TextBox 3" o:spid="_x0000_s1038" type="#_x0000_t202" style="position:absolute;left:11047;top:22699;width:10851;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" fillcolor="white [3212]" stroked="f">
                  <v:textbox>
                    <w:txbxContent>
                      <w:p w14:paraId="2C3358EE" w14:textId="77777777"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Retention</w:t>
                        </w:r>
                        <w:r>
                          <w:rPr>
                            <w:rFonts w:asciiTheme="minorHAnsi" w:hAnsi="Calibri" w:cstheme="minorBidi"/>
                            <w:color w:val="000000" w:themeColor="text1"/>
                            <w:kern w:val="24"/>
                          </w:rPr>
                          <w:t xml:space="preserve"> Time</w:t>
                        </w:r>
                      </w:p>
                    </w:txbxContent>
                  </v:textbox>
                </v:shape>
                <w10:anchorlock/>
              </v:group>
            </w:pict>
          </mc:Fallback>
        </mc:AlternateContent>
      </w:r>
    </w:p>
    <w:p w14:paraId="47F2AA33" w14:textId="77777777" w:rsidR="00A250D7" w:rsidRDefault="009B15D3" w:rsidP="00B42030">
      <w:r>
        <w:t>PRM</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w:t>
      </w:r>
      <w:r w:rsidR="00A862B0">
        <w:t>, and the collected scans can be processed in peptide searches to help validate integrated chromatogram peaks</w:t>
      </w:r>
      <w:r w:rsidR="00F72A3A">
        <w:t xml:space="preserve">.  </w:t>
      </w:r>
      <w:r>
        <w:t>PRM</w:t>
      </w:r>
      <w:r w:rsidR="00345A66">
        <w:t xml:space="preserve"> can also be used for </w:t>
      </w:r>
      <w:r>
        <w:t>system suitability</w:t>
      </w:r>
      <w:r w:rsidR="00345A66">
        <w:t xml:space="preserve"> runs on a wide variety of full-scan instruments, even when they are predominantly used for data dependent acquisition (DDA) of MS/MS spectra for peptide spectrum matching pipelines.</w:t>
      </w:r>
      <w:r w:rsidR="00260A29">
        <w:t xml:space="preserve">  This </w:t>
      </w:r>
      <w:r>
        <w:t xml:space="preserve">ID-free </w:t>
      </w:r>
      <w:r w:rsidR="00260A29">
        <w:t xml:space="preserve">quality control approach will be presented in a separate tutorial, however.  This tutorial will explore the use of </w:t>
      </w:r>
      <w:r>
        <w:t>PRM</w:t>
      </w:r>
      <w:r w:rsidR="00260A29">
        <w:t xml:space="preserve"> for targeted quantitative measurement on a low resolution Thermo LTQ and a high resolution</w:t>
      </w:r>
      <w:r w:rsidR="00B7001B">
        <w:t xml:space="preserve"> Agilent Q-TOF</w:t>
      </w:r>
      <w:r w:rsidR="00260A29">
        <w:t>.</w:t>
      </w:r>
    </w:p>
    <w:p w14:paraId="43783786" w14:textId="77777777" w:rsidR="00014DA8" w:rsidRDefault="00014DA8" w:rsidP="008C1D13">
      <w:pPr>
        <w:pStyle w:val="Heading1"/>
        <w:spacing w:after="120"/>
      </w:pPr>
      <w:r>
        <w:lastRenderedPageBreak/>
        <w:t>Getting Started</w:t>
      </w:r>
    </w:p>
    <w:p w14:paraId="75F6F714" w14:textId="77777777" w:rsidR="00B1645B" w:rsidRDefault="00B1645B" w:rsidP="008C1D13">
      <w:pPr>
        <w:spacing w:after="120"/>
      </w:pPr>
      <w:r>
        <w:t>To start this tutorial</w:t>
      </w:r>
      <w:r w:rsidR="00ED2B33">
        <w:t>,</w:t>
      </w:r>
      <w:r w:rsidR="00894BB2">
        <w:t xml:space="preserve"> d</w:t>
      </w:r>
      <w:r>
        <w:t>ownload the following ZIP file:</w:t>
      </w:r>
    </w:p>
    <w:p w14:paraId="1E71AD95" w14:textId="77777777" w:rsidR="00894BB2" w:rsidRDefault="00C91A02" w:rsidP="008C1D13">
      <w:hyperlink r:id="rId14" w:history="1">
        <w:r w:rsidR="00A862B0" w:rsidRPr="00591A35">
          <w:rPr>
            <w:rStyle w:val="Hyperlink"/>
          </w:rPr>
          <w:t>https://skyline.gs.washington.edu/tutorials/TargetedMSMS_2.zip</w:t>
        </w:r>
      </w:hyperlink>
    </w:p>
    <w:p w14:paraId="0A1CF597" w14:textId="77777777" w:rsidR="00894BB2" w:rsidRDefault="00B1645B" w:rsidP="00894BB2">
      <w:r>
        <w:t>Extract the files in it to a folder on your computer, like:</w:t>
      </w:r>
    </w:p>
    <w:p w14:paraId="140647C6" w14:textId="77777777" w:rsidR="00894BB2" w:rsidRDefault="00B1645B" w:rsidP="00894BB2">
      <w:r>
        <w:t>C:\Users\brendanx\Documents</w:t>
      </w:r>
    </w:p>
    <w:p w14:paraId="4FFC26F5" w14:textId="77777777" w:rsidR="00B1645B" w:rsidRDefault="00B1645B" w:rsidP="00894BB2">
      <w:r>
        <w:t>This will create a new folder:</w:t>
      </w:r>
    </w:p>
    <w:p w14:paraId="176F6F68" w14:textId="77777777" w:rsidR="00B1645B" w:rsidRDefault="00B1645B" w:rsidP="00813ABF">
      <w:r>
        <w:t>C:\Users\brendanx\Documents\</w:t>
      </w:r>
      <w:r w:rsidR="00B77AB3">
        <w:t>TargetedMSMS</w:t>
      </w:r>
    </w:p>
    <w:p w14:paraId="29119990" w14:textId="77777777" w:rsidR="00371090" w:rsidRDefault="00FD7B97" w:rsidP="00813ABF">
      <w:r>
        <w:t>It will contain all the files necessary for this tutorial.</w:t>
      </w:r>
      <w:r w:rsidR="001A6AA8">
        <w:t xml:space="preserve">  </w:t>
      </w:r>
      <w:r w:rsidR="00D60D39">
        <w:t>Now</w:t>
      </w:r>
      <w:r w:rsidR="00371090">
        <w:t xml:space="preserve">, in the Windows Explorer, navigate to the new ‘TargetedMSMS’ folder, and into the ‘Low Res’ subfolder it contains.  To open the Skyline project you will use for analyzing the </w:t>
      </w:r>
      <w:r w:rsidR="00CB1B11">
        <w:t>PRM</w:t>
      </w:r>
      <w:r w:rsidR="00371090">
        <w:t xml:space="preserve"> data from a low resolution Thermo LTQ, double-click on the file ‘</w:t>
      </w:r>
      <w:r w:rsidR="00371090" w:rsidRPr="00371090">
        <w:t>BSA_Protea_label_free_meth3.sky</w:t>
      </w:r>
      <w:r w:rsidR="00371090">
        <w:t>’.</w:t>
      </w:r>
    </w:p>
    <w:p w14:paraId="233CE64E" w14:textId="77777777" w:rsidR="00A86552" w:rsidRDefault="00A86552" w:rsidP="00813ABF">
      <w:r>
        <w:t>Select the first peptide in the document, and Skyline should look something like this:</w:t>
      </w:r>
    </w:p>
    <w:p w14:paraId="725C12A1" w14:textId="77777777" w:rsidR="00A86552" w:rsidRDefault="00F0373A" w:rsidP="00813ABF">
      <w:r>
        <w:rPr>
          <w:noProof/>
        </w:rPr>
        <w:drawing>
          <wp:inline distT="0" distB="0" distL="0" distR="0" wp14:anchorId="482B6B5B" wp14:editId="44C253E1">
            <wp:extent cx="5943600" cy="40335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3520"/>
                    </a:xfrm>
                    <a:prstGeom prst="rect">
                      <a:avLst/>
                    </a:prstGeom>
                  </pic:spPr>
                </pic:pic>
              </a:graphicData>
            </a:graphic>
          </wp:inline>
        </w:drawing>
      </w:r>
    </w:p>
    <w:p w14:paraId="51439197" w14:textId="77777777"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 xml:space="preserve">bovine serum </w:t>
      </w:r>
      <w:r w:rsidR="0048516F">
        <w:lastRenderedPageBreak/>
        <w:t>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14:paraId="2835254C" w14:textId="77777777"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14:paraId="19E4AD7A" w14:textId="77777777" w:rsidR="00B75372" w:rsidRDefault="009A4A18" w:rsidP="008C1D13">
      <w:pPr>
        <w:pStyle w:val="Heading1"/>
        <w:spacing w:after="120"/>
      </w:pPr>
      <w:r>
        <w:t>Configuring</w:t>
      </w:r>
      <w:r w:rsidR="00127C6A">
        <w:t xml:space="preserve"> a Skyline Document for</w:t>
      </w:r>
      <w:r w:rsidR="00B77AB3">
        <w:t xml:space="preserve"> </w:t>
      </w:r>
      <w:r w:rsidR="004A7D3C">
        <w:t>PRM</w:t>
      </w:r>
    </w:p>
    <w:p w14:paraId="74DFE521" w14:textId="77777777" w:rsidR="00B77AB3" w:rsidRDefault="00801B39" w:rsidP="007C4D2E">
      <w:r>
        <w:t xml:space="preserve">In the Windows Explorer, you will also see two Thermo raw files in the same ‘Low Res’ folder in which you found this Skyline document.  These files contain a series of MS1 and MS/MS </w:t>
      </w:r>
      <w:r w:rsidR="00F87C69">
        <w:t>spectra</w:t>
      </w:r>
      <w:r>
        <w:t xml:space="preserve"> acquired on a low resolution LTQ instrument using the </w:t>
      </w:r>
      <w:r w:rsidR="00F87C69">
        <w:t>PRM</w:t>
      </w:r>
      <w:r>
        <w:t xml:space="preserve"> approach descr</w:t>
      </w:r>
      <w:r w:rsidR="00C96F7A">
        <w:t>ibed above</w:t>
      </w:r>
      <w:r w:rsidR="006B2D4A">
        <w:t>, with a method that looks like</w:t>
      </w:r>
      <w:r w:rsidR="00C96F7A">
        <w:t>:</w:t>
      </w:r>
    </w:p>
    <w:p w14:paraId="4C660B96" w14:textId="77777777" w:rsidR="00C96F7A" w:rsidRDefault="00C96F7A" w:rsidP="00C96F7A">
      <w:pPr>
        <w:pStyle w:val="ListParagraph"/>
        <w:numPr>
          <w:ilvl w:val="0"/>
          <w:numId w:val="31"/>
        </w:numPr>
      </w:pPr>
      <w:r>
        <w:t>MS1 scan</w:t>
      </w:r>
    </w:p>
    <w:p w14:paraId="01D76937"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582.32</w:t>
      </w:r>
    </w:p>
    <w:p w14:paraId="3FEC0FCA"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14:paraId="5E2683B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14:paraId="0696D67A"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14:paraId="63AEAA22"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14:paraId="3EC1D3D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14:paraId="2CE796E6"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14:paraId="4B94C235"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14:paraId="24EB3E2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14:paraId="6FBB276A"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14:paraId="79E40CE2" w14:textId="77777777" w:rsidR="0083238A" w:rsidRDefault="0083238A" w:rsidP="007C4D2E">
      <w:r>
        <w:t xml:space="preserve">You can use Skyline to export </w:t>
      </w:r>
      <w:r w:rsidR="00F87C69">
        <w:t>PRM</w:t>
      </w:r>
      <w:r>
        <w:t xml:space="preserve"> methods</w:t>
      </w:r>
      <w:r w:rsidR="008825FD">
        <w:t xml:space="preserve"> like this</w:t>
      </w:r>
      <w:r>
        <w:t xml:space="preserve"> for instruments from Thermo-S</w:t>
      </w:r>
      <w:r w:rsidR="00A862B0">
        <w:t>cientific, Bruker and SCIEX. For Agilent</w:t>
      </w:r>
      <w:r w:rsidR="001A04FD">
        <w:t xml:space="preserve"> and Waters</w:t>
      </w:r>
      <w:r w:rsidR="00A862B0">
        <w:t xml:space="preserve"> instruments and the Thermo Q Exactive, Skyline can export an Isolation List</w:t>
      </w:r>
      <w:r w:rsidR="001A04FD">
        <w:t>, or the PRM equivalent of a SRM transition list</w:t>
      </w:r>
      <w:r w:rsidR="00A862B0">
        <w:t>.  Before exporting a method for a full-scan instrument, you must</w:t>
      </w:r>
      <w:r>
        <w:t xml:space="preserve"> configure the document for full-scan data analysis.</w:t>
      </w:r>
    </w:p>
    <w:p w14:paraId="3CCF3236" w14:textId="77777777" w:rsidR="0083238A" w:rsidRDefault="0083238A" w:rsidP="007C4D2E">
      <w:r>
        <w:t>To configure the current document for analysis of the Thermo raw files provided with this tutorial, perform the following steps:</w:t>
      </w:r>
    </w:p>
    <w:p w14:paraId="73C6220C" w14:textId="77777777"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14:paraId="13151DCC" w14:textId="77777777" w:rsidR="00BC5953" w:rsidRDefault="00BC5953" w:rsidP="0083238A">
      <w:pPr>
        <w:pStyle w:val="ListParagraph"/>
        <w:numPr>
          <w:ilvl w:val="0"/>
          <w:numId w:val="18"/>
        </w:numPr>
      </w:pPr>
      <w:r>
        <w:t xml:space="preserve">Click the </w:t>
      </w:r>
      <w:r>
        <w:rPr>
          <w:b/>
        </w:rPr>
        <w:t>Full-Scan</w:t>
      </w:r>
      <w:r>
        <w:t xml:space="preserve"> tab.</w:t>
      </w:r>
    </w:p>
    <w:p w14:paraId="2C24E344" w14:textId="77777777"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r w:rsidR="001A04FD">
        <w:t xml:space="preserve"> this</w:t>
      </w:r>
      <w:r w:rsidR="00BC5953">
        <w:t>:</w:t>
      </w:r>
    </w:p>
    <w:p w14:paraId="1E2F7E79" w14:textId="77777777" w:rsidR="00BC5953" w:rsidRDefault="00F0373A" w:rsidP="00BC5953">
      <w:r>
        <w:rPr>
          <w:noProof/>
        </w:rPr>
        <w:lastRenderedPageBreak/>
        <w:drawing>
          <wp:inline distT="0" distB="0" distL="0" distR="0" wp14:anchorId="6E18C610" wp14:editId="47734029">
            <wp:extent cx="3781425" cy="573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734050"/>
                    </a:xfrm>
                    <a:prstGeom prst="rect">
                      <a:avLst/>
                    </a:prstGeom>
                  </pic:spPr>
                </pic:pic>
              </a:graphicData>
            </a:graphic>
          </wp:inline>
        </w:drawing>
      </w:r>
    </w:p>
    <w:p w14:paraId="1F13A879" w14:textId="77777777" w:rsidR="00BC5953" w:rsidRDefault="00597EC1" w:rsidP="00BC5953">
      <w:r>
        <w:t>To extract chromatograms from full-scan data, Skyline needs a little more information.</w:t>
      </w:r>
    </w:p>
    <w:p w14:paraId="5032EC7E" w14:textId="77777777"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14:paraId="4CA78300" w14:textId="77777777" w:rsidR="00597EC1" w:rsidRDefault="00597EC1" w:rsidP="00597EC1">
      <w:pPr>
        <w:pStyle w:val="ListParagraph"/>
        <w:numPr>
          <w:ilvl w:val="0"/>
          <w:numId w:val="19"/>
        </w:numPr>
      </w:pPr>
      <w:r>
        <w:t xml:space="preserve">From the </w:t>
      </w:r>
      <w:r>
        <w:rPr>
          <w:b/>
        </w:rPr>
        <w:t>Precursor mass analyzer</w:t>
      </w:r>
      <w:r>
        <w:t xml:space="preserve"> drop list, choose ‘QIT’.</w:t>
      </w:r>
    </w:p>
    <w:p w14:paraId="5159800C" w14:textId="316AE87E" w:rsidR="00597EC1" w:rsidRDefault="00597EC1" w:rsidP="00597EC1">
      <w:pPr>
        <w:pStyle w:val="ListParagraph"/>
        <w:numPr>
          <w:ilvl w:val="0"/>
          <w:numId w:val="19"/>
        </w:numPr>
      </w:pPr>
      <w:r>
        <w:t xml:space="preserve">For </w:t>
      </w:r>
      <w:r w:rsidRPr="001A04FD">
        <w:rPr>
          <w:b/>
        </w:rPr>
        <w:t>MS/MS filtering</w:t>
      </w:r>
      <w:r>
        <w:t xml:space="preserve"> from the </w:t>
      </w:r>
      <w:r w:rsidR="001A04FD">
        <w:rPr>
          <w:b/>
        </w:rPr>
        <w:t>Acquisition method</w:t>
      </w:r>
      <w:r>
        <w:t xml:space="preserve"> drop list choose ‘</w:t>
      </w:r>
      <w:del w:id="0" w:author="nicksh" w:date="2021-10-28T16:04:00Z">
        <w:r w:rsidR="001A04FD" w:rsidDel="00B222BE">
          <w:delText>Targeted</w:delText>
        </w:r>
        <w:r w:rsidDel="00B222BE">
          <w:delText>’</w:delText>
        </w:r>
      </w:del>
      <w:ins w:id="1" w:author="nicksh" w:date="2021-10-28T16:04:00Z">
        <w:r w:rsidR="00B222BE">
          <w:t>PRM</w:t>
        </w:r>
      </w:ins>
      <w:r>
        <w:t>.</w:t>
      </w:r>
    </w:p>
    <w:p w14:paraId="71923F85" w14:textId="77777777" w:rsidR="00597EC1" w:rsidRDefault="00597EC1" w:rsidP="001A04FD">
      <w:pPr>
        <w:keepNext/>
      </w:pPr>
      <w:r>
        <w:lastRenderedPageBreak/>
        <w:t xml:space="preserve">The </w:t>
      </w:r>
      <w:r>
        <w:rPr>
          <w:b/>
        </w:rPr>
        <w:t>Full-Scan</w:t>
      </w:r>
      <w:r>
        <w:t xml:space="preserve"> tab should now look like</w:t>
      </w:r>
      <w:r w:rsidR="001A04FD">
        <w:t xml:space="preserve"> this</w:t>
      </w:r>
      <w:r>
        <w:t>:</w:t>
      </w:r>
    </w:p>
    <w:p w14:paraId="129BD87D" w14:textId="77777777" w:rsidR="00597EC1" w:rsidRDefault="00F0373A" w:rsidP="00597EC1">
      <w:r>
        <w:rPr>
          <w:noProof/>
        </w:rPr>
        <w:drawing>
          <wp:inline distT="0" distB="0" distL="0" distR="0" wp14:anchorId="2B71318C" wp14:editId="30869ABB">
            <wp:extent cx="3781425" cy="5734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14:paraId="7FCD00F5" w14:textId="77777777" w:rsidR="000E68A8" w:rsidRDefault="000E68A8" w:rsidP="000E68A8">
      <w:r>
        <w:t xml:space="preserve">Note that when both MS1 and MS/MS filtering are enabled, all precursor ion chromatograms will be extracted exclusively from MS1 </w:t>
      </w:r>
      <w:r w:rsidR="001A04FD">
        <w:t>spectra</w:t>
      </w:r>
      <w:r>
        <w:t>, and all fragment ion chromatograms will be extracted exclusively from MS/MS s</w:t>
      </w:r>
      <w:r w:rsidR="001A04FD">
        <w:t>pectra</w:t>
      </w:r>
      <w:r>
        <w:t>.  If you wanted to see how precursor ions show up in the MS/MS scans, you would have to use a document with MS1 filtering disabled.</w:t>
      </w:r>
    </w:p>
    <w:p w14:paraId="76AAB721" w14:textId="77777777" w:rsidR="00BB662F" w:rsidRDefault="00C33974" w:rsidP="000E68A8">
      <w:r>
        <w:t xml:space="preserve">Skyline has defaulted the </w:t>
      </w:r>
      <w:r>
        <w:rPr>
          <w:b/>
        </w:rPr>
        <w:t>Retention time filtering</w:t>
      </w:r>
      <w:r>
        <w:t xml:space="preserve"> setting to </w:t>
      </w:r>
      <w:r>
        <w:rPr>
          <w:b/>
        </w:rPr>
        <w:t>Use only scans within 5 minutes of MS/MS IDs</w:t>
      </w:r>
      <w:r>
        <w:t>, but this setting is highlighted in red.  If you hover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w:t>
      </w:r>
      <w:r w:rsidR="000E68A8">
        <w:lastRenderedPageBreak/>
        <w:t>extracted, Skyline will have to resort to extracting chromatograms</w:t>
      </w:r>
      <w:r w:rsidR="001A04FD">
        <w:t xml:space="preserve"> from all matching MS/MS spectra</w:t>
      </w:r>
      <w:r w:rsidR="000E68A8">
        <w:t>, because it lacks any MS/MS IDs</w:t>
      </w:r>
      <w:r w:rsidR="001A04FD">
        <w:t xml:space="preserve"> with associated retention times</w:t>
      </w:r>
      <w:r w:rsidR="000E68A8">
        <w:t xml:space="preserve">.  You will, however, be importing peptide </w:t>
      </w:r>
      <w:r w:rsidR="00BB662F">
        <w:t xml:space="preserve">search data derived from searching the </w:t>
      </w:r>
      <w:r w:rsidR="007A036B">
        <w:t xml:space="preserve">targeted </w:t>
      </w:r>
      <w:r w:rsidR="00BB662F">
        <w:t>MS/MS s</w:t>
      </w:r>
      <w:r w:rsidR="007A036B">
        <w:t>pectra</w:t>
      </w:r>
      <w:r w:rsidR="00BB662F">
        <w:t xml:space="preserve"> for this experiment</w:t>
      </w:r>
      <w:r w:rsidR="000E68A8">
        <w:t>.  Do the following now to narrow the range of chromatogram extraction even a little more</w:t>
      </w:r>
      <w:r w:rsidR="00BB662F">
        <w:t>:</w:t>
      </w:r>
    </w:p>
    <w:p w14:paraId="0E405E35" w14:textId="77777777" w:rsidR="00BB662F" w:rsidRDefault="00BB662F" w:rsidP="00BB662F">
      <w:pPr>
        <w:pStyle w:val="ListParagraph"/>
        <w:numPr>
          <w:ilvl w:val="0"/>
          <w:numId w:val="36"/>
        </w:numPr>
      </w:pPr>
      <w:r>
        <w:t>Change the extraction range from ‘5’ to ‘2’ minutes.</w:t>
      </w:r>
    </w:p>
    <w:p w14:paraId="566ADC69" w14:textId="77777777" w:rsidR="001740A6" w:rsidRDefault="001740A6" w:rsidP="001740A6">
      <w:r>
        <w:t>This can greatly reduce the size of your Skyline files, speed up import times and improve chromatogram peak picking.</w:t>
      </w:r>
    </w:p>
    <w:p w14:paraId="5C969B15" w14:textId="77777777"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14:paraId="18C866E6" w14:textId="77777777" w:rsidR="002C3661" w:rsidRDefault="00905040" w:rsidP="00905040">
      <w:pPr>
        <w:pStyle w:val="ListParagraph"/>
        <w:numPr>
          <w:ilvl w:val="0"/>
          <w:numId w:val="38"/>
        </w:numPr>
      </w:pPr>
      <w:r>
        <w:t xml:space="preserve">Click the </w:t>
      </w:r>
      <w:r>
        <w:rPr>
          <w:b/>
        </w:rPr>
        <w:t>Library</w:t>
      </w:r>
      <w:r>
        <w:t xml:space="preserve"> tab.</w:t>
      </w:r>
    </w:p>
    <w:p w14:paraId="5B20391B" w14:textId="77777777" w:rsidR="00905040" w:rsidRDefault="002D3DB2" w:rsidP="00905040">
      <w:pPr>
        <w:pStyle w:val="ListParagraph"/>
        <w:numPr>
          <w:ilvl w:val="0"/>
          <w:numId w:val="38"/>
        </w:numPr>
      </w:pPr>
      <w:r>
        <w:t xml:space="preserve">In the </w:t>
      </w:r>
      <w:r>
        <w:rPr>
          <w:b/>
        </w:rPr>
        <w:t>Ion match tolerance</w:t>
      </w:r>
      <w:r>
        <w:t xml:space="preserve"> field, enter ‘0.7’.</w:t>
      </w:r>
    </w:p>
    <w:p w14:paraId="7E3B9972" w14:textId="77777777" w:rsidR="002D3DB2" w:rsidRDefault="002D3DB2" w:rsidP="00105242">
      <w:pPr>
        <w:keepNext/>
      </w:pPr>
      <w:r>
        <w:lastRenderedPageBreak/>
        <w:t xml:space="preserve">The </w:t>
      </w:r>
      <w:r>
        <w:rPr>
          <w:b/>
        </w:rPr>
        <w:t xml:space="preserve">Library </w:t>
      </w:r>
      <w:r>
        <w:t>tab should look like</w:t>
      </w:r>
      <w:r w:rsidR="00105242">
        <w:t xml:space="preserve"> this</w:t>
      </w:r>
      <w:r>
        <w:t>:</w:t>
      </w:r>
    </w:p>
    <w:p w14:paraId="4F7AA60C" w14:textId="77777777" w:rsidR="002D3DB2" w:rsidRPr="002D3DB2" w:rsidRDefault="00F0373A" w:rsidP="002D3DB2">
      <w:r>
        <w:rPr>
          <w:noProof/>
        </w:rPr>
        <w:drawing>
          <wp:inline distT="0" distB="0" distL="0" distR="0" wp14:anchorId="36EACDBA" wp14:editId="68E33195">
            <wp:extent cx="3781425" cy="5734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p w14:paraId="2F40E91C" w14:textId="77777777" w:rsidR="002D3DB2" w:rsidRDefault="002D3DB2" w:rsidP="002D3DB2">
      <w:r>
        <w:t>The library ion match window is now the same as the chromatogram extraction window. This can be a little more complicated with high resolution data, because the chromatogram extraction window will vary with m/z.  In the future, we hope to add a check box to force the two settings to match, but for now values between 0.05 and 0.01 usually work best for high resolution data, depending on the resolving power setting for your MS/MS mass analyzer.</w:t>
      </w:r>
    </w:p>
    <w:p w14:paraId="683BAD56" w14:textId="77777777" w:rsidR="009B2569" w:rsidRDefault="001740A6" w:rsidP="009B2569">
      <w:r>
        <w:t>B</w:t>
      </w:r>
      <w:r w:rsidR="00BB662F">
        <w:t>ecause the MS1</w:t>
      </w:r>
      <w:r w:rsidR="009B2569">
        <w:t xml:space="preserve"> </w:t>
      </w:r>
      <w:r>
        <w:t xml:space="preserve">full-scan </w:t>
      </w:r>
      <w:r w:rsidR="009B2569">
        <w:t xml:space="preserve">settings indicate that the single monoisotopic precursor peak should be extracted from the MS1 scans in the results files, you will want to make sure the document contains transition items for the precursor ions.  </w:t>
      </w:r>
      <w:r w:rsidR="00105242">
        <w:t xml:space="preserve">Skyline should have already added ‘p’ (which stands for precursor) to the </w:t>
      </w:r>
      <w:r w:rsidR="00105242">
        <w:rPr>
          <w:b/>
        </w:rPr>
        <w:t>Ion types</w:t>
      </w:r>
      <w:r w:rsidR="00105242">
        <w:t xml:space="preserve"> field in the </w:t>
      </w:r>
      <w:r w:rsidR="00105242">
        <w:rPr>
          <w:b/>
        </w:rPr>
        <w:t>Filter</w:t>
      </w:r>
      <w:r w:rsidR="00105242">
        <w:t xml:space="preserve"> tab, but check just to make sure</w:t>
      </w:r>
      <w:r w:rsidR="009B2569">
        <w:t>:</w:t>
      </w:r>
    </w:p>
    <w:p w14:paraId="5475B819" w14:textId="77777777" w:rsidR="009B2569" w:rsidRDefault="009B2569" w:rsidP="009B2569">
      <w:pPr>
        <w:pStyle w:val="ListParagraph"/>
        <w:numPr>
          <w:ilvl w:val="0"/>
          <w:numId w:val="20"/>
        </w:numPr>
      </w:pPr>
      <w:r>
        <w:lastRenderedPageBreak/>
        <w:t xml:space="preserve">Click the </w:t>
      </w:r>
      <w:r>
        <w:rPr>
          <w:b/>
        </w:rPr>
        <w:t>Filter</w:t>
      </w:r>
      <w:r>
        <w:t xml:space="preserve"> tab.</w:t>
      </w:r>
    </w:p>
    <w:p w14:paraId="43247A96" w14:textId="77777777" w:rsidR="008957D6" w:rsidRDefault="008957D6" w:rsidP="00B500D5">
      <w:pPr>
        <w:keepNext/>
      </w:pPr>
      <w:r>
        <w:t xml:space="preserve">The </w:t>
      </w:r>
      <w:r>
        <w:rPr>
          <w:b/>
        </w:rPr>
        <w:t>Filter</w:t>
      </w:r>
      <w:r>
        <w:t xml:space="preserve"> tab should now look like</w:t>
      </w:r>
      <w:r w:rsidR="00105242">
        <w:t xml:space="preserve"> this</w:t>
      </w:r>
      <w:r>
        <w:t>:</w:t>
      </w:r>
    </w:p>
    <w:p w14:paraId="697FAEB9" w14:textId="77777777" w:rsidR="008957D6" w:rsidRPr="008957D6" w:rsidRDefault="00B500D5" w:rsidP="008957D6">
      <w:r>
        <w:rPr>
          <w:noProof/>
        </w:rPr>
        <w:drawing>
          <wp:inline distT="0" distB="0" distL="0" distR="0" wp14:anchorId="6EF2193D" wp14:editId="58BF1984">
            <wp:extent cx="3781425" cy="5734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5734050"/>
                    </a:xfrm>
                    <a:prstGeom prst="rect">
                      <a:avLst/>
                    </a:prstGeom>
                  </pic:spPr>
                </pic:pic>
              </a:graphicData>
            </a:graphic>
          </wp:inline>
        </w:drawing>
      </w:r>
    </w:p>
    <w:p w14:paraId="625ECE11" w14:textId="77777777" w:rsidR="008957D6" w:rsidRDefault="008957D6" w:rsidP="008957D6">
      <w:pPr>
        <w:pStyle w:val="ListParagraph"/>
        <w:numPr>
          <w:ilvl w:val="0"/>
          <w:numId w:val="20"/>
        </w:numPr>
      </w:pPr>
      <w:r>
        <w:t xml:space="preserve">Click the </w:t>
      </w:r>
      <w:r>
        <w:rPr>
          <w:b/>
        </w:rPr>
        <w:t>OK</w:t>
      </w:r>
      <w:r>
        <w:t xml:space="preserve"> button.</w:t>
      </w:r>
    </w:p>
    <w:p w14:paraId="6A143A5D" w14:textId="77777777" w:rsidR="008957D6" w:rsidRDefault="008957D6" w:rsidP="008957D6">
      <w:r>
        <w:t>To make sure each peptide precursor item contains a precursor transition, do the following:</w:t>
      </w:r>
    </w:p>
    <w:p w14:paraId="250FF9F9" w14:textId="77777777"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14:paraId="70F5866B" w14:textId="77777777"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14:paraId="1632A338" w14:textId="77777777" w:rsidR="008957D6" w:rsidRDefault="008957D6" w:rsidP="008957D6">
      <w:pPr>
        <w:pStyle w:val="ListParagraph"/>
        <w:numPr>
          <w:ilvl w:val="0"/>
          <w:numId w:val="20"/>
        </w:numPr>
      </w:pPr>
      <w:r>
        <w:lastRenderedPageBreak/>
        <w:t>Hover the mouse cursor over the first precursor ‘582.3190++’, and click the drop-arrow to the right of the label.</w:t>
      </w:r>
    </w:p>
    <w:p w14:paraId="2FAC67FF" w14:textId="77777777" w:rsidR="008957D6" w:rsidRDefault="008957D6" w:rsidP="008957D6">
      <w:pPr>
        <w:pStyle w:val="ListParagraph"/>
        <w:numPr>
          <w:ilvl w:val="0"/>
          <w:numId w:val="20"/>
        </w:numPr>
      </w:pPr>
      <w:r>
        <w:t>Check the precursor transition at the top of the pop-up pick-list that appears.</w:t>
      </w:r>
    </w:p>
    <w:p w14:paraId="041E7483" w14:textId="77777777" w:rsidR="008957D6" w:rsidRDefault="008957D6" w:rsidP="008957D6">
      <w:r>
        <w:t>The form should now look like this:</w:t>
      </w:r>
    </w:p>
    <w:p w14:paraId="1F687506" w14:textId="77777777" w:rsidR="008957D6" w:rsidRDefault="00B500D5" w:rsidP="008957D6">
      <w:r>
        <w:rPr>
          <w:noProof/>
        </w:rPr>
        <w:drawing>
          <wp:inline distT="0" distB="0" distL="0" distR="0" wp14:anchorId="3642CD92" wp14:editId="3BD5341A">
            <wp:extent cx="3906520" cy="21507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6520" cy="2150745"/>
                    </a:xfrm>
                    <a:prstGeom prst="rect">
                      <a:avLst/>
                    </a:prstGeom>
                    <a:noFill/>
                    <a:ln>
                      <a:noFill/>
                    </a:ln>
                  </pic:spPr>
                </pic:pic>
              </a:graphicData>
            </a:graphic>
          </wp:inline>
        </w:drawing>
      </w:r>
    </w:p>
    <w:p w14:paraId="055E19D6" w14:textId="77777777" w:rsidR="008957D6" w:rsidRDefault="008957D6" w:rsidP="008957D6">
      <w:pPr>
        <w:pStyle w:val="ListParagraph"/>
        <w:numPr>
          <w:ilvl w:val="0"/>
          <w:numId w:val="25"/>
        </w:numPr>
      </w:pPr>
      <w:r>
        <w:t>Click the green check button (Enter).</w:t>
      </w:r>
    </w:p>
    <w:p w14:paraId="0611D221" w14:textId="77777777" w:rsidR="008957D6" w:rsidRPr="008957D6" w:rsidRDefault="008957D6" w:rsidP="008957D6">
      <w:r>
        <w:t>Repeat this procedure for each of the 9 other precursors in the document.</w:t>
      </w:r>
      <w:r w:rsidR="00F3796D">
        <w:t xml:space="preserve">  Re-select the first peptide when these changes have been completed.</w:t>
      </w:r>
    </w:p>
    <w:p w14:paraId="74B6F5FB" w14:textId="77777777" w:rsidR="00597EC1" w:rsidRDefault="00597EC1" w:rsidP="00597EC1">
      <w:r>
        <w:t xml:space="preserve">The document is now configured to work with </w:t>
      </w:r>
      <w:r w:rsidR="00105242">
        <w:t>PRM</w:t>
      </w:r>
      <w:r>
        <w:t xml:space="preserve"> data.  You could also now use it to export a </w:t>
      </w:r>
      <w:r w:rsidR="00105242">
        <w:t>PRM</w:t>
      </w:r>
      <w:r>
        <w:t xml:space="preserve"> method for an LTQ instrument.</w:t>
      </w:r>
    </w:p>
    <w:p w14:paraId="2A078EA7" w14:textId="77777777" w:rsidR="00DB6F18" w:rsidRDefault="00105242" w:rsidP="00DB6F18">
      <w:pPr>
        <w:pStyle w:val="Heading1"/>
      </w:pPr>
      <w:r>
        <w:t>PRM</w:t>
      </w:r>
      <w:r w:rsidR="00DB6F18">
        <w:t xml:space="preserve"> Method Export</w:t>
      </w:r>
    </w:p>
    <w:p w14:paraId="7EF868DE" w14:textId="77777777"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14:paraId="1ADC0270" w14:textId="77777777" w:rsidR="00A22F99" w:rsidRDefault="00A22F99" w:rsidP="00DB6F18">
      <w:r>
        <w:t>To export a Thermo LTQ method for the current document, therefore, you would first transfer the document to the instrument control computer for a Thermo LTQ, and then perform the following steps:</w:t>
      </w:r>
    </w:p>
    <w:p w14:paraId="05564AD9" w14:textId="77777777"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14:paraId="5A82173C" w14:textId="77777777"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14:paraId="4BC23FAC" w14:textId="77777777" w:rsidR="000070E0" w:rsidRDefault="000070E0" w:rsidP="000070E0">
      <w:pPr>
        <w:pStyle w:val="ListParagraph"/>
        <w:numPr>
          <w:ilvl w:val="0"/>
          <w:numId w:val="20"/>
        </w:numPr>
      </w:pPr>
      <w:r>
        <w:t xml:space="preserve">Choose </w:t>
      </w:r>
      <w:r>
        <w:rPr>
          <w:b/>
        </w:rPr>
        <w:t>Single method</w:t>
      </w:r>
      <w:r>
        <w:t>.</w:t>
      </w:r>
    </w:p>
    <w:p w14:paraId="76119262" w14:textId="77777777" w:rsidR="000070E0" w:rsidRDefault="000070E0" w:rsidP="000070E0">
      <w:pPr>
        <w:pStyle w:val="ListParagraph"/>
        <w:numPr>
          <w:ilvl w:val="0"/>
          <w:numId w:val="20"/>
        </w:numPr>
      </w:pPr>
      <w:r>
        <w:t xml:space="preserve">In the </w:t>
      </w:r>
      <w:r>
        <w:rPr>
          <w:b/>
        </w:rPr>
        <w:t>Method type</w:t>
      </w:r>
      <w:r>
        <w:t xml:space="preserve"> drop list, choose ‘Standard’.</w:t>
      </w:r>
    </w:p>
    <w:p w14:paraId="1B299ED5" w14:textId="77777777" w:rsidR="000070E0" w:rsidRDefault="000070E0" w:rsidP="000070E0">
      <w:pPr>
        <w:pStyle w:val="ListParagraph"/>
        <w:numPr>
          <w:ilvl w:val="0"/>
          <w:numId w:val="20"/>
        </w:numPr>
      </w:pPr>
      <w:r>
        <w:lastRenderedPageBreak/>
        <w:t xml:space="preserve">Click the </w:t>
      </w:r>
      <w:r>
        <w:rPr>
          <w:b/>
        </w:rPr>
        <w:t>Browse</w:t>
      </w:r>
      <w:r>
        <w:t xml:space="preserve"> button beside the </w:t>
      </w:r>
      <w:r>
        <w:rPr>
          <w:b/>
        </w:rPr>
        <w:t>Template file</w:t>
      </w:r>
      <w:r>
        <w:t xml:space="preserve"> field.</w:t>
      </w:r>
    </w:p>
    <w:p w14:paraId="26BF1424" w14:textId="77777777" w:rsidR="000070E0" w:rsidRDefault="00866FA3" w:rsidP="000070E0">
      <w:pPr>
        <w:pStyle w:val="ListParagraph"/>
        <w:numPr>
          <w:ilvl w:val="0"/>
          <w:numId w:val="20"/>
        </w:numPr>
      </w:pPr>
      <w:r>
        <w:t>If you are doing this on a</w:t>
      </w:r>
      <w:r w:rsidR="00504C09">
        <w:t>n</w:t>
      </w:r>
      <w:r>
        <w:t xml:space="preserve"> LTQ, navigate to a folder containing a template method for your instrument containing a single MS1 scan.</w:t>
      </w:r>
      <w:r>
        <w:br/>
        <w:t>If not, n</w:t>
      </w:r>
      <w:r w:rsidR="000070E0">
        <w:t>avigate to the ‘Low Res’ subfolder in the ‘TargetedMSMS’ folder you created for this tutorial.</w:t>
      </w:r>
    </w:p>
    <w:p w14:paraId="0B747CDA" w14:textId="77777777" w:rsidR="000070E0" w:rsidRDefault="00866FA3" w:rsidP="000070E0">
      <w:pPr>
        <w:pStyle w:val="ListParagraph"/>
        <w:numPr>
          <w:ilvl w:val="0"/>
          <w:numId w:val="20"/>
        </w:numPr>
      </w:pPr>
      <w:r>
        <w:t>If you are doing this on a LTQ, double-click your template method.</w:t>
      </w:r>
      <w:r>
        <w:br/>
        <w:t>If not, d</w:t>
      </w:r>
      <w:r w:rsidR="000070E0">
        <w:t>ouble-click the ‘</w:t>
      </w:r>
      <w:bookmarkStart w:id="2" w:name="_GoBack"/>
      <w:r w:rsidR="000070E0">
        <w:t>Targeted</w:t>
      </w:r>
      <w:bookmarkEnd w:id="2"/>
      <w:r w:rsidR="000070E0">
        <w:t>MSMS_template.meth’ file</w:t>
      </w:r>
      <w:r>
        <w:t xml:space="preserve"> provided with this tutorial</w:t>
      </w:r>
      <w:r w:rsidR="000070E0">
        <w:t>.</w:t>
      </w:r>
    </w:p>
    <w:p w14:paraId="0EE66D86" w14:textId="77777777" w:rsidR="000070E0" w:rsidRDefault="000070E0" w:rsidP="000070E0">
      <w:r>
        <w:t xml:space="preserve">The </w:t>
      </w:r>
      <w:r>
        <w:rPr>
          <w:b/>
        </w:rPr>
        <w:t>Export Method</w:t>
      </w:r>
      <w:r>
        <w:t xml:space="preserve"> form should now look like:</w:t>
      </w:r>
    </w:p>
    <w:p w14:paraId="3904553E" w14:textId="77777777" w:rsidR="000070E0" w:rsidRDefault="002B08DB" w:rsidP="000070E0">
      <w:r>
        <w:rPr>
          <w:noProof/>
        </w:rPr>
        <w:drawing>
          <wp:inline distT="0" distB="0" distL="0" distR="0" wp14:anchorId="7D3CB005" wp14:editId="1C39A335">
            <wp:extent cx="3362325" cy="4324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325" cy="4324350"/>
                    </a:xfrm>
                    <a:prstGeom prst="rect">
                      <a:avLst/>
                    </a:prstGeom>
                  </pic:spPr>
                </pic:pic>
              </a:graphicData>
            </a:graphic>
          </wp:inline>
        </w:drawing>
      </w:r>
    </w:p>
    <w:p w14:paraId="764701C3" w14:textId="77777777" w:rsidR="000070E0" w:rsidRDefault="00866FA3" w:rsidP="00866FA3">
      <w:pPr>
        <w:pStyle w:val="ListParagraph"/>
        <w:numPr>
          <w:ilvl w:val="0"/>
          <w:numId w:val="21"/>
        </w:numPr>
      </w:pPr>
      <w:r>
        <w:t xml:space="preserve">Click the </w:t>
      </w:r>
      <w:r>
        <w:rPr>
          <w:b/>
        </w:rPr>
        <w:t>OK</w:t>
      </w:r>
      <w:r>
        <w:t xml:space="preserve"> button.</w:t>
      </w:r>
    </w:p>
    <w:p w14:paraId="1D1B98AB" w14:textId="77777777"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14:paraId="46BC914B" w14:textId="77777777"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r w:rsidRPr="00866FA3">
        <w:t>TargetedMSMS_BSA_Protea.meth</w:t>
      </w:r>
      <w:r>
        <w:t>’.</w:t>
      </w:r>
    </w:p>
    <w:p w14:paraId="4B1EB46D" w14:textId="77777777" w:rsidR="00866FA3" w:rsidRDefault="00866FA3" w:rsidP="00866FA3">
      <w:pPr>
        <w:pStyle w:val="ListParagraph"/>
        <w:numPr>
          <w:ilvl w:val="0"/>
          <w:numId w:val="21"/>
        </w:numPr>
      </w:pPr>
      <w:r>
        <w:t xml:space="preserve">Click the </w:t>
      </w:r>
      <w:r>
        <w:rPr>
          <w:b/>
        </w:rPr>
        <w:t>Save</w:t>
      </w:r>
      <w:r>
        <w:t xml:space="preserve"> button.</w:t>
      </w:r>
    </w:p>
    <w:p w14:paraId="73FC8CB1" w14:textId="77777777" w:rsidR="00866FA3" w:rsidRDefault="00866FA3" w:rsidP="00866FA3">
      <w:r>
        <w:t>If you actually performed these steps on a Thermo LTQ</w:t>
      </w:r>
      <w:r w:rsidR="00900F31">
        <w:t>, this operation should succeed, and create the new ‘</w:t>
      </w:r>
      <w:r w:rsidR="00900F31" w:rsidRPr="00900F31">
        <w:t>TargetedMSMS_BSA_Protea.meth</w:t>
      </w:r>
      <w:r w:rsidR="00900F31">
        <w:t xml:space="preserve">’ file you specified.  If you double-click on the file, then the LTQ </w:t>
      </w:r>
      <w:r w:rsidR="00C24C5B">
        <w:t>Instrument Setup</w:t>
      </w:r>
      <w:r w:rsidR="00900F31">
        <w:t xml:space="preserve"> software should show you something like this:</w:t>
      </w:r>
    </w:p>
    <w:p w14:paraId="3AAE4D00" w14:textId="77777777" w:rsidR="00C24C5B" w:rsidRDefault="00C24C5B" w:rsidP="00866FA3">
      <w:r>
        <w:rPr>
          <w:noProof/>
        </w:rPr>
        <w:lastRenderedPageBreak/>
        <w:drawing>
          <wp:inline distT="0" distB="0" distL="0" distR="0" wp14:anchorId="6A36F79A" wp14:editId="59C5B67F">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4BCCC5A7" w14:textId="77777777" w:rsidR="00900F31" w:rsidRDefault="00B43AE5" w:rsidP="00866FA3">
      <w:r>
        <w:t>Otherwise, Skyline will show you the following error message:</w:t>
      </w:r>
    </w:p>
    <w:p w14:paraId="09C76A8B" w14:textId="77777777" w:rsidR="00B43AE5" w:rsidRDefault="00B85800" w:rsidP="00866FA3">
      <w:r>
        <w:rPr>
          <w:noProof/>
        </w:rPr>
        <w:drawing>
          <wp:inline distT="0" distB="0" distL="0" distR="0" wp14:anchorId="10F70107" wp14:editId="6EEF29AE">
            <wp:extent cx="3810000" cy="1933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000" cy="1933575"/>
                    </a:xfrm>
                    <a:prstGeom prst="rect">
                      <a:avLst/>
                    </a:prstGeom>
                  </pic:spPr>
                </pic:pic>
              </a:graphicData>
            </a:graphic>
          </wp:inline>
        </w:drawing>
      </w:r>
    </w:p>
    <w:p w14:paraId="424F05ED" w14:textId="77777777" w:rsidR="0097460F" w:rsidRDefault="00B43AE5" w:rsidP="00866FA3">
      <w:r>
        <w:t xml:space="preserve">Simply click the </w:t>
      </w:r>
      <w:r>
        <w:rPr>
          <w:b/>
        </w:rPr>
        <w:t>OK</w:t>
      </w:r>
      <w:r>
        <w:t xml:space="preserve"> button to continue the rest of the tutorial, but remember that similar steps will work for Thermo </w:t>
      </w:r>
      <w:r w:rsidR="00504C09">
        <w:t>Ion Trap and Fusion</w:t>
      </w:r>
      <w:r w:rsidR="00636DA0">
        <w:t xml:space="preserve">, Bruker </w:t>
      </w:r>
      <w:r w:rsidR="00504C09">
        <w:t>Q</w:t>
      </w:r>
      <w:r w:rsidR="00636DA0">
        <w:t>TOF</w:t>
      </w:r>
      <w:r w:rsidR="00504C09">
        <w:t xml:space="preserve"> and </w:t>
      </w:r>
      <w:r>
        <w:t xml:space="preserve">SCIEX </w:t>
      </w:r>
      <w:r w:rsidR="00504C09">
        <w:t>Q</w:t>
      </w:r>
      <w:r>
        <w:t>TOF instrument control computers</w:t>
      </w:r>
      <w:r w:rsidR="0097460F">
        <w:t>.</w:t>
      </w:r>
      <w:r w:rsidR="00636DA0">
        <w:t xml:space="preserve">  Or you can use File &gt; Export &gt; Isolation List for Agilent </w:t>
      </w:r>
      <w:r w:rsidR="00504C09">
        <w:t>Q</w:t>
      </w:r>
      <w:r w:rsidR="00636DA0">
        <w:t>TOF</w:t>
      </w:r>
      <w:r w:rsidR="00504C09">
        <w:t>,</w:t>
      </w:r>
      <w:r w:rsidR="00636DA0">
        <w:t xml:space="preserve"> Thermo Q Exactive</w:t>
      </w:r>
      <w:r w:rsidR="00504C09">
        <w:t>, and Waters QTOF</w:t>
      </w:r>
      <w:r w:rsidR="00636DA0">
        <w:t xml:space="preserve"> instruments.</w:t>
      </w:r>
    </w:p>
    <w:p w14:paraId="6CA32E1C" w14:textId="77777777"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w:t>
      </w:r>
      <w:r>
        <w:lastRenderedPageBreak/>
        <w:t xml:space="preserve">values in this document.  To generate a report containing the precursor </w:t>
      </w:r>
      <w:r w:rsidRPr="0097460F">
        <w:rPr>
          <w:i/>
        </w:rPr>
        <w:t>m/z</w:t>
      </w:r>
      <w:r>
        <w:t xml:space="preserve"> values for this purpose, perform the following steps:</w:t>
      </w:r>
    </w:p>
    <w:p w14:paraId="4B2CE048" w14:textId="77777777"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14:paraId="13A50A98" w14:textId="77777777"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14:paraId="3D9413EE" w14:textId="77777777"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14:paraId="74CD5977" w14:textId="77777777" w:rsidR="00F11930" w:rsidRDefault="00F11930" w:rsidP="00F11930">
      <w:pPr>
        <w:pStyle w:val="ListParagraph"/>
        <w:numPr>
          <w:ilvl w:val="0"/>
          <w:numId w:val="22"/>
        </w:numPr>
      </w:pPr>
      <w:r>
        <w:t xml:space="preserve">In the </w:t>
      </w:r>
      <w:r>
        <w:rPr>
          <w:b/>
        </w:rPr>
        <w:t>Edit Report</w:t>
      </w:r>
      <w:r>
        <w:t xml:space="preserve"> form, add the following fields:</w:t>
      </w:r>
    </w:p>
    <w:p w14:paraId="04EE196E" w14:textId="77777777" w:rsidR="00F11930" w:rsidRDefault="00F11930" w:rsidP="00F11930">
      <w:pPr>
        <w:pStyle w:val="ListParagraph"/>
        <w:numPr>
          <w:ilvl w:val="1"/>
          <w:numId w:val="22"/>
        </w:numPr>
      </w:pPr>
      <w:r>
        <w:t>Protein</w:t>
      </w:r>
      <w:r w:rsidR="00504C09">
        <w:t xml:space="preserve"> </w:t>
      </w:r>
      <w:r>
        <w:t>Name</w:t>
      </w:r>
    </w:p>
    <w:p w14:paraId="3D52335B" w14:textId="77777777" w:rsidR="00F11930" w:rsidRDefault="00F11930" w:rsidP="00F11930">
      <w:pPr>
        <w:pStyle w:val="ListParagraph"/>
        <w:numPr>
          <w:ilvl w:val="1"/>
          <w:numId w:val="22"/>
        </w:numPr>
      </w:pPr>
      <w:r>
        <w:t>Peptides.Precursors.Modified</w:t>
      </w:r>
      <w:r w:rsidR="00504C09">
        <w:t xml:space="preserve"> </w:t>
      </w:r>
      <w:r>
        <w:t>Sequence</w:t>
      </w:r>
    </w:p>
    <w:p w14:paraId="1588EBD9" w14:textId="77777777" w:rsidR="00F11930" w:rsidRDefault="00F11930" w:rsidP="00F11930">
      <w:pPr>
        <w:pStyle w:val="ListParagraph"/>
        <w:numPr>
          <w:ilvl w:val="1"/>
          <w:numId w:val="22"/>
        </w:numPr>
      </w:pPr>
      <w:r>
        <w:t>Peptides.Precursors.Charge</w:t>
      </w:r>
    </w:p>
    <w:p w14:paraId="40CCA9BE" w14:textId="77777777" w:rsidR="00F11930" w:rsidRDefault="00F11930" w:rsidP="00F11930">
      <w:pPr>
        <w:pStyle w:val="ListParagraph"/>
        <w:numPr>
          <w:ilvl w:val="1"/>
          <w:numId w:val="22"/>
        </w:numPr>
      </w:pPr>
      <w:r>
        <w:t>Peptides.Precursors.Mz</w:t>
      </w:r>
    </w:p>
    <w:p w14:paraId="0698A390" w14:textId="77777777" w:rsidR="00F11930" w:rsidRDefault="00F11930" w:rsidP="00504C09">
      <w:pPr>
        <w:keepNext/>
      </w:pPr>
      <w:r>
        <w:t xml:space="preserve">The </w:t>
      </w:r>
      <w:r>
        <w:rPr>
          <w:b/>
        </w:rPr>
        <w:t>Edit Report</w:t>
      </w:r>
      <w:r>
        <w:t xml:space="preserve"> form should now look like</w:t>
      </w:r>
      <w:r w:rsidR="00504C09">
        <w:t xml:space="preserve"> this</w:t>
      </w:r>
      <w:r>
        <w:t>:</w:t>
      </w:r>
    </w:p>
    <w:p w14:paraId="28C76E02" w14:textId="77777777" w:rsidR="00F11930" w:rsidRDefault="00B500D5" w:rsidP="00F11930">
      <w:r>
        <w:rPr>
          <w:noProof/>
        </w:rPr>
        <w:drawing>
          <wp:inline distT="0" distB="0" distL="0" distR="0" wp14:anchorId="681EE4A1" wp14:editId="0435EE67">
            <wp:extent cx="59436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76725"/>
                    </a:xfrm>
                    <a:prstGeom prst="rect">
                      <a:avLst/>
                    </a:prstGeom>
                  </pic:spPr>
                </pic:pic>
              </a:graphicData>
            </a:graphic>
          </wp:inline>
        </w:drawing>
      </w:r>
    </w:p>
    <w:p w14:paraId="05D3FA07" w14:textId="77777777" w:rsidR="00F11930" w:rsidRDefault="00F11930" w:rsidP="00F11930">
      <w:pPr>
        <w:pStyle w:val="ListParagraph"/>
        <w:numPr>
          <w:ilvl w:val="0"/>
          <w:numId w:val="23"/>
        </w:numPr>
      </w:pPr>
      <w:r>
        <w:t xml:space="preserve">Click the </w:t>
      </w:r>
      <w:r>
        <w:rPr>
          <w:b/>
        </w:rPr>
        <w:t>Preview</w:t>
      </w:r>
      <w:r>
        <w:t xml:space="preserve"> button.</w:t>
      </w:r>
    </w:p>
    <w:p w14:paraId="302B93F8" w14:textId="77777777" w:rsidR="00F11930" w:rsidRDefault="00F11930" w:rsidP="00F11930">
      <w:pPr>
        <w:pStyle w:val="ListParagraph"/>
        <w:numPr>
          <w:ilvl w:val="0"/>
          <w:numId w:val="23"/>
        </w:numPr>
      </w:pPr>
      <w:r>
        <w:t xml:space="preserve">In the </w:t>
      </w:r>
      <w:r>
        <w:rPr>
          <w:b/>
        </w:rPr>
        <w:t xml:space="preserve">Preview </w:t>
      </w:r>
      <w:r w:rsidR="001B64F9">
        <w:rPr>
          <w:b/>
        </w:rPr>
        <w:t xml:space="preserve">New </w:t>
      </w:r>
      <w:r>
        <w:rPr>
          <w:b/>
        </w:rPr>
        <w:t>Report</w:t>
      </w:r>
      <w:r>
        <w:t xml:space="preserve"> form, click the ‘Precursor</w:t>
      </w:r>
      <w:r w:rsidR="005B5C08">
        <w:t xml:space="preserve"> </w:t>
      </w:r>
      <w:r>
        <w:t>Mz’ column header.</w:t>
      </w:r>
    </w:p>
    <w:p w14:paraId="12D85821" w14:textId="77777777" w:rsidR="00F11930" w:rsidRDefault="00F11930" w:rsidP="005B5C08">
      <w:pPr>
        <w:keepNext/>
      </w:pPr>
      <w:r>
        <w:lastRenderedPageBreak/>
        <w:t xml:space="preserve">The </w:t>
      </w:r>
      <w:r>
        <w:rPr>
          <w:b/>
        </w:rPr>
        <w:t>Preview Report</w:t>
      </w:r>
      <w:r>
        <w:t xml:space="preserve"> form should now look like this:</w:t>
      </w:r>
    </w:p>
    <w:p w14:paraId="10B9A4F6" w14:textId="77777777" w:rsidR="00F11930" w:rsidRDefault="001B64F9" w:rsidP="00F11930">
      <w:r>
        <w:rPr>
          <w:noProof/>
        </w:rPr>
        <w:drawing>
          <wp:inline distT="0" distB="0" distL="0" distR="0" wp14:anchorId="240786D7" wp14:editId="4FCC9A08">
            <wp:extent cx="4248150" cy="3076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3076575"/>
                    </a:xfrm>
                    <a:prstGeom prst="rect">
                      <a:avLst/>
                    </a:prstGeom>
                  </pic:spPr>
                </pic:pic>
              </a:graphicData>
            </a:graphic>
          </wp:inline>
        </w:drawing>
      </w:r>
    </w:p>
    <w:p w14:paraId="3CFA22F8" w14:textId="77777777" w:rsidR="00F11930" w:rsidRDefault="00F11930" w:rsidP="00F11930">
      <w:r>
        <w:t xml:space="preserve">With the precursor </w:t>
      </w:r>
      <w:r>
        <w:rPr>
          <w:i/>
        </w:rPr>
        <w:t>m/z</w:t>
      </w:r>
      <w:r>
        <w:t xml:space="preserve"> values presented in this form, it should not take long to set up a </w:t>
      </w:r>
      <w:r w:rsidR="001B64F9">
        <w:t>PRM</w:t>
      </w:r>
      <w:r>
        <w:t xml:space="preserve">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w:t>
      </w:r>
      <w:r w:rsidR="001B64F9">
        <w:t>PRM</w:t>
      </w:r>
      <w:r w:rsidR="00636DA0">
        <w:t xml:space="preserve"> experiments are becoming as reliant on scheduled acquisition as SRM, for which the scheduling algorithms in Skyline quickly become invaluable.</w:t>
      </w:r>
    </w:p>
    <w:p w14:paraId="631C675F" w14:textId="77777777" w:rsidR="00946D6A" w:rsidRDefault="00946D6A" w:rsidP="00946D6A">
      <w:pPr>
        <w:pStyle w:val="Heading1"/>
      </w:pPr>
      <w:r>
        <w:t>Importing and Inspecting Full-Scan Data</w:t>
      </w:r>
    </w:p>
    <w:p w14:paraId="53B69B33" w14:textId="77777777" w:rsidR="00B34A79" w:rsidRDefault="00B34A79" w:rsidP="00B34A79">
      <w:r>
        <w:t>To import</w:t>
      </w:r>
      <w:r w:rsidR="001740A6">
        <w:t xml:space="preserve"> both the peptide search results and</w:t>
      </w:r>
      <w:r>
        <w:t xml:space="preserve"> the two raw data files collected on a Thermo LTQ</w:t>
      </w:r>
      <w:r w:rsidR="00A44E60">
        <w:t xml:space="preserve"> </w:t>
      </w:r>
      <w:r>
        <w:t>for this document, perform the following steps:</w:t>
      </w:r>
    </w:p>
    <w:p w14:paraId="1F6CDEC1" w14:textId="77777777" w:rsidR="00B34A79" w:rsidRDefault="00B34A79" w:rsidP="00B34A79">
      <w:pPr>
        <w:pStyle w:val="ListParagraph"/>
        <w:numPr>
          <w:ilvl w:val="0"/>
          <w:numId w:val="24"/>
        </w:numPr>
      </w:pPr>
      <w:r>
        <w:t>Press the Esc key until all forms have been dismissed, and only the Skyline main window remains.</w:t>
      </w:r>
    </w:p>
    <w:p w14:paraId="2EAA42D1" w14:textId="77777777"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14:paraId="54D22850" w14:textId="77777777" w:rsidR="006A5041" w:rsidRDefault="006A5041" w:rsidP="001B64F9">
      <w:pPr>
        <w:keepNext/>
      </w:pPr>
      <w:r>
        <w:lastRenderedPageBreak/>
        <w:t>Skyline presents a wizard form that looks like</w:t>
      </w:r>
      <w:r w:rsidR="001B64F9">
        <w:t xml:space="preserve"> this</w:t>
      </w:r>
      <w:r>
        <w:t>:</w:t>
      </w:r>
    </w:p>
    <w:p w14:paraId="1D615D7B" w14:textId="403FBA88" w:rsidR="006A5041" w:rsidRDefault="00C94B5A" w:rsidP="006A5041">
      <w:r>
        <w:rPr>
          <w:noProof/>
        </w:rPr>
        <w:drawing>
          <wp:inline distT="0" distB="0" distL="0" distR="0" wp14:anchorId="67E3BD0F" wp14:editId="26D8D77F">
            <wp:extent cx="3848100" cy="55149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6"/>
                    <a:stretch>
                      <a:fillRect/>
                    </a:stretch>
                  </pic:blipFill>
                  <pic:spPr>
                    <a:xfrm>
                      <a:off x="0" y="0"/>
                      <a:ext cx="3848100" cy="5514975"/>
                    </a:xfrm>
                    <a:prstGeom prst="rect">
                      <a:avLst/>
                    </a:prstGeom>
                  </pic:spPr>
                </pic:pic>
              </a:graphicData>
            </a:graphic>
          </wp:inline>
        </w:drawing>
      </w:r>
    </w:p>
    <w:p w14:paraId="3B4BF80C" w14:textId="77777777" w:rsidR="006255DC" w:rsidRDefault="006255DC" w:rsidP="006A5041">
      <w:r>
        <w:t>The first page of this form can be used to build a spectral library for your Skyline document.  To do this now, perform the following steps:</w:t>
      </w:r>
    </w:p>
    <w:p w14:paraId="6C77BF52" w14:textId="77777777" w:rsidR="001E30B0" w:rsidRDefault="001B64F9" w:rsidP="00B34A79">
      <w:pPr>
        <w:pStyle w:val="ListParagraph"/>
        <w:numPr>
          <w:ilvl w:val="0"/>
          <w:numId w:val="24"/>
        </w:numPr>
      </w:pPr>
      <w:r>
        <w:t>In</w:t>
      </w:r>
      <w:r w:rsidRPr="001B64F9">
        <w:t xml:space="preserve"> </w:t>
      </w:r>
      <w:r>
        <w:t xml:space="preserve">the </w:t>
      </w:r>
      <w:r>
        <w:rPr>
          <w:b/>
        </w:rPr>
        <w:t>Cut-off score</w:t>
      </w:r>
      <w:r>
        <w:t xml:space="preserve"> field, enter ‘0.99’</w:t>
      </w:r>
      <w:r w:rsidR="001E30B0">
        <w:t>.</w:t>
      </w:r>
    </w:p>
    <w:p w14:paraId="48F39A42" w14:textId="77777777"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14:paraId="4471BE5A" w14:textId="77777777"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14:paraId="5AA05D82" w14:textId="77777777" w:rsidR="00B34A79" w:rsidRDefault="006A5041" w:rsidP="00B34A79">
      <w:pPr>
        <w:pStyle w:val="ListParagraph"/>
        <w:numPr>
          <w:ilvl w:val="0"/>
          <w:numId w:val="24"/>
        </w:numPr>
      </w:pPr>
      <w:r>
        <w:t>Navigate into the ‘search’ subfolder of the ‘Low Res’ folder</w:t>
      </w:r>
      <w:r w:rsidR="00B34A79">
        <w:t>.</w:t>
      </w:r>
    </w:p>
    <w:p w14:paraId="553023C2" w14:textId="77777777" w:rsidR="006A5041" w:rsidRDefault="006A5041" w:rsidP="00B34A79">
      <w:pPr>
        <w:pStyle w:val="ListParagraph"/>
        <w:numPr>
          <w:ilvl w:val="0"/>
          <w:numId w:val="24"/>
        </w:numPr>
      </w:pPr>
      <w:r>
        <w:t xml:space="preserve">Type ‘*.xml’ in the </w:t>
      </w:r>
      <w:r>
        <w:rPr>
          <w:b/>
        </w:rPr>
        <w:t>File name</w:t>
      </w:r>
      <w:r>
        <w:t xml:space="preserve"> field.</w:t>
      </w:r>
    </w:p>
    <w:p w14:paraId="32D8BA05" w14:textId="77777777" w:rsidR="006A5041" w:rsidRDefault="006A5041" w:rsidP="00B34A79">
      <w:pPr>
        <w:pStyle w:val="ListParagraph"/>
        <w:numPr>
          <w:ilvl w:val="0"/>
          <w:numId w:val="24"/>
        </w:numPr>
      </w:pPr>
      <w:r>
        <w:t>Hold the Ctrl key and click on the two files in this folder ending in .perc.xml.</w:t>
      </w:r>
    </w:p>
    <w:p w14:paraId="3F6524EA" w14:textId="77777777"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14:paraId="2645E958" w14:textId="77777777" w:rsidR="001E30B0" w:rsidRDefault="006255DC" w:rsidP="001B64F9">
      <w:pPr>
        <w:keepNext/>
      </w:pPr>
      <w:r>
        <w:lastRenderedPageBreak/>
        <w:t>The form should now look like</w:t>
      </w:r>
      <w:r w:rsidR="001B64F9">
        <w:t xml:space="preserve"> this</w:t>
      </w:r>
      <w:r>
        <w:t>:</w:t>
      </w:r>
    </w:p>
    <w:p w14:paraId="6315A19E" w14:textId="63796AD5" w:rsidR="006255DC" w:rsidRDefault="00C94B5A" w:rsidP="006255DC">
      <w:r>
        <w:rPr>
          <w:noProof/>
        </w:rPr>
        <w:drawing>
          <wp:inline distT="0" distB="0" distL="0" distR="0" wp14:anchorId="44045022" wp14:editId="7483119F">
            <wp:extent cx="3848100" cy="5514975"/>
            <wp:effectExtent l="0" t="0" r="0"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7"/>
                    <a:stretch>
                      <a:fillRect/>
                    </a:stretch>
                  </pic:blipFill>
                  <pic:spPr>
                    <a:xfrm>
                      <a:off x="0" y="0"/>
                      <a:ext cx="3848100" cy="5514975"/>
                    </a:xfrm>
                    <a:prstGeom prst="rect">
                      <a:avLst/>
                    </a:prstGeom>
                  </pic:spPr>
                </pic:pic>
              </a:graphicData>
            </a:graphic>
          </wp:inline>
        </w:drawing>
      </w:r>
    </w:p>
    <w:p w14:paraId="4FE623A2" w14:textId="77777777" w:rsidR="006255DC" w:rsidRDefault="006255DC" w:rsidP="006255DC">
      <w:pPr>
        <w:pStyle w:val="ListParagraph"/>
        <w:numPr>
          <w:ilvl w:val="0"/>
          <w:numId w:val="37"/>
        </w:numPr>
      </w:pPr>
      <w:r>
        <w:t xml:space="preserve">Click the </w:t>
      </w:r>
      <w:r>
        <w:rPr>
          <w:b/>
        </w:rPr>
        <w:t>Next</w:t>
      </w:r>
      <w:r>
        <w:t xml:space="preserve"> button.</w:t>
      </w:r>
    </w:p>
    <w:p w14:paraId="4AF1D3A5" w14:textId="77777777" w:rsidR="006255DC" w:rsidRDefault="006255DC" w:rsidP="006255DC">
      <w:r>
        <w:t xml:space="preserve">Skyline begins building a spectral library from the results of a Sequest/Percolator peptide search performed on the </w:t>
      </w:r>
      <w:r w:rsidR="007A036B">
        <w:t>PRM</w:t>
      </w:r>
      <w:r>
        <w:t xml:space="preserve"> data for this experiment, presenting you with a progress form as it does this.  When Skyline has completed this step, it searches for any raw data files around the peptide search spectrum source files or the Skyline document, and in this case, it finds two matching Thermo raw files.  If it could not find matching data files, you would be asked to locate them.</w:t>
      </w:r>
    </w:p>
    <w:p w14:paraId="3A5139F5" w14:textId="77777777" w:rsidR="006255DC" w:rsidRDefault="006255DC" w:rsidP="001B64F9">
      <w:pPr>
        <w:keepNext/>
      </w:pPr>
      <w:r>
        <w:lastRenderedPageBreak/>
        <w:t>The wizard form should now look like the following, showing you the files Skyline will use for chromatogram extraction:</w:t>
      </w:r>
    </w:p>
    <w:p w14:paraId="59293DC0" w14:textId="77777777" w:rsidR="006255DC" w:rsidRDefault="001B64F9" w:rsidP="006255DC">
      <w:r>
        <w:rPr>
          <w:noProof/>
        </w:rPr>
        <w:drawing>
          <wp:inline distT="0" distB="0" distL="0" distR="0" wp14:anchorId="57818B46" wp14:editId="1FC8E8EE">
            <wp:extent cx="3848100" cy="55149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100" cy="5514975"/>
                    </a:xfrm>
                    <a:prstGeom prst="rect">
                      <a:avLst/>
                    </a:prstGeom>
                  </pic:spPr>
                </pic:pic>
              </a:graphicData>
            </a:graphic>
          </wp:inline>
        </w:drawing>
      </w:r>
    </w:p>
    <w:p w14:paraId="1E32CF1C" w14:textId="77777777" w:rsidR="00800770" w:rsidRDefault="00800770" w:rsidP="00800770">
      <w:pPr>
        <w:pStyle w:val="ListParagraph"/>
        <w:numPr>
          <w:ilvl w:val="0"/>
          <w:numId w:val="37"/>
        </w:numPr>
      </w:pPr>
      <w:r>
        <w:t xml:space="preserve">Click the </w:t>
      </w:r>
      <w:r>
        <w:rPr>
          <w:b/>
        </w:rPr>
        <w:t>Next</w:t>
      </w:r>
      <w:r>
        <w:t xml:space="preserve"> button.</w:t>
      </w:r>
    </w:p>
    <w:p w14:paraId="1E402F47" w14:textId="77777777" w:rsidR="00800770" w:rsidRDefault="00800770" w:rsidP="00800770">
      <w:pPr>
        <w:keepNext/>
      </w:pPr>
      <w:r>
        <w:lastRenderedPageBreak/>
        <w:t>Skyline detects that these long file names have a common prefix and suffix and offers to remove them for you, showing a form like this:</w:t>
      </w:r>
    </w:p>
    <w:p w14:paraId="1F6282EC" w14:textId="77777777" w:rsidR="00800770" w:rsidRDefault="00800770" w:rsidP="00800770">
      <w:r>
        <w:rPr>
          <w:noProof/>
        </w:rPr>
        <w:drawing>
          <wp:inline distT="0" distB="0" distL="0" distR="0" wp14:anchorId="799CA688" wp14:editId="09ADB8D4">
            <wp:extent cx="2886075" cy="4543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6075" cy="4543425"/>
                    </a:xfrm>
                    <a:prstGeom prst="rect">
                      <a:avLst/>
                    </a:prstGeom>
                  </pic:spPr>
                </pic:pic>
              </a:graphicData>
            </a:graphic>
          </wp:inline>
        </w:drawing>
      </w:r>
    </w:p>
    <w:p w14:paraId="21456031" w14:textId="77777777" w:rsidR="00800770" w:rsidRDefault="00800770" w:rsidP="00800770">
      <w:r>
        <w:t>Because Skyline will show these replicate names in graph labels and other UI elements, it is often a good idea to accept these shortened names, as you will do here.</w:t>
      </w:r>
    </w:p>
    <w:p w14:paraId="7D880413" w14:textId="77777777" w:rsidR="00800770" w:rsidRDefault="00800770" w:rsidP="00800770">
      <w:pPr>
        <w:pStyle w:val="ListParagraph"/>
        <w:numPr>
          <w:ilvl w:val="0"/>
          <w:numId w:val="37"/>
        </w:numPr>
      </w:pPr>
      <w:r>
        <w:t xml:space="preserve">Click the </w:t>
      </w:r>
      <w:r>
        <w:rPr>
          <w:b/>
        </w:rPr>
        <w:t>OK</w:t>
      </w:r>
      <w:r>
        <w:t xml:space="preserve"> button.</w:t>
      </w:r>
    </w:p>
    <w:p w14:paraId="661149A8" w14:textId="77777777" w:rsidR="00041558" w:rsidRDefault="00800770" w:rsidP="006255DC">
      <w:r>
        <w:t>Skyline shows several of the transition settings you have already adjusted.</w:t>
      </w:r>
      <w:r w:rsidR="000545EA">
        <w:t xml:space="preserve"> These settings can be useful when you are starting from scratch, as in the</w:t>
      </w:r>
      <w:r w:rsidR="00041558">
        <w:t xml:space="preserve"> </w:t>
      </w:r>
      <w:hyperlink r:id="rId30" w:history="1">
        <w:r w:rsidR="00041558" w:rsidRPr="001B64F9">
          <w:rPr>
            <w:rStyle w:val="Hyperlink"/>
          </w:rPr>
          <w:t>MS1 Full-Scan Filtering tutorial</w:t>
        </w:r>
      </w:hyperlink>
      <w:r w:rsidR="00041558">
        <w:t>,</w:t>
      </w:r>
      <w:r w:rsidR="000545EA">
        <w:t xml:space="preserve"> but you don’t need to change anything further here</w:t>
      </w:r>
      <w:r w:rsidR="00041558">
        <w:t>.</w:t>
      </w:r>
    </w:p>
    <w:p w14:paraId="40439C81" w14:textId="77777777" w:rsidR="00041558" w:rsidRDefault="00041558" w:rsidP="00B34A79">
      <w:pPr>
        <w:pStyle w:val="ListParagraph"/>
        <w:numPr>
          <w:ilvl w:val="0"/>
          <w:numId w:val="24"/>
        </w:numPr>
      </w:pPr>
      <w:r>
        <w:t xml:space="preserve">Click the </w:t>
      </w:r>
      <w:r w:rsidR="000545EA">
        <w:rPr>
          <w:b/>
        </w:rPr>
        <w:t>Next</w:t>
      </w:r>
      <w:r>
        <w:t xml:space="preserve"> button in the wizard form.</w:t>
      </w:r>
    </w:p>
    <w:p w14:paraId="7CD7DEF8" w14:textId="77777777" w:rsidR="000545EA" w:rsidRDefault="000545EA" w:rsidP="000545EA">
      <w:r>
        <w:t>Skyline now shows the full-scan settings, which again you already adjusted for this dataset.</w:t>
      </w:r>
    </w:p>
    <w:p w14:paraId="0091D5B2" w14:textId="77777777" w:rsidR="000545EA" w:rsidRDefault="000545EA" w:rsidP="000545EA">
      <w:pPr>
        <w:pStyle w:val="ListParagraph"/>
        <w:numPr>
          <w:ilvl w:val="0"/>
          <w:numId w:val="24"/>
        </w:numPr>
      </w:pPr>
      <w:r>
        <w:t xml:space="preserve">Click the </w:t>
      </w:r>
      <w:r>
        <w:rPr>
          <w:b/>
        </w:rPr>
        <w:t>Finish</w:t>
      </w:r>
      <w:r>
        <w:t xml:space="preserve"> button.</w:t>
      </w:r>
    </w:p>
    <w:p w14:paraId="75BFBC0B" w14:textId="77777777" w:rsidR="00F74654" w:rsidRDefault="00B34A79" w:rsidP="000545EA">
      <w:pPr>
        <w:keepNext/>
      </w:pPr>
      <w:r>
        <w:lastRenderedPageBreak/>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14:paraId="579DDC8B" w14:textId="77777777" w:rsidR="00041558" w:rsidRDefault="00C63C02" w:rsidP="00B34A79">
      <w:r>
        <w:rPr>
          <w:noProof/>
        </w:rPr>
        <w:drawing>
          <wp:inline distT="0" distB="0" distL="0" distR="0" wp14:anchorId="68985596" wp14:editId="37183AA7">
            <wp:extent cx="5943600" cy="33756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75660"/>
                    </a:xfrm>
                    <a:prstGeom prst="rect">
                      <a:avLst/>
                    </a:prstGeom>
                  </pic:spPr>
                </pic:pic>
              </a:graphicData>
            </a:graphic>
          </wp:inline>
        </w:drawing>
      </w:r>
    </w:p>
    <w:p w14:paraId="5E22B11D" w14:textId="77777777" w:rsidR="00F74654" w:rsidRDefault="00F74654" w:rsidP="00F74654">
      <w:pPr>
        <w:pStyle w:val="Heading1"/>
      </w:pPr>
      <w:r>
        <w:t>Reviewing the Data</w:t>
      </w:r>
    </w:p>
    <w:p w14:paraId="73F17F99" w14:textId="77777777" w:rsidR="00B34A79" w:rsidRDefault="009B2569" w:rsidP="00B34A79">
      <w:r>
        <w:t xml:space="preserve">While the targeted chromatograms are being extracted and analyzed for peaks, you can do the following to prepare for </w:t>
      </w:r>
      <w:r w:rsidR="00F3796D">
        <w:t>viewing the extracted chromatograms:</w:t>
      </w:r>
    </w:p>
    <w:p w14:paraId="12B8F729" w14:textId="77777777"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14:paraId="5CEEACFF" w14:textId="77777777"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4B6F88F4" w14:textId="77777777" w:rsidR="00F3796D" w:rsidRDefault="00605510" w:rsidP="00C63C02">
      <w:pPr>
        <w:keepNext/>
      </w:pPr>
      <w:r>
        <w:lastRenderedPageBreak/>
        <w:t>When the import has completed, the Skyline window should look something like this:</w:t>
      </w:r>
    </w:p>
    <w:p w14:paraId="10E5DC13" w14:textId="77777777" w:rsidR="00605510" w:rsidRDefault="00C63C02" w:rsidP="00F3796D">
      <w:r>
        <w:rPr>
          <w:noProof/>
        </w:rPr>
        <w:drawing>
          <wp:inline distT="0" distB="0" distL="0" distR="0" wp14:anchorId="378EE65F" wp14:editId="00288BDA">
            <wp:extent cx="5943600" cy="3138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8170"/>
                    </a:xfrm>
                    <a:prstGeom prst="rect">
                      <a:avLst/>
                    </a:prstGeom>
                  </pic:spPr>
                </pic:pic>
              </a:graphicData>
            </a:graphic>
          </wp:inline>
        </w:drawing>
      </w:r>
    </w:p>
    <w:p w14:paraId="5D3879CD" w14:textId="77777777"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14:paraId="5AA59074" w14:textId="77777777" w:rsidR="0013291D" w:rsidRPr="0013291D" w:rsidRDefault="0013291D" w:rsidP="00F3796D">
      <w:r>
        <w:t xml:space="preserve">You may note that the </w:t>
      </w:r>
      <w:r w:rsidR="00426CFE">
        <w:t xml:space="preserve">chromatogram </w:t>
      </w:r>
      <w:r>
        <w:t>peak intensities (1.4 x 10</w:t>
      </w:r>
      <w:r>
        <w:rPr>
          <w:vertAlign w:val="superscript"/>
        </w:rPr>
        <w:t>7</w:t>
      </w:r>
      <w:r>
        <w:t xml:space="preserve">) look a lot more similar than you might expect from a 4:1 dilution.  This is because the BSA </w:t>
      </w:r>
      <w:r w:rsidR="005A0BA1">
        <w:t>protein digest</w:t>
      </w:r>
      <w:r>
        <w:t xml:space="preserve"> w</w:t>
      </w:r>
      <w:r w:rsidR="005A0BA1">
        <w:t>as</w:t>
      </w:r>
      <w:r>
        <w:t xml:space="preserve"> used as a constant background in the dilution of the other two proteins in the document.</w:t>
      </w:r>
    </w:p>
    <w:p w14:paraId="1CA389F6" w14:textId="77777777"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14:paraId="48F05159" w14:textId="77777777"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14:paraId="466D98E6" w14:textId="77777777" w:rsidR="003636EC" w:rsidRDefault="003636EC" w:rsidP="00C63C02">
      <w:pPr>
        <w:keepNext/>
      </w:pPr>
      <w:r>
        <w:lastRenderedPageBreak/>
        <w:t>This should cause the chromatogram graphs to look like this:</w:t>
      </w:r>
    </w:p>
    <w:p w14:paraId="758F9A06" w14:textId="77777777" w:rsidR="003636EC" w:rsidRDefault="005A0BA1" w:rsidP="003636EC">
      <w:r>
        <w:rPr>
          <w:noProof/>
        </w:rPr>
        <w:drawing>
          <wp:inline distT="0" distB="0" distL="0" distR="0" wp14:anchorId="2E89ECA8" wp14:editId="7C48C74A">
            <wp:extent cx="4953000" cy="423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4238625"/>
                    </a:xfrm>
                    <a:prstGeom prst="rect">
                      <a:avLst/>
                    </a:prstGeom>
                    <a:noFill/>
                    <a:ln>
                      <a:noFill/>
                    </a:ln>
                  </pic:spPr>
                </pic:pic>
              </a:graphicData>
            </a:graphic>
          </wp:inline>
        </w:drawing>
      </w:r>
    </w:p>
    <w:p w14:paraId="2114DCA8" w14:textId="77777777"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BiblioSpec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14:paraId="3861D1E7" w14:textId="77777777" w:rsidR="00114724" w:rsidRDefault="0081661A" w:rsidP="003636EC">
      <w:r>
        <w:rPr>
          <w:noProof/>
        </w:rPr>
        <w:lastRenderedPageBreak/>
        <w:drawing>
          <wp:inline distT="0" distB="0" distL="0" distR="0" wp14:anchorId="0F125D71" wp14:editId="4E977FC2">
            <wp:extent cx="4867275" cy="4238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14:paraId="1BBE5F97" w14:textId="77777777" w:rsidR="00114724" w:rsidRPr="005B7554" w:rsidRDefault="00114724" w:rsidP="00114724">
      <w:r>
        <w:t>And yet, the search was performed with unspecified cleavage on a FASTA file containing the three expected proteins followed by the entire Uniprot FASTA reversed.</w:t>
      </w:r>
    </w:p>
    <w:p w14:paraId="7165E112" w14:textId="77777777"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14:paraId="6C7858BC" w14:textId="77777777" w:rsidR="0055479B" w:rsidRDefault="0055479B" w:rsidP="0055479B">
      <w:r>
        <w:t>And, since, so many peptide ID annotations can be a bit much when inspecting the chromatogram graphs:</w:t>
      </w:r>
    </w:p>
    <w:p w14:paraId="5FF12566" w14:textId="77777777"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14:paraId="413492B2" w14:textId="77777777"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rPr>
        <w:drawing>
          <wp:inline distT="0" distB="0" distL="0" distR="0" wp14:anchorId="250D08CC" wp14:editId="0017535A">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‘dotp’)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(dotp 0.84)</w:t>
      </w:r>
      <w:r>
        <w:t>’.</w:t>
      </w:r>
      <w:r w:rsidR="00D26616">
        <w:t xml:space="preserve">  The </w:t>
      </w:r>
      <w:r w:rsidR="003A6E70">
        <w:rPr>
          <w:b/>
        </w:rPr>
        <w:t>Targets</w:t>
      </w:r>
      <w:r w:rsidR="00077C24">
        <w:t xml:space="preserve"> view</w:t>
      </w:r>
      <w:r w:rsidR="00D26616">
        <w:t xml:space="preserve"> shows only the dot-product scores for the active replicate, which is ‘20fmol’</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 replicate by either click</w:t>
      </w:r>
      <w:r w:rsidR="00141EDC">
        <w:t xml:space="preserve">ing </w:t>
      </w:r>
      <w:r w:rsidR="00D26616">
        <w:t>on it</w:t>
      </w:r>
      <w:r w:rsidR="00141EDC">
        <w:t>s</w:t>
      </w:r>
      <w:r w:rsidR="00D26616">
        <w:t xml:space="preserve"> chromatogram graph, or by selecting it in the drop list.</w:t>
      </w:r>
    </w:p>
    <w:p w14:paraId="18EC8BEF" w14:textId="77777777" w:rsidR="00077C24" w:rsidRDefault="00077C24" w:rsidP="003636EC">
      <w:r>
        <w:t>To review this information for all replicates at the same time do the following:</w:t>
      </w:r>
    </w:p>
    <w:p w14:paraId="45C11E6D" w14:textId="77777777" w:rsidR="00077C24" w:rsidRDefault="00077C24" w:rsidP="00077C24">
      <w:pPr>
        <w:pStyle w:val="ListParagraph"/>
        <w:numPr>
          <w:ilvl w:val="0"/>
          <w:numId w:val="27"/>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1CB903D5" w14:textId="77777777" w:rsidR="00077C24" w:rsidRDefault="00077C24" w:rsidP="00077C24">
      <w:pPr>
        <w:pStyle w:val="ListParagraph"/>
        <w:numPr>
          <w:ilvl w:val="0"/>
          <w:numId w:val="27"/>
        </w:numPr>
      </w:pPr>
      <w:r>
        <w:t xml:space="preserve">On the </w:t>
      </w:r>
      <w:r>
        <w:rPr>
          <w:b/>
        </w:rPr>
        <w:t>View</w:t>
      </w:r>
      <w:r>
        <w:t xml:space="preserve"> menu, choose </w:t>
      </w:r>
      <w:r>
        <w:rPr>
          <w:b/>
        </w:rPr>
        <w:t>Transitions</w:t>
      </w:r>
      <w:r>
        <w:t xml:space="preserve"> and click </w:t>
      </w:r>
      <w:r>
        <w:rPr>
          <w:b/>
        </w:rPr>
        <w:t>Products</w:t>
      </w:r>
      <w:r>
        <w:t xml:space="preserve"> (Ctrl-Alt-F10).</w:t>
      </w:r>
    </w:p>
    <w:p w14:paraId="00D4B9C1" w14:textId="77777777" w:rsidR="00077C24" w:rsidRDefault="00077C24" w:rsidP="00C8628D">
      <w:pPr>
        <w:keepNext/>
      </w:pPr>
      <w:r>
        <w:t xml:space="preserve">The </w:t>
      </w:r>
      <w:r>
        <w:rPr>
          <w:b/>
        </w:rPr>
        <w:t>Peak Areas</w:t>
      </w:r>
      <w:r>
        <w:t xml:space="preserve"> graph should now look like this:</w:t>
      </w:r>
    </w:p>
    <w:p w14:paraId="7BE6DD81" w14:textId="77777777" w:rsidR="00077C24" w:rsidRDefault="00C8628D" w:rsidP="00077C24">
      <w:r w:rsidRPr="00C8628D">
        <w:rPr>
          <w:noProof/>
        </w:rPr>
        <w:drawing>
          <wp:inline distT="0" distB="0" distL="0" distR="0" wp14:anchorId="19E563FD" wp14:editId="10398E8C">
            <wp:extent cx="553402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62CC8723" w14:textId="77777777" w:rsidR="00077C24" w:rsidRDefault="00077C24" w:rsidP="00077C24">
      <w:r>
        <w:t>But, if it does not, you may still need to perform some of the following steps:</w:t>
      </w:r>
    </w:p>
    <w:p w14:paraId="5B693709"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r>
        <w:rPr>
          <w:b/>
        </w:rPr>
        <w:t>None</w:t>
      </w:r>
      <w:r>
        <w:t>.</w:t>
      </w:r>
    </w:p>
    <w:p w14:paraId="6E712EA1"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14:paraId="0716D8F1" w14:textId="77777777"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14:paraId="128D522C" w14:textId="77777777"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fmol sample and some for the 80 fmol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14:paraId="52961370" w14:textId="77777777" w:rsidR="00AC011B" w:rsidRDefault="002830EF" w:rsidP="006056F2">
      <w:r>
        <w:rPr>
          <w:noProof/>
        </w:rPr>
        <w:lastRenderedPageBreak/>
        <w:drawing>
          <wp:inline distT="0" distB="0" distL="0" distR="0" wp14:anchorId="0B1E4362" wp14:editId="230BC291">
            <wp:extent cx="5153025" cy="3686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3025" cy="3686175"/>
                    </a:xfrm>
                    <a:prstGeom prst="rect">
                      <a:avLst/>
                    </a:prstGeom>
                    <a:noFill/>
                    <a:ln>
                      <a:noFill/>
                    </a:ln>
                  </pic:spPr>
                </pic:pic>
              </a:graphicData>
            </a:graphic>
          </wp:inline>
        </w:drawing>
      </w:r>
    </w:p>
    <w:p w14:paraId="62748507" w14:textId="77777777"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fmol and 20 fmol.  </w:t>
      </w:r>
      <w:r w:rsidR="002D3DB2">
        <w:t xml:space="preserve">To get a better </w:t>
      </w:r>
      <w:r w:rsidR="0055479B">
        <w:t>look at the measurements Skyline has actually made</w:t>
      </w:r>
      <w:r w:rsidR="002D3DB2">
        <w:t>, do the following</w:t>
      </w:r>
      <w:r w:rsidR="006F2EDC">
        <w:t>:</w:t>
      </w:r>
    </w:p>
    <w:p w14:paraId="2B20597A"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All</w:t>
      </w:r>
      <w:r>
        <w:t>.</w:t>
      </w:r>
    </w:p>
    <w:p w14:paraId="1315616F"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14:paraId="36479712" w14:textId="77777777" w:rsidR="00CD38E9" w:rsidRDefault="00CD38E9" w:rsidP="00C8628D">
      <w:pPr>
        <w:keepNext/>
      </w:pPr>
      <w:r>
        <w:lastRenderedPageBreak/>
        <w:t xml:space="preserve">The </w:t>
      </w:r>
      <w:r>
        <w:rPr>
          <w:b/>
        </w:rPr>
        <w:t>Peak Areas</w:t>
      </w:r>
      <w:r>
        <w:t xml:space="preserve"> graph should now look something like:</w:t>
      </w:r>
    </w:p>
    <w:p w14:paraId="737B6CC5" w14:textId="77777777" w:rsidR="00CD38E9" w:rsidRDefault="0077220A" w:rsidP="00CD38E9">
      <w:r w:rsidRPr="0077220A">
        <w:rPr>
          <w:noProof/>
        </w:rPr>
        <w:drawing>
          <wp:inline distT="0" distB="0" distL="0" distR="0" wp14:anchorId="1533EC4B" wp14:editId="03FCC2AE">
            <wp:extent cx="4943475" cy="5695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14:paraId="6108BC99" w14:textId="77777777" w:rsidR="00CD38E9" w:rsidRPr="00CD38E9" w:rsidRDefault="00CD38E9" w:rsidP="00CD38E9">
      <w:r>
        <w:t>The 80 fmol product ions sum to about 3 x 10</w:t>
      </w:r>
      <w:r>
        <w:rPr>
          <w:vertAlign w:val="superscript"/>
        </w:rPr>
        <w:t>6</w:t>
      </w:r>
      <w:r>
        <w:t xml:space="preserve"> and the 20 fmol product ions sum to about 0.7 x 10</w:t>
      </w:r>
      <w:r>
        <w:rPr>
          <w:vertAlign w:val="superscript"/>
        </w:rPr>
        <w:t>6</w:t>
      </w:r>
      <w:r>
        <w:t xml:space="preserve">, which is not far from the expected 4:1 ratio, but for the precursor ions extracted from MS1 scans, the 80 fmol area </w:t>
      </w:r>
      <w:r w:rsidR="0077220A">
        <w:t>is about 8</w:t>
      </w:r>
      <w:r>
        <w:t xml:space="preserve"> x 10</w:t>
      </w:r>
      <w:r>
        <w:rPr>
          <w:vertAlign w:val="superscript"/>
        </w:rPr>
        <w:t>6</w:t>
      </w:r>
      <w:r>
        <w:t xml:space="preserve"> and the 20 fmol area is </w:t>
      </w:r>
      <w:r w:rsidR="0077220A">
        <w:t>about</w:t>
      </w:r>
      <w:r>
        <w:t xml:space="preserve"> </w:t>
      </w:r>
      <w:r w:rsidR="0077220A">
        <w:t>0.9</w:t>
      </w:r>
      <w:r>
        <w:t xml:space="preserve"> x 10</w:t>
      </w:r>
      <w:r>
        <w:rPr>
          <w:vertAlign w:val="superscript"/>
        </w:rPr>
        <w:t>6</w:t>
      </w:r>
      <w:r>
        <w:t xml:space="preserve">, or a </w:t>
      </w:r>
      <w:r w:rsidR="0077220A">
        <w:t>9</w:t>
      </w:r>
      <w:r>
        <w:t>:</w:t>
      </w:r>
      <w:r w:rsidR="0077220A">
        <w:t>1</w:t>
      </w:r>
      <w:r>
        <w:t xml:space="preserve"> ratio.</w:t>
      </w:r>
      <w:r w:rsidR="0055479B">
        <w:t xml:space="preserve">  Turn your attention to the chromatogram graphs to understand the source of the discrepancy.</w:t>
      </w:r>
    </w:p>
    <w:p w14:paraId="27381D50" w14:textId="77777777" w:rsidR="006F2EDC" w:rsidRDefault="00CE26C6" w:rsidP="006056F2">
      <w:r>
        <w:rPr>
          <w:noProof/>
        </w:rPr>
        <w:lastRenderedPageBreak/>
        <w:drawing>
          <wp:inline distT="0" distB="0" distL="0" distR="0" wp14:anchorId="12C540FD" wp14:editId="345AF118">
            <wp:extent cx="5943600" cy="4943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2EC956D6" w14:textId="77777777" w:rsidR="00686A16" w:rsidRPr="00686A16" w:rsidRDefault="00CE26C6" w:rsidP="00A648AD">
      <w:r>
        <w:t>You can see</w:t>
      </w:r>
      <w:r w:rsidR="008C0AE4">
        <w:t xml:space="preserve"> that the product ion chromatograms experience much less noise than the chromatograms extracted from MS1.</w:t>
      </w:r>
      <w:r>
        <w:t xml:space="preserve"> With the background subtraction applied by Skyline, the precursor area for 20 fmol above the background is quite low.</w:t>
      </w:r>
      <w:r w:rsidR="008C0AE4">
        <w:t xml:space="preserve"> Product ion chromatograms from MS/MS are more selective than precursor chromatograms from MS1 at the same resolution</w:t>
      </w:r>
      <w:r>
        <w:t>, and the product ion chromatograms show much less background</w:t>
      </w:r>
      <w:r w:rsidR="008C0AE4">
        <w:t>.</w:t>
      </w:r>
    </w:p>
    <w:p w14:paraId="7D15223C" w14:textId="77777777" w:rsidR="00AC011B" w:rsidRDefault="008C0AE4" w:rsidP="008C0AE4">
      <w:r>
        <w:t xml:space="preserve">If you review all of the last 4 peptides in the document now, </w:t>
      </w:r>
      <w:r w:rsidR="001C04EC">
        <w:t>you can also see that all 4 peptide forms now show about a 4:1 ratio in intensity between the 80 fmol and 20 fmol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14:paraId="2ECF577A" w14:textId="77777777" w:rsidR="003F73F0" w:rsidRDefault="003F73F0" w:rsidP="00451B8B">
      <w:r>
        <w:t>Th</w:t>
      </w:r>
      <w:r w:rsidR="00CE26C6">
        <w:t>ese</w:t>
      </w:r>
      <w:r>
        <w:t xml:space="preserve"> data and other experiments have shown that a low resolution LTQ is a</w:t>
      </w:r>
      <w:r w:rsidR="00CE26C6">
        <w:t>n</w:t>
      </w:r>
      <w:r>
        <w:t xml:space="preserve"> acceptable instrument for performing quantitative experiments using fragment ion chromatograms extracted from MS/MS </w:t>
      </w:r>
      <w:r w:rsidR="00CD51D2">
        <w:t>spectra</w:t>
      </w:r>
      <w:r>
        <w:t>.</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14:paraId="635BAA93" w14:textId="77777777" w:rsidR="00760061" w:rsidRDefault="00760061" w:rsidP="00CD51D2">
      <w:pPr>
        <w:keepNext/>
      </w:pPr>
      <w:r>
        <w:lastRenderedPageBreak/>
        <w:t>You can also do the following to compare the relative ion abundances across replicates:</w:t>
      </w:r>
    </w:p>
    <w:p w14:paraId="4EABBFA3" w14:textId="77777777"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14:paraId="2DE3C22F" w14:textId="77777777"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14:paraId="159D431E" w14:textId="77777777" w:rsidR="00740AE6" w:rsidRDefault="00740AE6" w:rsidP="00740AE6">
      <w:r>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14:paraId="4D2498A9" w14:textId="77777777" w:rsidR="00C75DEC" w:rsidRDefault="00C75DEC" w:rsidP="00C75DEC">
      <w:pPr>
        <w:ind w:firstLine="720"/>
      </w:pPr>
      <w:r>
        <w:t>R.</w:t>
      </w:r>
      <w:r>
        <w:rPr>
          <w:color w:val="000000"/>
        </w:rPr>
        <w:t>IKNLQ</w:t>
      </w:r>
      <w:r>
        <w:rPr>
          <w:b/>
          <w:bCs/>
          <w:color w:val="000000"/>
          <w:u w:val="single"/>
        </w:rPr>
        <w:t>S</w:t>
      </w:r>
      <w:r>
        <w:rPr>
          <w:color w:val="000000"/>
        </w:rPr>
        <w:t>LDPSH</w:t>
      </w:r>
      <w:r w:rsidR="009235C0">
        <w:t>.- [80, 90]</w:t>
      </w:r>
      <w:r w:rsidR="009235C0">
        <w:tab/>
      </w:r>
      <w:r>
        <w:t xml:space="preserve"> </w:t>
      </w:r>
      <w:r>
        <w:tab/>
      </w:r>
      <w:r>
        <w:tab/>
        <w:t>K.HLVDEPQNLIK.Q [401, 411]</w:t>
      </w:r>
    </w:p>
    <w:p w14:paraId="10015F2B" w14:textId="77777777" w:rsidR="00D8515E" w:rsidRDefault="00CE26C6" w:rsidP="000D4180">
      <w:r w:rsidRPr="00CE26C6">
        <w:rPr>
          <w:noProof/>
        </w:rPr>
        <w:drawing>
          <wp:inline distT="0" distB="0" distL="0" distR="0" wp14:anchorId="1FDFEEA0" wp14:editId="6CD23FD9">
            <wp:extent cx="2926080" cy="3371475"/>
            <wp:effectExtent l="0" t="0" r="762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3371475"/>
                    </a:xfrm>
                    <a:prstGeom prst="rect">
                      <a:avLst/>
                    </a:prstGeom>
                    <a:noFill/>
                    <a:ln>
                      <a:noFill/>
                    </a:ln>
                  </pic:spPr>
                </pic:pic>
              </a:graphicData>
            </a:graphic>
          </wp:inline>
        </w:drawing>
      </w:r>
      <w:r w:rsidR="00C75DEC" w:rsidRPr="00C75DEC">
        <w:t xml:space="preserve"> </w:t>
      </w:r>
      <w:r w:rsidRPr="00CE26C6">
        <w:rPr>
          <w:noProof/>
        </w:rPr>
        <w:drawing>
          <wp:inline distT="0" distB="0" distL="0" distR="0" wp14:anchorId="58E84BDC" wp14:editId="62B323A4">
            <wp:extent cx="2926080" cy="337147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26080" cy="3371476"/>
                    </a:xfrm>
                    <a:prstGeom prst="rect">
                      <a:avLst/>
                    </a:prstGeom>
                    <a:noFill/>
                    <a:ln>
                      <a:noFill/>
                    </a:ln>
                  </pic:spPr>
                </pic:pic>
              </a:graphicData>
            </a:graphic>
          </wp:inline>
        </w:drawing>
      </w:r>
    </w:p>
    <w:p w14:paraId="1FACAAF2" w14:textId="77777777" w:rsidR="00800CBE" w:rsidRDefault="00800CBE" w:rsidP="00800CBE">
      <w:pPr>
        <w:pStyle w:val="Heading1"/>
      </w:pPr>
      <w:r>
        <w:t>Working with High-Resolution Mass Spectra</w:t>
      </w:r>
    </w:p>
    <w:p w14:paraId="3E26D3D7" w14:textId="77777777"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w:t>
      </w:r>
      <w:r w:rsidR="00CD51D2">
        <w:t xml:space="preserve">spectrum </w:t>
      </w:r>
      <w:r w:rsidR="000B144C">
        <w:t xml:space="preserve">peaks in the high-resolution </w:t>
      </w:r>
      <w:r w:rsidR="00CD51D2">
        <w:t>spectra</w:t>
      </w:r>
      <w:r w:rsidR="000B144C">
        <w:t xml:space="preserve"> have been centroided, though Skyline full-scan filtering works with profile s</w:t>
      </w:r>
      <w:r w:rsidR="00CD51D2">
        <w:t>pectra</w:t>
      </w:r>
      <w:r w:rsidR="000B144C">
        <w:t>.</w:t>
      </w:r>
      <w:r w:rsidR="00CD51D2">
        <w:t xml:space="preserve"> Because we have found that Skyline does quite well with vendor centroided spectra, there is now an option to force the use of centroided spectra even when profile spectra are available.</w:t>
      </w:r>
    </w:p>
    <w:p w14:paraId="7299B558" w14:textId="77777777" w:rsidR="00613191" w:rsidRDefault="00613191" w:rsidP="00800CBE">
      <w:r>
        <w:t>To begin working with this Q-TOF data, save the file you have been working on, and open the ‘BSA_Agilent.sky’ file in the ‘TOF’ subfolder of the tutorial folder you created.</w:t>
      </w:r>
    </w:p>
    <w:p w14:paraId="0DCEF3CC" w14:textId="77777777" w:rsidR="00F0159F" w:rsidRDefault="00F0159F" w:rsidP="00F0159F">
      <w:pPr>
        <w:pStyle w:val="Heading1"/>
      </w:pPr>
      <w:r>
        <w:lastRenderedPageBreak/>
        <w:t xml:space="preserve">Configuring a Skyline Document for High-Resolution </w:t>
      </w:r>
      <w:r w:rsidR="00366FFD">
        <w:t>PRM</w:t>
      </w:r>
    </w:p>
    <w:p w14:paraId="576B9247" w14:textId="77777777"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w:t>
      </w:r>
      <w:r w:rsidR="00366FFD">
        <w:t>TOF mass spectrometer</w:t>
      </w:r>
      <w:r w:rsidR="00CF2A82">
        <w:t xml:space="preserve"> data files included with this tutorial, you will get the following error message:</w:t>
      </w:r>
    </w:p>
    <w:p w14:paraId="54D79E56" w14:textId="77777777" w:rsidR="00CF2A82" w:rsidRDefault="00190EB4" w:rsidP="00F0159F">
      <w:r>
        <w:rPr>
          <w:noProof/>
        </w:rPr>
        <w:drawing>
          <wp:inline distT="0" distB="0" distL="0" distR="0" wp14:anchorId="0D6B39ED" wp14:editId="6599E96D">
            <wp:extent cx="4914900" cy="398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4900" cy="3981450"/>
                    </a:xfrm>
                    <a:prstGeom prst="rect">
                      <a:avLst/>
                    </a:prstGeom>
                  </pic:spPr>
                </pic:pic>
              </a:graphicData>
            </a:graphic>
          </wp:inline>
        </w:drawing>
      </w:r>
    </w:p>
    <w:p w14:paraId="6EE21C56" w14:textId="77777777" w:rsidR="00366FFD" w:rsidRDefault="00CF2A82" w:rsidP="00F0159F">
      <w:r>
        <w:t>If you actually tried this, get the document back to its original state</w:t>
      </w:r>
      <w:r w:rsidR="00366FFD">
        <w:t xml:space="preserve"> by doing the following:</w:t>
      </w:r>
    </w:p>
    <w:p w14:paraId="7365F9F0" w14:textId="77777777" w:rsidR="00CF2A82" w:rsidRDefault="00366FFD" w:rsidP="00366FFD">
      <w:pPr>
        <w:pStyle w:val="ListParagraph"/>
        <w:numPr>
          <w:ilvl w:val="0"/>
          <w:numId w:val="45"/>
        </w:numPr>
      </w:pPr>
      <w:r>
        <w:t xml:space="preserve">Click the </w:t>
      </w:r>
      <w:r>
        <w:rPr>
          <w:b/>
        </w:rPr>
        <w:t>Close</w:t>
      </w:r>
      <w:r>
        <w:t xml:space="preserve"> button</w:t>
      </w:r>
      <w:r w:rsidR="00CF2A82">
        <w:t>.</w:t>
      </w:r>
    </w:p>
    <w:p w14:paraId="2A325F34" w14:textId="77777777" w:rsidR="00366FFD" w:rsidRDefault="00366FFD" w:rsidP="00366FFD">
      <w:pPr>
        <w:pStyle w:val="ListParagraph"/>
        <w:numPr>
          <w:ilvl w:val="0"/>
          <w:numId w:val="45"/>
        </w:numPr>
      </w:pPr>
      <w:r>
        <w:t xml:space="preserve">On the </w:t>
      </w:r>
      <w:r>
        <w:rPr>
          <w:b/>
        </w:rPr>
        <w:t>Edit</w:t>
      </w:r>
      <w:r>
        <w:t xml:space="preserve"> menu, click </w:t>
      </w:r>
      <w:r>
        <w:rPr>
          <w:b/>
        </w:rPr>
        <w:t>Undo</w:t>
      </w:r>
      <w:r>
        <w:t xml:space="preserve"> (Ctrl-Z).</w:t>
      </w:r>
    </w:p>
    <w:p w14:paraId="697B20D6" w14:textId="77777777" w:rsidR="00CF2A82" w:rsidRDefault="00CF2A82" w:rsidP="00F0159F">
      <w:r>
        <w:t xml:space="preserve">You can adjust the document settings to make them compatible with </w:t>
      </w:r>
      <w:r w:rsidR="00864129">
        <w:t xml:space="preserve">the </w:t>
      </w:r>
      <w:r w:rsidR="00366FFD">
        <w:t>PRM</w:t>
      </w:r>
      <w:r w:rsidR="00864129">
        <w:t xml:space="preserve"> experiment captured in </w:t>
      </w:r>
      <w:r>
        <w:t>the tutorial data files by doing the following:</w:t>
      </w:r>
    </w:p>
    <w:p w14:paraId="33A78E81" w14:textId="77777777"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14:paraId="3E12BFC2" w14:textId="77777777" w:rsidR="00E63779" w:rsidRDefault="00E63779" w:rsidP="00CF2A82">
      <w:pPr>
        <w:pStyle w:val="ListParagraph"/>
        <w:numPr>
          <w:ilvl w:val="0"/>
          <w:numId w:val="30"/>
        </w:numPr>
      </w:pPr>
      <w:r>
        <w:t xml:space="preserve">Click the </w:t>
      </w:r>
      <w:r>
        <w:rPr>
          <w:b/>
        </w:rPr>
        <w:t>Full-Scan</w:t>
      </w:r>
      <w:r>
        <w:t xml:space="preserve"> tab.</w:t>
      </w:r>
    </w:p>
    <w:p w14:paraId="70534798" w14:textId="77777777" w:rsidR="005B1DD1" w:rsidRDefault="005B1DD1" w:rsidP="00E63779">
      <w:pPr>
        <w:pStyle w:val="ListParagraph"/>
        <w:numPr>
          <w:ilvl w:val="0"/>
          <w:numId w:val="30"/>
        </w:numPr>
      </w:pPr>
      <w:r>
        <w:t>For MS1 filtering:</w:t>
      </w:r>
    </w:p>
    <w:p w14:paraId="45EE956B" w14:textId="77777777"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w:t>
      </w:r>
      <w:r w:rsidR="006002D9">
        <w:t>down</w:t>
      </w:r>
      <w:r w:rsidR="00E63779">
        <w:t xml:space="preserve"> list, choose ‘Count’.</w:t>
      </w:r>
    </w:p>
    <w:p w14:paraId="6CE705CE" w14:textId="77777777" w:rsidR="005B1DD1" w:rsidRDefault="005B1DD1" w:rsidP="005B1DD1">
      <w:pPr>
        <w:pStyle w:val="ListParagraph"/>
        <w:numPr>
          <w:ilvl w:val="1"/>
          <w:numId w:val="30"/>
        </w:numPr>
      </w:pPr>
      <w:r>
        <w:t xml:space="preserve">In the </w:t>
      </w:r>
      <w:r>
        <w:rPr>
          <w:b/>
        </w:rPr>
        <w:t>Peaks</w:t>
      </w:r>
      <w:r>
        <w:t xml:space="preserve"> field, enter ‘3’.</w:t>
      </w:r>
    </w:p>
    <w:p w14:paraId="75D6AB2A" w14:textId="77777777" w:rsidR="006002D9" w:rsidRDefault="006002D9" w:rsidP="005B1DD1">
      <w:pPr>
        <w:pStyle w:val="ListParagraph"/>
        <w:numPr>
          <w:ilvl w:val="1"/>
          <w:numId w:val="30"/>
        </w:numPr>
      </w:pPr>
      <w:r>
        <w:t xml:space="preserve">From the </w:t>
      </w:r>
      <w:r>
        <w:rPr>
          <w:b/>
        </w:rPr>
        <w:t>Precursor mass analyzer</w:t>
      </w:r>
      <w:r>
        <w:t xml:space="preserve"> dropdown list, choose ‘Centroided’.</w:t>
      </w:r>
    </w:p>
    <w:p w14:paraId="477169DC" w14:textId="77777777" w:rsidR="006002D9" w:rsidRDefault="006002D9" w:rsidP="005B1DD1">
      <w:pPr>
        <w:pStyle w:val="ListParagraph"/>
        <w:numPr>
          <w:ilvl w:val="1"/>
          <w:numId w:val="30"/>
        </w:numPr>
      </w:pPr>
      <w:r>
        <w:t xml:space="preserve">In the </w:t>
      </w:r>
      <w:r>
        <w:rPr>
          <w:b/>
        </w:rPr>
        <w:t>Mass error</w:t>
      </w:r>
      <w:r>
        <w:t xml:space="preserve"> field, enter ’20’ ppm.</w:t>
      </w:r>
    </w:p>
    <w:p w14:paraId="64F703A6" w14:textId="77777777" w:rsidR="006002D9" w:rsidRDefault="00E63779" w:rsidP="00E63779">
      <w:pPr>
        <w:pStyle w:val="ListParagraph"/>
        <w:numPr>
          <w:ilvl w:val="0"/>
          <w:numId w:val="30"/>
        </w:numPr>
      </w:pPr>
      <w:r>
        <w:lastRenderedPageBreak/>
        <w:t>For MS/MS filtering:</w:t>
      </w:r>
    </w:p>
    <w:p w14:paraId="7353D244" w14:textId="3FDA97F1" w:rsidR="00E63779" w:rsidRDefault="006002D9" w:rsidP="006002D9">
      <w:pPr>
        <w:pStyle w:val="ListParagraph"/>
        <w:numPr>
          <w:ilvl w:val="1"/>
          <w:numId w:val="30"/>
        </w:numPr>
      </w:pPr>
      <w:r>
        <w:t>F</w:t>
      </w:r>
      <w:r w:rsidR="00E63779">
        <w:t xml:space="preserve">rom the </w:t>
      </w:r>
      <w:r w:rsidR="00FC5DF3">
        <w:rPr>
          <w:b/>
        </w:rPr>
        <w:t>Acquisition method</w:t>
      </w:r>
      <w:r w:rsidR="00E63779">
        <w:t xml:space="preserve"> drop list choose ‘</w:t>
      </w:r>
      <w:del w:id="3" w:author="nicksh" w:date="2021-10-28T16:04:00Z">
        <w:r w:rsidR="00FC5DF3" w:rsidDel="00B222BE">
          <w:delText>Targeted</w:delText>
        </w:r>
        <w:r w:rsidR="00E63779" w:rsidDel="00B222BE">
          <w:delText>’</w:delText>
        </w:r>
      </w:del>
      <w:ins w:id="4" w:author="nicksh" w:date="2021-10-28T16:04:00Z">
        <w:r w:rsidR="00B222BE">
          <w:t>PRM</w:t>
        </w:r>
      </w:ins>
      <w:r w:rsidR="00E63779">
        <w:t>.</w:t>
      </w:r>
    </w:p>
    <w:p w14:paraId="71B6682C" w14:textId="77777777" w:rsidR="00E63779" w:rsidRDefault="00E63779" w:rsidP="006002D9">
      <w:pPr>
        <w:pStyle w:val="ListParagraph"/>
        <w:numPr>
          <w:ilvl w:val="1"/>
          <w:numId w:val="30"/>
        </w:numPr>
      </w:pPr>
      <w:r>
        <w:t xml:space="preserve">From the </w:t>
      </w:r>
      <w:r>
        <w:rPr>
          <w:b/>
        </w:rPr>
        <w:t>Product mass analyzer</w:t>
      </w:r>
      <w:r>
        <w:t xml:space="preserve"> drop list choose ‘</w:t>
      </w:r>
      <w:r w:rsidR="006002D9">
        <w:t>Centroided</w:t>
      </w:r>
      <w:r>
        <w:t>’.</w:t>
      </w:r>
    </w:p>
    <w:p w14:paraId="7DC7485B" w14:textId="77777777" w:rsidR="006002D9" w:rsidRDefault="006002D9" w:rsidP="006002D9">
      <w:pPr>
        <w:pStyle w:val="ListParagraph"/>
        <w:numPr>
          <w:ilvl w:val="1"/>
          <w:numId w:val="30"/>
        </w:numPr>
      </w:pPr>
      <w:r>
        <w:t xml:space="preserve">In the </w:t>
      </w:r>
      <w:r>
        <w:rPr>
          <w:b/>
        </w:rPr>
        <w:t>Mass error</w:t>
      </w:r>
      <w:r>
        <w:t xml:space="preserve"> field, enter ‘20’ ppm.</w:t>
      </w:r>
    </w:p>
    <w:p w14:paraId="612FCC4F" w14:textId="77777777" w:rsidR="00E63779" w:rsidRDefault="00E63779" w:rsidP="00E63779">
      <w:r>
        <w:t xml:space="preserve">The </w:t>
      </w:r>
      <w:r w:rsidRPr="00E63779">
        <w:rPr>
          <w:b/>
        </w:rPr>
        <w:t>Full-Scan</w:t>
      </w:r>
      <w:r>
        <w:t xml:space="preserve"> tab should now look like</w:t>
      </w:r>
      <w:r w:rsidR="00FC5DF3">
        <w:t xml:space="preserve"> this</w:t>
      </w:r>
      <w:r>
        <w:t>:</w:t>
      </w:r>
    </w:p>
    <w:p w14:paraId="01BDD948" w14:textId="77777777" w:rsidR="00E63779" w:rsidRDefault="00190EB4" w:rsidP="00E63779">
      <w:r>
        <w:rPr>
          <w:noProof/>
        </w:rPr>
        <w:drawing>
          <wp:inline distT="0" distB="0" distL="0" distR="0" wp14:anchorId="5C9CDA81" wp14:editId="087773E3">
            <wp:extent cx="3781425" cy="573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1425" cy="5734050"/>
                    </a:xfrm>
                    <a:prstGeom prst="rect">
                      <a:avLst/>
                    </a:prstGeom>
                  </pic:spPr>
                </pic:pic>
              </a:graphicData>
            </a:graphic>
          </wp:inline>
        </w:drawing>
      </w:r>
    </w:p>
    <w:p w14:paraId="6B4545D1" w14:textId="77777777" w:rsidR="00E72868" w:rsidRDefault="00E72868" w:rsidP="00E63779">
      <w:r>
        <w:t xml:space="preserve">For this data set, there are no peptide search results </w:t>
      </w:r>
      <w:r w:rsidR="00B01A42">
        <w:t>from which to get MS/MS IDs, which is why this option appears in red</w:t>
      </w:r>
      <w:r>
        <w:t>.  Nor do you have any way of predicting the retention time at which the peptides will elute prior to importing any data.  If you leave the settings as they are</w:t>
      </w:r>
      <w:r w:rsidR="00EF745B">
        <w:t>,</w:t>
      </w:r>
      <w:r>
        <w:t xml:space="preserve"> Skyline will extract </w:t>
      </w:r>
      <w:r w:rsidR="00190EB4">
        <w:t>from all matching scans</w:t>
      </w:r>
      <w:r>
        <w:t>, because of the lack of MS/MS IDs.  You can also choose this explicitly by doing the following:</w:t>
      </w:r>
    </w:p>
    <w:p w14:paraId="5B9458A4" w14:textId="77777777" w:rsidR="00E72868" w:rsidRDefault="00E72868" w:rsidP="00E72868">
      <w:pPr>
        <w:pStyle w:val="ListParagraph"/>
        <w:numPr>
          <w:ilvl w:val="0"/>
          <w:numId w:val="44"/>
        </w:numPr>
      </w:pPr>
      <w:r>
        <w:lastRenderedPageBreak/>
        <w:t xml:space="preserve">Click the </w:t>
      </w:r>
      <w:r>
        <w:rPr>
          <w:b/>
        </w:rPr>
        <w:t>Include all matching scans</w:t>
      </w:r>
      <w:r>
        <w:t xml:space="preserve"> option for </w:t>
      </w:r>
      <w:r>
        <w:rPr>
          <w:b/>
        </w:rPr>
        <w:t>Retention time filtering</w:t>
      </w:r>
      <w:r>
        <w:t>.</w:t>
      </w:r>
    </w:p>
    <w:p w14:paraId="651963C4" w14:textId="77777777" w:rsidR="00EF745B" w:rsidRDefault="00EF745B" w:rsidP="00EF745B">
      <w:r>
        <w:t>Skyline also shows this option in red, and if you hover the mouse cursor over the red text, you will see the tip ‘</w:t>
      </w:r>
      <w:r w:rsidR="00FA5BB0">
        <w:t xml:space="preserve">Full gradient chromatograms will take longer to import, consume more disk space, and may make peak picking less effective.’  </w:t>
      </w:r>
      <w:r w:rsidR="006B6D27">
        <w:t>In this case, however, the data were acquired with a scheduled PRM method, and Skyline will automatically adjust the length of the chromatograms to only the time range where MS/MS spectra were acquired, despite the fact that MS1 spectra were acquired over the full gradient</w:t>
      </w:r>
      <w:r w:rsidR="00FA5BB0">
        <w:t>.</w:t>
      </w:r>
    </w:p>
    <w:p w14:paraId="1A154E64" w14:textId="77777777" w:rsidR="001C473D" w:rsidRDefault="001C473D" w:rsidP="001C473D">
      <w:pPr>
        <w:pStyle w:val="ListParagraph"/>
        <w:numPr>
          <w:ilvl w:val="0"/>
          <w:numId w:val="20"/>
        </w:numPr>
      </w:pPr>
      <w:r>
        <w:t xml:space="preserve">Click the </w:t>
      </w:r>
      <w:r>
        <w:rPr>
          <w:b/>
        </w:rPr>
        <w:t>OK</w:t>
      </w:r>
      <w:r>
        <w:t xml:space="preserve"> button.</w:t>
      </w:r>
    </w:p>
    <w:p w14:paraId="3E6D134B" w14:textId="77777777" w:rsidR="001C473D" w:rsidRDefault="001C473D" w:rsidP="001C473D">
      <w:r>
        <w:t>To make sure each peptide precursor item now contains precursor transitions, do the following:</w:t>
      </w:r>
    </w:p>
    <w:p w14:paraId="7989EA3A" w14:textId="77777777"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14:paraId="3AEBA5F0" w14:textId="77777777" w:rsidR="001F7DCD" w:rsidRDefault="001F7DCD" w:rsidP="001F7DCD">
      <w:r>
        <w:t>In this case, you will see that all peptides now contain 3 precursor transitions (M, M+1 and M+2)</w:t>
      </w:r>
      <w:r w:rsidR="00AC389E">
        <w:t xml:space="preserve">, which is only possible with high-resolution MS1 scans.  </w:t>
      </w:r>
      <w:r w:rsidR="008713A6">
        <w:t xml:space="preserve">The transitions in the </w:t>
      </w:r>
      <w:r w:rsidR="008713A6">
        <w:rPr>
          <w:b/>
        </w:rPr>
        <w:t>Targets</w:t>
      </w:r>
      <w:r w:rsidR="008713A6">
        <w:t xml:space="preserve"> view</w:t>
      </w:r>
      <w:r w:rsidR="00CF1FC4">
        <w:t xml:space="preserve"> should look something like</w:t>
      </w:r>
      <w:r w:rsidR="008713A6">
        <w:t xml:space="preserve"> this</w:t>
      </w:r>
      <w:r>
        <w:t>:</w:t>
      </w:r>
    </w:p>
    <w:p w14:paraId="7D49AD31" w14:textId="77777777" w:rsidR="001F7DCD" w:rsidRDefault="001B282C" w:rsidP="001F7DCD">
      <w:r>
        <w:rPr>
          <w:noProof/>
        </w:rPr>
        <w:drawing>
          <wp:inline distT="0" distB="0" distL="0" distR="0" wp14:anchorId="69A589F4" wp14:editId="0EAA4237">
            <wp:extent cx="2733675" cy="182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3675" cy="1828800"/>
                    </a:xfrm>
                    <a:prstGeom prst="rect">
                      <a:avLst/>
                    </a:prstGeom>
                    <a:noFill/>
                    <a:ln>
                      <a:noFill/>
                    </a:ln>
                  </pic:spPr>
                </pic:pic>
              </a:graphicData>
            </a:graphic>
          </wp:inline>
        </w:drawing>
      </w:r>
    </w:p>
    <w:p w14:paraId="0E863C2C" w14:textId="77777777" w:rsidR="00AC389E" w:rsidRPr="003B1B83" w:rsidRDefault="00AC389E" w:rsidP="001F7DCD">
      <w:r>
        <w:t xml:space="preserve">The </w:t>
      </w:r>
      <w:r w:rsidR="00C3219F">
        <w:t xml:space="preserve">precursor </w:t>
      </w:r>
      <w:r>
        <w:t xml:space="preserve">transitions </w:t>
      </w:r>
      <w:r w:rsidR="00C3219F">
        <w:t>were</w:t>
      </w:r>
      <w:r>
        <w:t xml:space="preserve"> added automatically, because none of the peptides have been edited manually, leaving them in auto-select mode. </w:t>
      </w:r>
      <w:r w:rsidR="003B1B83">
        <w:t xml:space="preserve">Again, Skyline automatically added the ‘p’ ion type in the </w:t>
      </w:r>
      <w:r w:rsidR="003B1B83">
        <w:rPr>
          <w:b/>
        </w:rPr>
        <w:t>Filter</w:t>
      </w:r>
      <w:r w:rsidR="003B1B83">
        <w:t xml:space="preserve"> tab because you chose MS1 filtering.</w:t>
      </w:r>
    </w:p>
    <w:p w14:paraId="4EBF11C4" w14:textId="77777777" w:rsidR="001F7DCD" w:rsidRDefault="001F7DCD" w:rsidP="001F7DCD">
      <w:r>
        <w:t>You can also see that Skyline is using orthogonal rankings to rank the precursor isotope peaks (irank) and the product ion peaks (rank).  The precursor isotope peaks are ranked according to the expected isotope distribution.  While the product ion peaks are ranked separately by their relative intensities in the matching library spectrum.</w:t>
      </w:r>
    </w:p>
    <w:p w14:paraId="1319655F" w14:textId="77777777" w:rsidR="00455381" w:rsidRDefault="00455381" w:rsidP="00455381">
      <w:pPr>
        <w:pStyle w:val="Heading1"/>
      </w:pPr>
      <w:r>
        <w:t>Importing and Inspecting High-Resolution Full-Scan Data</w:t>
      </w:r>
    </w:p>
    <w:p w14:paraId="5052A6D5" w14:textId="77777777" w:rsidR="00455381" w:rsidRDefault="00455381" w:rsidP="001F7DCD">
      <w:r>
        <w:t xml:space="preserve">To import the </w:t>
      </w:r>
      <w:r w:rsidR="00F210A2">
        <w:t xml:space="preserve">run with the highest concentration for the </w:t>
      </w:r>
      <w:r>
        <w:t>dilution series into the document, perform the following steps:</w:t>
      </w:r>
    </w:p>
    <w:p w14:paraId="0DD7117F" w14:textId="77777777"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14:paraId="0EC6FFFE" w14:textId="77777777" w:rsidR="00464FC8" w:rsidRDefault="00464FC8" w:rsidP="00464FC8">
      <w:pPr>
        <w:pStyle w:val="ListParagraph"/>
        <w:numPr>
          <w:ilvl w:val="0"/>
          <w:numId w:val="24"/>
        </w:numPr>
      </w:pPr>
      <w:r>
        <w:lastRenderedPageBreak/>
        <w:t xml:space="preserve">Click the </w:t>
      </w:r>
      <w:r>
        <w:rPr>
          <w:b/>
        </w:rPr>
        <w:t>OK</w:t>
      </w:r>
      <w:r>
        <w:t xml:space="preserve"> button in the </w:t>
      </w:r>
      <w:r>
        <w:rPr>
          <w:b/>
        </w:rPr>
        <w:t>Import Results</w:t>
      </w:r>
      <w:r>
        <w:t xml:space="preserve"> form.</w:t>
      </w:r>
    </w:p>
    <w:p w14:paraId="0357785D" w14:textId="77777777" w:rsidR="00464FC8" w:rsidRDefault="001B282C" w:rsidP="00464FC8">
      <w:pPr>
        <w:pStyle w:val="ListParagraph"/>
        <w:numPr>
          <w:ilvl w:val="0"/>
          <w:numId w:val="24"/>
        </w:numPr>
      </w:pPr>
      <w:r>
        <w:t>Select all 6 data files ending in .d by clicking and dragging a rectangle around them</w:t>
      </w:r>
      <w:r w:rsidR="00464FC8">
        <w:t>.</w:t>
      </w:r>
    </w:p>
    <w:p w14:paraId="4DB12708" w14:textId="77777777"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14:paraId="20332DEF" w14:textId="77777777" w:rsidR="00464FC8" w:rsidRDefault="00464FC8" w:rsidP="00464FC8">
      <w:r>
        <w:t>While the targeted chromatograms are being extracted and analyzed for peaks, you can do the following to prepare for viewing the extracted chromatograms:</w:t>
      </w:r>
    </w:p>
    <w:p w14:paraId="6675DD00" w14:textId="77777777" w:rsidR="00464FC8" w:rsidRDefault="00464FC8" w:rsidP="00464FC8">
      <w:pPr>
        <w:pStyle w:val="ListParagraph"/>
        <w:numPr>
          <w:ilvl w:val="0"/>
          <w:numId w:val="26"/>
        </w:numPr>
      </w:pPr>
      <w:r>
        <w:t xml:space="preserve">Select the first peptide (K.LVNELTEFAK.T [65, 74]) in the </w:t>
      </w:r>
      <w:r w:rsidR="004A3BFB">
        <w:rPr>
          <w:b/>
        </w:rPr>
        <w:t>Target</w:t>
      </w:r>
      <w:r>
        <w:rPr>
          <w:b/>
        </w:rPr>
        <w:t>s</w:t>
      </w:r>
      <w:r>
        <w:t xml:space="preserve"> view.</w:t>
      </w:r>
    </w:p>
    <w:p w14:paraId="52AC2529" w14:textId="77777777"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311A7FC5" w14:textId="77777777"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14:paraId="60A4754B" w14:textId="77777777" w:rsidR="00524535" w:rsidRDefault="00524535" w:rsidP="000A318E">
      <w:pPr>
        <w:pStyle w:val="ListParagraph"/>
        <w:numPr>
          <w:ilvl w:val="0"/>
          <w:numId w:val="26"/>
        </w:numPr>
      </w:pPr>
      <w:r>
        <w:t xml:space="preserve">In the </w:t>
      </w:r>
      <w:r>
        <w:rPr>
          <w:b/>
        </w:rPr>
        <w:t>View</w:t>
      </w:r>
      <w:r>
        <w:t xml:space="preserve"> menu, choose </w:t>
      </w:r>
      <w:r>
        <w:rPr>
          <w:b/>
        </w:rPr>
        <w:t>Arrange Graphs</w:t>
      </w:r>
      <w:r>
        <w:t xml:space="preserve">, and click </w:t>
      </w:r>
      <w:r>
        <w:rPr>
          <w:b/>
        </w:rPr>
        <w:t>Tiled</w:t>
      </w:r>
      <w:r>
        <w:t>.</w:t>
      </w:r>
    </w:p>
    <w:p w14:paraId="20349816" w14:textId="77777777" w:rsidR="00464FC8" w:rsidRDefault="00464FC8" w:rsidP="00464FC8">
      <w:r>
        <w:t>When the import has completed, the Skyline window should look something like this:</w:t>
      </w:r>
    </w:p>
    <w:p w14:paraId="1CBB55AB" w14:textId="77777777" w:rsidR="00455381" w:rsidRDefault="00E1677F" w:rsidP="001F7DCD">
      <w:r>
        <w:rPr>
          <w:noProof/>
        </w:rPr>
        <w:drawing>
          <wp:inline distT="0" distB="0" distL="0" distR="0" wp14:anchorId="34BAF306" wp14:editId="030A0C1E">
            <wp:extent cx="5943600" cy="4063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63365"/>
                    </a:xfrm>
                    <a:prstGeom prst="rect">
                      <a:avLst/>
                    </a:prstGeom>
                  </pic:spPr>
                </pic:pic>
              </a:graphicData>
            </a:graphic>
          </wp:inline>
        </w:drawing>
      </w:r>
    </w:p>
    <w:p w14:paraId="59D23425" w14:textId="77777777" w:rsidR="00812510" w:rsidRDefault="00812510" w:rsidP="001F7DCD">
      <w:r>
        <w:t xml:space="preserve">First, you should notice that the chromatograms in the chromatogram graph cover </w:t>
      </w:r>
      <w:r w:rsidR="00524535">
        <w:t>only a range of 3 minutes, in the image above 12 to 15 minutes</w:t>
      </w:r>
      <w:r>
        <w:t>.</w:t>
      </w:r>
    </w:p>
    <w:p w14:paraId="70276407" w14:textId="77777777" w:rsidR="00F936EE" w:rsidRDefault="00F936EE" w:rsidP="001F7DCD">
      <w:r>
        <w:t xml:space="preserve">Zooming in on the </w:t>
      </w:r>
      <w:r w:rsidR="000E2107">
        <w:rPr>
          <w:b/>
        </w:rPr>
        <w:t>Target</w:t>
      </w:r>
      <w:r>
        <w:rPr>
          <w:b/>
        </w:rPr>
        <w:t>s</w:t>
      </w:r>
      <w:r>
        <w:t xml:space="preserve"> view, you can see that now two orthogonal dot product values, idotp and dotp,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24535">
        <w:t>, 500 fmol</w:t>
      </w:r>
      <w:r w:rsidR="00513499">
        <w:t>, these values show very good correlation between the chromatogram peaks and the expected relative intensities.</w:t>
      </w:r>
    </w:p>
    <w:p w14:paraId="323552A9" w14:textId="77777777" w:rsidR="00FE2CF3" w:rsidRDefault="003D227B" w:rsidP="001F7DCD">
      <w:r>
        <w:rPr>
          <w:noProof/>
        </w:rPr>
        <w:lastRenderedPageBreak/>
        <w:drawing>
          <wp:inline distT="0" distB="0" distL="0" distR="0" wp14:anchorId="337F93B2" wp14:editId="4051E15E">
            <wp:extent cx="2505075" cy="1809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noFill/>
                    </a:ln>
                  </pic:spPr>
                </pic:pic>
              </a:graphicData>
            </a:graphic>
          </wp:inline>
        </w:drawing>
      </w:r>
    </w:p>
    <w:p w14:paraId="42B0E972" w14:textId="77777777" w:rsidR="00476905" w:rsidRDefault="00476905" w:rsidP="00476905">
      <w:r>
        <w:t>To zoom into the chosen peaks on all graphs, do the following:</w:t>
      </w:r>
    </w:p>
    <w:p w14:paraId="17F8A244" w14:textId="77777777"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14:paraId="3875DB1A" w14:textId="77777777" w:rsidR="002C1B5D" w:rsidRDefault="002C1B5D" w:rsidP="00524535">
      <w:pPr>
        <w:keepNext/>
      </w:pPr>
      <w:r>
        <w:t>This should make the chromatograms look like:</w:t>
      </w:r>
    </w:p>
    <w:p w14:paraId="1C634A77" w14:textId="77777777" w:rsidR="00B67A1D" w:rsidRDefault="003D227B" w:rsidP="001F7DCD">
      <w:r>
        <w:rPr>
          <w:noProof/>
        </w:rPr>
        <w:drawing>
          <wp:inline distT="0" distB="0" distL="0" distR="0" wp14:anchorId="203FAB7E" wp14:editId="45A2BA2B">
            <wp:extent cx="5943600" cy="4533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282C7ECA" w14:textId="77777777" w:rsidR="00464FC8" w:rsidRPr="002C1B5D" w:rsidRDefault="00464FC8" w:rsidP="001F7DCD">
      <w:r>
        <w:t xml:space="preserve">One thing you might notice from </w:t>
      </w:r>
      <w:r w:rsidR="00F936EE">
        <w:t>the six chromatogram graphs</w:t>
      </w:r>
      <w:r>
        <w:t xml:space="preserve"> is that the 50 amol sample has a more intense </w:t>
      </w:r>
      <w:r w:rsidR="002C1B5D">
        <w:t>(70</w:t>
      </w:r>
      <w:r w:rsidR="0099762D">
        <w:t xml:space="preserve">0) </w:t>
      </w:r>
      <w:r>
        <w:t>and better formed peak group</w:t>
      </w:r>
      <w:r w:rsidR="002C1B5D">
        <w:t xml:space="preserve"> than the 100 amol sample (4</w:t>
      </w:r>
      <w:r w:rsidR="0099762D">
        <w:t xml:space="preserve">0).  All of the peaks have very similar retention times, making it unlikely that this is due to Skyline picking the wrong peak in the 100 </w:t>
      </w:r>
      <w:r w:rsidR="0099762D">
        <w:lastRenderedPageBreak/>
        <w:t>amol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14:paraId="4E08D0C4" w14:textId="77777777" w:rsidR="00DC12E3" w:rsidRDefault="00DC12E3" w:rsidP="001F7DCD">
      <w:r>
        <w:t xml:space="preserve">You can get a little more insight into </w:t>
      </w:r>
      <w:r w:rsidR="003E254E">
        <w:t>intensity issue with the 50 amol sample</w:t>
      </w:r>
      <w:r>
        <w:t xml:space="preserve"> by doing the following:</w:t>
      </w:r>
    </w:p>
    <w:p w14:paraId="433DD0AF" w14:textId="77777777"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357BAF7A" w14:textId="77777777"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14:paraId="6507B65B" w14:textId="77777777" w:rsidR="0034004F" w:rsidRDefault="0034004F" w:rsidP="0034004F">
      <w:r>
        <w:t xml:space="preserve">This should make the </w:t>
      </w:r>
      <w:r>
        <w:rPr>
          <w:b/>
        </w:rPr>
        <w:t>Peak Areas</w:t>
      </w:r>
      <w:r>
        <w:t xml:space="preserve"> graph look like:</w:t>
      </w:r>
    </w:p>
    <w:p w14:paraId="73EBB57F" w14:textId="77777777" w:rsidR="0034004F" w:rsidRDefault="003D227B" w:rsidP="0034004F">
      <w:r w:rsidRPr="00F02617">
        <w:rPr>
          <w:noProof/>
        </w:rPr>
        <w:drawing>
          <wp:inline distT="0" distB="0" distL="0" distR="0" wp14:anchorId="0ECCE2B5" wp14:editId="6522007C">
            <wp:extent cx="5534025" cy="38004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349EAD51" w14:textId="77777777" w:rsidR="00AC0A96" w:rsidRDefault="00AC0A96" w:rsidP="0034004F">
      <w:r>
        <w:t>In this view, the 50 amol sample appears to match more closely to 10 fmol sample than the 100 amol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amol sample is actually more intense than the 10 fmol sample, though in the other two the peaks are smaller.</w:t>
      </w:r>
      <w:r w:rsidR="00D71B73">
        <w:t xml:space="preserve">   Clearly the concentration in this sample is not actually 50 amol.  The two peptides with response between 10 fmol and 100 fmol give the impression that the concentration was actually something between these concentrations, but the other 3 peptides weaken that case.</w:t>
      </w:r>
    </w:p>
    <w:p w14:paraId="466BD0B8" w14:textId="77777777" w:rsidR="00D71B73" w:rsidRDefault="00D71B73" w:rsidP="0034004F">
      <w:r>
        <w:t>One more thing worth checking is whether the samples were actually measured in the order indicated by the numeric prefix (1, 2, 3 … 6).  To achieve this, do the following:</w:t>
      </w:r>
    </w:p>
    <w:p w14:paraId="313309F2" w14:textId="77777777" w:rsidR="00D71B73" w:rsidRDefault="00D71B73" w:rsidP="00D71B73">
      <w:pPr>
        <w:pStyle w:val="ListParagraph"/>
        <w:numPr>
          <w:ilvl w:val="0"/>
          <w:numId w:val="35"/>
        </w:numPr>
      </w:pPr>
      <w:r>
        <w:lastRenderedPageBreak/>
        <w:t xml:space="preserve">Right-click the </w:t>
      </w:r>
      <w:r>
        <w:rPr>
          <w:b/>
        </w:rPr>
        <w:t>Peak Areas</w:t>
      </w:r>
      <w:r>
        <w:t xml:space="preserve"> graph, choose </w:t>
      </w:r>
      <w:r>
        <w:rPr>
          <w:b/>
        </w:rPr>
        <w:t>Order</w:t>
      </w:r>
      <w:r>
        <w:t xml:space="preserve"> and click </w:t>
      </w:r>
      <w:r>
        <w:rPr>
          <w:b/>
        </w:rPr>
        <w:t>Acquired Time</w:t>
      </w:r>
      <w:r>
        <w:t>.</w:t>
      </w:r>
    </w:p>
    <w:p w14:paraId="0E11605C" w14:textId="77777777"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14:paraId="4BAA5BEC" w14:textId="77777777" w:rsidR="002D5A52" w:rsidRDefault="009B072A" w:rsidP="00D71B73">
      <w:r>
        <w:t>With Skyline you have been able to gain some insight very quickly into the quality of the concentration curve data</w:t>
      </w:r>
      <w:r w:rsidR="002D5A52">
        <w:t>.</w:t>
      </w:r>
    </w:p>
    <w:p w14:paraId="619556E8" w14:textId="77777777"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14:paraId="3933EAE2" w14:textId="77777777"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14:paraId="17C6A976" w14:textId="77777777"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14:paraId="3B5FC0AD" w14:textId="77777777" w:rsidR="008D3297" w:rsidRDefault="009417D8" w:rsidP="00A51077">
      <w:r>
        <w:t>The chromatogram graphs should now look something like this:</w:t>
      </w:r>
    </w:p>
    <w:p w14:paraId="636F7826" w14:textId="77777777" w:rsidR="009417D8" w:rsidRDefault="009417D8" w:rsidP="009417D8">
      <w:pPr>
        <w:jc w:val="center"/>
      </w:pPr>
      <w:r>
        <w:t>K.LVNELTEFAK.T (500 fmol)</w:t>
      </w:r>
    </w:p>
    <w:p w14:paraId="466138B3" w14:textId="77777777" w:rsidR="009417D8" w:rsidRDefault="005B4C79" w:rsidP="009417D8">
      <w:r w:rsidRPr="005B4C79">
        <w:rPr>
          <w:noProof/>
        </w:rPr>
        <w:drawing>
          <wp:inline distT="0" distB="0" distL="0" distR="0" wp14:anchorId="647980DE" wp14:editId="2451AD1A">
            <wp:extent cx="5895975" cy="3895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95975" cy="3895725"/>
                    </a:xfrm>
                    <a:prstGeom prst="rect">
                      <a:avLst/>
                    </a:prstGeom>
                    <a:noFill/>
                    <a:ln>
                      <a:noFill/>
                    </a:ln>
                  </pic:spPr>
                </pic:pic>
              </a:graphicData>
            </a:graphic>
          </wp:inline>
        </w:drawing>
      </w:r>
    </w:p>
    <w:p w14:paraId="1AC8FE46" w14:textId="77777777" w:rsidR="006E3986" w:rsidRDefault="009417D8" w:rsidP="009417D8">
      <w:r>
        <w:t>As before, you can see that the most intense product ion (y8) attains about 1/5 the intensity</w:t>
      </w:r>
      <w:r w:rsidR="00247D36">
        <w:t xml:space="preserve"> of the monoisotopic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14:paraId="2BCF95B4" w14:textId="77777777" w:rsidR="009417D8" w:rsidRDefault="006E3986" w:rsidP="009417D8">
      <w:r>
        <w:t>To view the precursor peaks alone, do the following:</w:t>
      </w:r>
    </w:p>
    <w:p w14:paraId="55AEDECD" w14:textId="77777777" w:rsidR="006E3986" w:rsidRDefault="006E3986" w:rsidP="006E3986">
      <w:pPr>
        <w:pStyle w:val="ListParagraph"/>
        <w:numPr>
          <w:ilvl w:val="0"/>
          <w:numId w:val="35"/>
        </w:numPr>
      </w:pPr>
      <w:r>
        <w:lastRenderedPageBreak/>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14:paraId="30A63218" w14:textId="77777777" w:rsidR="007A036B" w:rsidRDefault="007A036B" w:rsidP="007A036B">
      <w:pPr>
        <w:keepNext/>
      </w:pPr>
      <w:r>
        <w:t>This should leave Skyline looking like:</w:t>
      </w:r>
    </w:p>
    <w:p w14:paraId="72DC9177" w14:textId="77777777" w:rsidR="00350A04" w:rsidRDefault="003D227B" w:rsidP="006E3986">
      <w:r>
        <w:rPr>
          <w:noProof/>
        </w:rPr>
        <w:drawing>
          <wp:inline distT="0" distB="0" distL="0" distR="0" wp14:anchorId="6C6A79DC" wp14:editId="4BD1EEB3">
            <wp:extent cx="5943600" cy="4063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63365"/>
                    </a:xfrm>
                    <a:prstGeom prst="rect">
                      <a:avLst/>
                    </a:prstGeom>
                  </pic:spPr>
                </pic:pic>
              </a:graphicData>
            </a:graphic>
          </wp:inline>
        </w:drawing>
      </w:r>
    </w:p>
    <w:p w14:paraId="12C57EC4" w14:textId="77777777" w:rsidR="001B1A4B" w:rsidRDefault="001B1A4B" w:rsidP="005B4C79">
      <w:pPr>
        <w:keepNext/>
      </w:pPr>
      <w:r>
        <w:lastRenderedPageBreak/>
        <w:t xml:space="preserve">The </w:t>
      </w:r>
      <w:r>
        <w:rPr>
          <w:b/>
        </w:rPr>
        <w:t>Peak Areas</w:t>
      </w:r>
      <w:r>
        <w:t xml:space="preserve"> graph should look like:</w:t>
      </w:r>
    </w:p>
    <w:p w14:paraId="3D9CD47C" w14:textId="77777777" w:rsidR="001B1A4B" w:rsidRDefault="003D227B" w:rsidP="006E3986">
      <w:r w:rsidRPr="003D227B">
        <w:rPr>
          <w:noProof/>
        </w:rPr>
        <w:drawing>
          <wp:inline distT="0" distB="0" distL="0" distR="0" wp14:anchorId="4FBF1395" wp14:editId="705F0AB3">
            <wp:extent cx="5534025" cy="3800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44906420" w14:textId="77777777" w:rsidR="008D1F7D" w:rsidRPr="001B1A4B" w:rsidRDefault="008D1F7D" w:rsidP="006E3986">
      <w:r>
        <w:t>If you review each of the 5 peptides again, you will see that the relative intensities of the concentration points are very similar to what you saw with the product ion comparisons.</w:t>
      </w:r>
    </w:p>
    <w:p w14:paraId="725DF99C" w14:textId="77777777" w:rsidR="00394DFD" w:rsidRDefault="00394DFD" w:rsidP="00394DFD">
      <w:pPr>
        <w:pStyle w:val="Heading1"/>
      </w:pPr>
      <w:r>
        <w:t>Conclusion</w:t>
      </w:r>
    </w:p>
    <w:p w14:paraId="1A3DDBA5" w14:textId="77777777" w:rsidR="00394DFD" w:rsidRPr="001B48B5" w:rsidRDefault="00BE5AF1" w:rsidP="00394DFD">
      <w:r>
        <w:t>In this tutorial, you have learned</w:t>
      </w:r>
      <w:r w:rsidR="00D22F63">
        <w:t xml:space="preserve"> how </w:t>
      </w:r>
      <w:r w:rsidR="001B48B5">
        <w:t xml:space="preserve">to set up a Skyline document for performing </w:t>
      </w:r>
      <w:r w:rsidR="00C92926">
        <w:t>PRM</w:t>
      </w:r>
      <w:r w:rsidR="001B48B5">
        <w:t xml:space="preserve"> experiments.  This will allow you to perform SRM-like experiments on full-scan instruments, like ion trap and Q-TOF </w:t>
      </w:r>
      <w:r w:rsidR="00C92926">
        <w:t xml:space="preserve">(and Q-Orbitrap) </w:t>
      </w:r>
      <w:r w:rsidR="001B48B5">
        <w:t xml:space="preserve">instruments.  You can also use this technique for regular system suitability, quality control or diagnostic tests on your full-scan instruments.  You have learned how to export </w:t>
      </w:r>
      <w:r w:rsidR="00C92926">
        <w:t>PRM</w:t>
      </w:r>
      <w:r w:rsidR="001B48B5">
        <w:t xml:space="preserve"> methods, curr</w:t>
      </w:r>
      <w:r w:rsidR="00C92926">
        <w:t xml:space="preserve">ently working for Thermo, </w:t>
      </w:r>
      <w:r w:rsidR="001B48B5">
        <w:t>SCIEX</w:t>
      </w:r>
      <w:r w:rsidR="00C92926">
        <w:t>, and Bruker</w:t>
      </w:r>
      <w:r w:rsidR="001B48B5">
        <w:t xml:space="preserve">, and how to use Skyline reports to get a list of target precursor </w:t>
      </w:r>
      <w:r w:rsidR="001B48B5">
        <w:rPr>
          <w:i/>
        </w:rPr>
        <w:t>m/z</w:t>
      </w:r>
      <w:r w:rsidR="001B48B5">
        <w:t xml:space="preserve"> values for instruments that do not currently support method export.</w:t>
      </w:r>
      <w:r w:rsidR="00C92926">
        <w:t xml:space="preserve"> (Note: Skyline can now export PRM isolation lists for Agilent, SCIEX, Thermo, and Waters instruments.)</w:t>
      </w:r>
      <w:r w:rsidR="002F4BAD">
        <w:t xml:space="preserve">  You have learned how to import native results files, and even how to extract chromatograms from the MS1 scans which may be included in these files.  Once imported, there are a few new annotations, like irank and idotp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14:paraId="52201A17" w14:textId="77777777" w:rsidR="00D83F5E" w:rsidRDefault="00D83F5E" w:rsidP="00D83F5E">
      <w:pPr>
        <w:pStyle w:val="Heading1"/>
      </w:pPr>
      <w:r>
        <w:lastRenderedPageBreak/>
        <w:t>References</w:t>
      </w:r>
    </w:p>
    <w:p w14:paraId="3495B355" w14:textId="77777777"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14:paraId="6E0D8896" w14:textId="77777777"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14:paraId="183DD1FD" w14:textId="77777777" w:rsidR="00D83F5E" w:rsidRPr="00394DFD" w:rsidRDefault="00D83F5E" w:rsidP="00394DFD">
      <w:r>
        <w:fldChar w:fldCharType="end"/>
      </w:r>
    </w:p>
    <w:sectPr w:rsidR="00D83F5E" w:rsidRPr="00394DFD"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CA28F5" w14:textId="77777777" w:rsidR="00C91A02" w:rsidRDefault="00C91A02" w:rsidP="00F726CD">
      <w:pPr>
        <w:spacing w:after="0" w:line="240" w:lineRule="auto"/>
      </w:pPr>
      <w:r>
        <w:separator/>
      </w:r>
    </w:p>
  </w:endnote>
  <w:endnote w:type="continuationSeparator" w:id="0">
    <w:p w14:paraId="5034AF20" w14:textId="77777777" w:rsidR="00C91A02" w:rsidRDefault="00C91A02"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6E8ED" w14:textId="4BD44B3A" w:rsidR="00311DDC" w:rsidRDefault="00311DDC">
    <w:pPr>
      <w:pStyle w:val="Footer"/>
      <w:jc w:val="center"/>
    </w:pPr>
    <w:r>
      <w:fldChar w:fldCharType="begin"/>
    </w:r>
    <w:r>
      <w:instrText xml:space="preserve"> PAGE   \* MERGEFORMAT </w:instrText>
    </w:r>
    <w:r>
      <w:fldChar w:fldCharType="separate"/>
    </w:r>
    <w:r w:rsidR="00B222BE">
      <w:rPr>
        <w:noProof/>
      </w:rPr>
      <w:t>11</w:t>
    </w:r>
    <w:r>
      <w:fldChar w:fldCharType="end"/>
    </w:r>
  </w:p>
  <w:p w14:paraId="5612D36B" w14:textId="77777777" w:rsidR="00311DDC" w:rsidRDefault="00311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6E9293" w14:textId="77777777" w:rsidR="00C91A02" w:rsidRDefault="00C91A02" w:rsidP="00F726CD">
      <w:pPr>
        <w:spacing w:after="0" w:line="240" w:lineRule="auto"/>
      </w:pPr>
      <w:r>
        <w:separator/>
      </w:r>
    </w:p>
  </w:footnote>
  <w:footnote w:type="continuationSeparator" w:id="0">
    <w:p w14:paraId="5962F192" w14:textId="77777777" w:rsidR="00C91A02" w:rsidRDefault="00C91A02"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4"/>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 w:numId="45">
    <w:abstractNumId w:val="43"/>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sh">
    <w15:presenceInfo w15:providerId="None" w15:userId="nick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366B"/>
    <w:rsid w:val="000057BF"/>
    <w:rsid w:val="00005A97"/>
    <w:rsid w:val="00006BDB"/>
    <w:rsid w:val="00006F5A"/>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545EA"/>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281A"/>
    <w:rsid w:val="0022483F"/>
    <w:rsid w:val="00225078"/>
    <w:rsid w:val="00226ABC"/>
    <w:rsid w:val="00227849"/>
    <w:rsid w:val="00227C20"/>
    <w:rsid w:val="0023459A"/>
    <w:rsid w:val="00235E20"/>
    <w:rsid w:val="00242403"/>
    <w:rsid w:val="00242463"/>
    <w:rsid w:val="00242B1E"/>
    <w:rsid w:val="00244418"/>
    <w:rsid w:val="00245D74"/>
    <w:rsid w:val="00245F96"/>
    <w:rsid w:val="00247501"/>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048D"/>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27B"/>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D5C1F"/>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0BA1"/>
    <w:rsid w:val="005A3B8D"/>
    <w:rsid w:val="005B1BF9"/>
    <w:rsid w:val="005B1DD1"/>
    <w:rsid w:val="005B1E84"/>
    <w:rsid w:val="005B246A"/>
    <w:rsid w:val="005B4C79"/>
    <w:rsid w:val="005B5C08"/>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220A"/>
    <w:rsid w:val="00776A6A"/>
    <w:rsid w:val="00777EFD"/>
    <w:rsid w:val="00782441"/>
    <w:rsid w:val="00784608"/>
    <w:rsid w:val="007849CE"/>
    <w:rsid w:val="00787138"/>
    <w:rsid w:val="00790B12"/>
    <w:rsid w:val="007922B0"/>
    <w:rsid w:val="00794D5B"/>
    <w:rsid w:val="007966C6"/>
    <w:rsid w:val="00797382"/>
    <w:rsid w:val="007A036B"/>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372"/>
    <w:rsid w:val="00A63883"/>
    <w:rsid w:val="00A64053"/>
    <w:rsid w:val="00A648AD"/>
    <w:rsid w:val="00A64EE0"/>
    <w:rsid w:val="00A6598B"/>
    <w:rsid w:val="00A67ED2"/>
    <w:rsid w:val="00A715B3"/>
    <w:rsid w:val="00A72681"/>
    <w:rsid w:val="00A74465"/>
    <w:rsid w:val="00A77B97"/>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2BE"/>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073B"/>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B64"/>
    <w:rsid w:val="00C15F65"/>
    <w:rsid w:val="00C20A92"/>
    <w:rsid w:val="00C21BF0"/>
    <w:rsid w:val="00C24C5B"/>
    <w:rsid w:val="00C24DAF"/>
    <w:rsid w:val="00C25FF7"/>
    <w:rsid w:val="00C265BA"/>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1A02"/>
    <w:rsid w:val="00C9264C"/>
    <w:rsid w:val="00C92926"/>
    <w:rsid w:val="00C94B5A"/>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80C"/>
    <w:rsid w:val="00CE066F"/>
    <w:rsid w:val="00CE1267"/>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4185"/>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5D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F6C773"/>
  <w15:docId w15:val="{5BE1C176-06F3-4D2D-9263-B784C2C7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kyline.gs.washington.edu/tutorials/TargetedMSMS_2.zi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kyline.ms/tutorial_ms1_filtering.url"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emf"/><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FDB88-A33D-40A4-8E8B-0492501F2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37</Pages>
  <Words>5078</Words>
  <Characters>28945</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33956</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nicksh</cp:lastModifiedBy>
  <cp:revision>5</cp:revision>
  <cp:lastPrinted>2012-05-07T07:00:00Z</cp:lastPrinted>
  <dcterms:created xsi:type="dcterms:W3CDTF">2020-12-21T22:37:00Z</dcterms:created>
  <dcterms:modified xsi:type="dcterms:W3CDTF">2021-10-28T23:13:00Z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