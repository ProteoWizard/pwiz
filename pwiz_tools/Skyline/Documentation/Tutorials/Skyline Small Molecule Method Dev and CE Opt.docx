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E273B" w14:textId="77777777" w:rsidR="00B1645B" w:rsidRDefault="00A27085" w:rsidP="00B42030">
      <w:pPr>
        <w:pStyle w:val="Title"/>
      </w:pPr>
      <w:bookmarkStart w:id="0" w:name="_Hlk27387971"/>
      <w:bookmarkEnd w:id="0"/>
      <w:r>
        <w:t xml:space="preserve">Skyline </w:t>
      </w:r>
      <w:r w:rsidR="00C27406">
        <w:t>Small Molecule</w:t>
      </w:r>
      <w:r w:rsidR="00412DD8">
        <w:t xml:space="preserve"> </w:t>
      </w:r>
      <w:r w:rsidR="00B367AC">
        <w:t>Method Development and CE Optimization</w:t>
      </w:r>
    </w:p>
    <w:p w14:paraId="0443D2C3" w14:textId="07182B3A"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Originally developed for proteomics use, Skyline has been extended to work with generalized molecules</w:t>
      </w:r>
      <w:r w:rsidR="00C96E06">
        <w:t xml:space="preserve">. </w:t>
      </w:r>
      <w:r w:rsidR="00C27406">
        <w:t xml:space="preserve"> </w:t>
      </w:r>
      <w:r w:rsidR="007156E1">
        <w:t xml:space="preserve">This tutorial explores using Skyline for targeted </w:t>
      </w:r>
      <w:r w:rsidR="00A40781">
        <w:t>quantification</w:t>
      </w:r>
      <w:r w:rsidR="007156E1">
        <w:t xml:space="preserve"> of small molecules</w:t>
      </w:r>
      <w:r w:rsidR="00C27406">
        <w:t xml:space="preserve">.  </w:t>
      </w:r>
    </w:p>
    <w:p w14:paraId="38F92B87" w14:textId="77777777"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etabolites on LC-MS/MS (Triple Quad)</w:t>
      </w:r>
      <w:r w:rsidR="007156E1">
        <w:t xml:space="preserve">. </w:t>
      </w:r>
      <w:r w:rsidR="007156E1" w:rsidRPr="007156E1">
        <w:t>In the analysis of this dataset you will learn</w:t>
      </w:r>
      <w:r w:rsidR="00163B9B">
        <w:t xml:space="preserve"> about</w:t>
      </w:r>
      <w:r w:rsidR="007156E1">
        <w:t>:</w:t>
      </w:r>
    </w:p>
    <w:p w14:paraId="4A07A5B8" w14:textId="77777777" w:rsidR="000B2334" w:rsidRPr="00B367AC" w:rsidRDefault="00C417DD" w:rsidP="00C417DD">
      <w:pPr>
        <w:numPr>
          <w:ilvl w:val="0"/>
          <w:numId w:val="5"/>
        </w:numPr>
      </w:pPr>
      <w:r w:rsidRPr="00B367AC">
        <w:t xml:space="preserve">Targeted Quantification Workflows based on </w:t>
      </w:r>
      <w:r w:rsidR="00A40781">
        <w:t>Triple Quad MS (</w:t>
      </w:r>
      <w:r w:rsidRPr="00B367AC">
        <w:t>TQMS</w:t>
      </w:r>
      <w:r w:rsidR="00A40781">
        <w:t>)</w:t>
      </w:r>
    </w:p>
    <w:p w14:paraId="226D6F38" w14:textId="4DD023C6"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a TQMS from a different vendor</w:t>
      </w:r>
    </w:p>
    <w:p w14:paraId="5B5075FC" w14:textId="77777777"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w:t>
      </w:r>
      <w:r w:rsidR="00A40781">
        <w:t xml:space="preserve"> </w:t>
      </w:r>
      <w:r w:rsidRPr="00B367AC">
        <w:t xml:space="preserve"> </w:t>
      </w:r>
    </w:p>
    <w:p w14:paraId="38CB18B1" w14:textId="77777777" w:rsidR="00163B9B" w:rsidRPr="00B367AC" w:rsidRDefault="00163B9B" w:rsidP="00C417DD">
      <w:pPr>
        <w:numPr>
          <w:ilvl w:val="0"/>
          <w:numId w:val="6"/>
        </w:numPr>
      </w:pPr>
      <w:r>
        <w:t>Using that unscheduled method to create a scheduled method with optimized retention times</w:t>
      </w:r>
    </w:p>
    <w:p w14:paraId="627F1777" w14:textId="77777777" w:rsidR="000B2334" w:rsidRDefault="00163B9B" w:rsidP="00C417DD">
      <w:pPr>
        <w:numPr>
          <w:ilvl w:val="0"/>
          <w:numId w:val="6"/>
        </w:numPr>
      </w:pPr>
      <w:r>
        <w:t>Using that scheduled method</w:t>
      </w:r>
      <w:r w:rsidR="0041192A">
        <w:t xml:space="preserve"> </w:t>
      </w:r>
      <w:r>
        <w:t xml:space="preserve">to create </w:t>
      </w:r>
      <w:r w:rsidR="0041192A">
        <w:t xml:space="preserve">a </w:t>
      </w:r>
      <w:r>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t>values</w:t>
      </w:r>
    </w:p>
    <w:p w14:paraId="40B40FEA" w14:textId="77777777" w:rsidR="00E45EC6" w:rsidRPr="00B367AC" w:rsidRDefault="00E45EC6" w:rsidP="00E45EC6">
      <w:r>
        <w:t>You may also wish to view the second half of Skyline webinar 16</w:t>
      </w:r>
      <w:r w:rsidR="00707713">
        <w:t>,</w:t>
      </w:r>
      <w:r>
        <w:t xml:space="preserve"> on which this tutorial is based: </w:t>
      </w:r>
      <w:hyperlink r:id="rId8" w:history="1">
        <w:r w:rsidRPr="00E45EC6">
          <w:rPr>
            <w:rStyle w:val="Hyperlink"/>
          </w:rPr>
          <w:t>https://skyline.ms/project/home/software/Skyline/events/2017%20Webinars/Webinar%2016/begin.view?</w:t>
        </w:r>
      </w:hyperlink>
      <w:r>
        <w:t xml:space="preserve"> </w:t>
      </w:r>
    </w:p>
    <w:p w14:paraId="56D35C1F"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14:paraId="0582027B" w14:textId="77777777"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14:paraId="1F949AF0" w14:textId="77777777" w:rsidR="00D9415A" w:rsidRDefault="00D9415A">
      <w:pPr>
        <w:spacing w:after="0" w:line="240" w:lineRule="auto"/>
        <w:rPr>
          <w:rFonts w:ascii="Cambria" w:eastAsia="Calibri" w:hAnsi="Cambria"/>
          <w:b/>
          <w:bCs/>
          <w:color w:val="365F91"/>
          <w:sz w:val="28"/>
          <w:szCs w:val="28"/>
        </w:rPr>
      </w:pPr>
      <w:r>
        <w:br w:type="page"/>
      </w:r>
    </w:p>
    <w:p w14:paraId="67A5EDC4" w14:textId="54140870" w:rsidR="00014DA8" w:rsidRDefault="00014DA8" w:rsidP="008C1D13">
      <w:pPr>
        <w:pStyle w:val="Heading1"/>
        <w:spacing w:after="120"/>
      </w:pPr>
      <w:r>
        <w:lastRenderedPageBreak/>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74D2E25E" w14:textId="77777777" w:rsidR="00894BB2" w:rsidRDefault="00B4246A" w:rsidP="008C1D13">
      <w:r w:rsidRPr="007156E1">
        <w:t>https://skyline.gs.washington.edu</w:t>
      </w:r>
      <w:r w:rsidR="007156E1">
        <w:t>/tutorials/</w:t>
      </w:r>
      <w:r w:rsidR="00B367AC">
        <w:rPr>
          <w:rFonts w:eastAsia="Calibri"/>
          <w:highlight w:val="white"/>
        </w:rPr>
        <w:t>SmallMoleculeMethodDevAndCEOptimization</w:t>
      </w:r>
      <w:r w:rsidR="002669ED" w:rsidRPr="002669ED">
        <w:rPr>
          <w:rFonts w:eastAsia="Calibri"/>
          <w:highlight w:val="white"/>
        </w:rPr>
        <w:t>.zip</w:t>
      </w:r>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t>This will create a new folder:</w:t>
      </w:r>
    </w:p>
    <w:p w14:paraId="0586A671" w14:textId="77777777" w:rsidR="00B1645B" w:rsidRPr="004204F1" w:rsidRDefault="00B1645B" w:rsidP="00813ABF">
      <w:r w:rsidRPr="004204F1">
        <w:t>C:\Users\</w:t>
      </w:r>
      <w:r w:rsidR="00986B04" w:rsidRPr="004204F1">
        <w:t>bspratt</w:t>
      </w:r>
      <w:r w:rsidRPr="004204F1">
        <w:t>\Documents\</w:t>
      </w:r>
      <w:r w:rsidR="00B367AC">
        <w:t>SmallMoleculeMethodDevAndCEOptimization</w:t>
      </w:r>
    </w:p>
    <w:p w14:paraId="663258A2" w14:textId="77777777" w:rsidR="006D251F" w:rsidRDefault="00FD7B97" w:rsidP="00813ABF">
      <w:r>
        <w:t>It will contain all the files necessary for this tutorial.</w:t>
      </w:r>
      <w:r w:rsidR="001A6AA8">
        <w:t xml:space="preserve">  </w:t>
      </w:r>
    </w:p>
    <w:p w14:paraId="0C0562EA" w14:textId="5E8CFEEA" w:rsidR="006D251F" w:rsidRDefault="006D251F" w:rsidP="006D251F">
      <w:r w:rsidRPr="002F5577">
        <w:t>Now</w:t>
      </w:r>
      <w:r>
        <w:t>:</w:t>
      </w:r>
    </w:p>
    <w:p w14:paraId="45B063CE" w14:textId="70C11999" w:rsidR="006D251F" w:rsidRDefault="006D251F" w:rsidP="006D251F">
      <w:pPr>
        <w:pStyle w:val="ListParagraph"/>
        <w:numPr>
          <w:ilvl w:val="0"/>
          <w:numId w:val="25"/>
        </w:numPr>
      </w:pPr>
      <w:r>
        <w:t>S</w:t>
      </w:r>
      <w:r w:rsidRPr="002F5577">
        <w:t>tart Skyline.</w:t>
      </w:r>
      <w:r>
        <w:t xml:space="preserve"> </w:t>
      </w:r>
      <w:r w:rsidR="004259F6">
        <w:t>You should see the Start page.</w:t>
      </w:r>
      <w:r w:rsidR="00BF6317">
        <w:t xml:space="preserve"> It will look something like this:</w:t>
      </w:r>
    </w:p>
    <w:p w14:paraId="131F638A" w14:textId="5D2355B7" w:rsidR="004259F6" w:rsidRDefault="0068179F" w:rsidP="004259F6">
      <w:pPr>
        <w:ind w:left="410"/>
      </w:pPr>
      <w:ins w:id="1" w:author="Nat Brace" w:date="2019-10-11T10:52:00Z">
        <w:r>
          <w:rPr>
            <w:noProof/>
          </w:rPr>
          <w:lastRenderedPageBreak/>
          <w:drawing>
            <wp:inline distT="0" distB="0" distL="0" distR="0" wp14:anchorId="125A58BF" wp14:editId="6CC1AD54">
              <wp:extent cx="4599852" cy="3436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3486" cy="3454277"/>
                      </a:xfrm>
                      <a:prstGeom prst="rect">
                        <a:avLst/>
                      </a:prstGeom>
                    </pic:spPr>
                  </pic:pic>
                </a:graphicData>
              </a:graphic>
            </wp:inline>
          </w:drawing>
        </w:r>
      </w:ins>
      <w:del w:id="2" w:author="Nat Brace" w:date="2019-10-11T10:52:00Z">
        <w:r w:rsidR="004259F6" w:rsidDel="0068179F">
          <w:rPr>
            <w:noProof/>
          </w:rPr>
          <w:drawing>
            <wp:inline distT="0" distB="0" distL="0" distR="0" wp14:anchorId="65B803BA" wp14:editId="2F9C4465">
              <wp:extent cx="4611757" cy="344551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23132" cy="3454013"/>
                      </a:xfrm>
                      <a:prstGeom prst="rect">
                        <a:avLst/>
                      </a:prstGeom>
                    </pic:spPr>
                  </pic:pic>
                </a:graphicData>
              </a:graphic>
            </wp:inline>
          </w:drawing>
        </w:r>
      </w:del>
    </w:p>
    <w:p w14:paraId="1FB091ED" w14:textId="77777777" w:rsidR="00D9415A" w:rsidRDefault="00D9415A">
      <w:pPr>
        <w:spacing w:after="0" w:line="240" w:lineRule="auto"/>
      </w:pPr>
      <w:r>
        <w:br w:type="page"/>
      </w:r>
    </w:p>
    <w:p w14:paraId="1AF1A38A" w14:textId="2308B265" w:rsidR="006D251F" w:rsidRDefault="006D251F" w:rsidP="006D251F">
      <w:pPr>
        <w:pStyle w:val="ListParagraph"/>
        <w:numPr>
          <w:ilvl w:val="0"/>
          <w:numId w:val="25"/>
        </w:numPr>
      </w:pPr>
      <w:r>
        <w:lastRenderedPageBreak/>
        <w:t>Set the user interface control in the upper right corner of the Start Page to “Molecule interface”. This turns off all the proteomics menus and controls that we won’t be using.</w:t>
      </w:r>
    </w:p>
    <w:p w14:paraId="7A1ABEC7" w14:textId="49217377" w:rsidR="004259F6" w:rsidRDefault="00D9415A" w:rsidP="004259F6">
      <w:pPr>
        <w:ind w:left="410"/>
      </w:pPr>
      <w:del w:id="3" w:author="Nat Brace" w:date="2019-10-11T10:55:00Z">
        <w:r w:rsidDel="0068179F">
          <w:rPr>
            <w:noProof/>
          </w:rPr>
          <w:drawing>
            <wp:inline distT="0" distB="0" distL="0" distR="0" wp14:anchorId="733DBA06" wp14:editId="135D73D6">
              <wp:extent cx="6225871" cy="318348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5476" cy="3183285"/>
                      </a:xfrm>
                      <a:prstGeom prst="rect">
                        <a:avLst/>
                      </a:prstGeom>
                      <a:noFill/>
                      <a:ln>
                        <a:noFill/>
                      </a:ln>
                    </pic:spPr>
                  </pic:pic>
                </a:graphicData>
              </a:graphic>
            </wp:inline>
          </w:drawing>
        </w:r>
      </w:del>
      <w:commentRangeStart w:id="4"/>
      <w:ins w:id="5" w:author="Nat Brace" w:date="2019-10-11T10:56:00Z">
        <w:r w:rsidR="00243C33">
          <w:rPr>
            <w:noProof/>
          </w:rPr>
          <w:drawing>
            <wp:inline distT="0" distB="0" distL="0" distR="0" wp14:anchorId="23576823" wp14:editId="636CB350">
              <wp:extent cx="6316980" cy="3172663"/>
              <wp:effectExtent l="0" t="0" r="7620" b="889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MolCEOpt P4.png"/>
                      <pic:cNvPicPr/>
                    </pic:nvPicPr>
                    <pic:blipFill>
                      <a:blip r:embed="rId12">
                        <a:extLst>
                          <a:ext uri="{28A0092B-C50C-407E-A947-70E740481C1C}">
                            <a14:useLocalDpi xmlns:a14="http://schemas.microsoft.com/office/drawing/2010/main" val="0"/>
                          </a:ext>
                        </a:extLst>
                      </a:blip>
                      <a:stretch>
                        <a:fillRect/>
                      </a:stretch>
                    </pic:blipFill>
                    <pic:spPr>
                      <a:xfrm>
                        <a:off x="0" y="0"/>
                        <a:ext cx="6352911" cy="3190709"/>
                      </a:xfrm>
                      <a:prstGeom prst="rect">
                        <a:avLst/>
                      </a:prstGeom>
                    </pic:spPr>
                  </pic:pic>
                </a:graphicData>
              </a:graphic>
            </wp:inline>
          </w:drawing>
        </w:r>
      </w:ins>
      <w:commentRangeEnd w:id="4"/>
      <w:ins w:id="6" w:author="Nat Brace" w:date="2019-10-15T15:26:00Z">
        <w:r w:rsidR="0046780E">
          <w:rPr>
            <w:rStyle w:val="CommentReference"/>
          </w:rPr>
          <w:commentReference w:id="4"/>
        </w:r>
      </w:ins>
    </w:p>
    <w:p w14:paraId="3628785B" w14:textId="513585FC" w:rsidR="00D9415A" w:rsidRDefault="00D9415A" w:rsidP="004259F6">
      <w:pPr>
        <w:ind w:left="410"/>
      </w:pPr>
      <w:r>
        <w:t>Now the start page is not cluttered with proteomics-related controls that we don’t need.</w:t>
      </w:r>
    </w:p>
    <w:p w14:paraId="23F3FB06" w14:textId="674DF8D8" w:rsidR="00D9415A" w:rsidRDefault="00D9415A" w:rsidP="004259F6">
      <w:pPr>
        <w:ind w:left="410"/>
      </w:pPr>
      <w:del w:id="7" w:author="Nat Brace" w:date="2019-10-11T10:58:00Z">
        <w:r w:rsidDel="00243C33">
          <w:rPr>
            <w:noProof/>
          </w:rPr>
          <w:lastRenderedPageBreak/>
          <w:drawing>
            <wp:inline distT="0" distB="0" distL="0" distR="0" wp14:anchorId="3A2A2109" wp14:editId="017B6CF4">
              <wp:extent cx="4261899" cy="318413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5479" cy="3186805"/>
                      </a:xfrm>
                      <a:prstGeom prst="rect">
                        <a:avLst/>
                      </a:prstGeom>
                    </pic:spPr>
                  </pic:pic>
                </a:graphicData>
              </a:graphic>
            </wp:inline>
          </w:drawing>
        </w:r>
      </w:del>
      <w:ins w:id="8" w:author="Nat Brace" w:date="2019-10-11T10:58:00Z">
        <w:r w:rsidR="00243C33">
          <w:rPr>
            <w:noProof/>
          </w:rPr>
          <w:drawing>
            <wp:inline distT="0" distB="0" distL="0" distR="0" wp14:anchorId="355075EC" wp14:editId="75269B04">
              <wp:extent cx="4253078" cy="3177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5510" cy="3194299"/>
                      </a:xfrm>
                      <a:prstGeom prst="rect">
                        <a:avLst/>
                      </a:prstGeom>
                    </pic:spPr>
                  </pic:pic>
                </a:graphicData>
              </a:graphic>
            </wp:inline>
          </w:drawing>
        </w:r>
      </w:ins>
    </w:p>
    <w:p w14:paraId="431BA678" w14:textId="77777777" w:rsidR="006D251F" w:rsidRDefault="006D251F" w:rsidP="006D251F">
      <w:pPr>
        <w:pStyle w:val="ListParagraph"/>
        <w:numPr>
          <w:ilvl w:val="0"/>
          <w:numId w:val="25"/>
        </w:numPr>
      </w:pPr>
      <w:r>
        <w:t>Click on “Blank Document”.</w:t>
      </w:r>
    </w:p>
    <w:p w14:paraId="621C4AB2" w14:textId="77777777" w:rsidR="00997EF1" w:rsidRDefault="00997EF1" w:rsidP="00997EF1">
      <w:pPr>
        <w:spacing w:after="120"/>
        <w:rPr>
          <w:ins w:id="9" w:author="Nat Brace" w:date="2020-01-30T14:38:00Z"/>
        </w:rPr>
      </w:pPr>
      <w:ins w:id="10" w:author="Nat Brace" w:date="2020-01-30T14:38:00Z">
        <w:r>
          <w:t xml:space="preserve">If you have been using Skyline prior to starting this tutorial, it’s a good idea to revert Skyline to its default settings. To do so: </w:t>
        </w:r>
      </w:ins>
    </w:p>
    <w:p w14:paraId="5F677CFA" w14:textId="77777777" w:rsidR="00997EF1" w:rsidRPr="004D70A3" w:rsidRDefault="00997EF1" w:rsidP="00997EF1">
      <w:pPr>
        <w:pStyle w:val="ListParagraph"/>
        <w:numPr>
          <w:ilvl w:val="0"/>
          <w:numId w:val="26"/>
        </w:numPr>
        <w:spacing w:after="120" w:line="259" w:lineRule="auto"/>
        <w:rPr>
          <w:ins w:id="11" w:author="Nat Brace" w:date="2020-01-30T14:38:00Z"/>
        </w:rPr>
      </w:pPr>
      <w:ins w:id="12" w:author="Nat Brace" w:date="2020-01-30T14:38:00Z">
        <w:r>
          <w:rPr>
            <w:bCs/>
          </w:rPr>
          <w:t xml:space="preserve">From the </w:t>
        </w:r>
        <w:r w:rsidRPr="00F544F8">
          <w:rPr>
            <w:b/>
          </w:rPr>
          <w:t>Settings</w:t>
        </w:r>
        <w:r>
          <w:rPr>
            <w:bCs/>
          </w:rPr>
          <w:t xml:space="preserve"> menu, click </w:t>
        </w:r>
        <w:r>
          <w:rPr>
            <w:b/>
          </w:rPr>
          <w:t xml:space="preserve">Default. </w:t>
        </w:r>
      </w:ins>
    </w:p>
    <w:p w14:paraId="20326847" w14:textId="77777777" w:rsidR="00997EF1" w:rsidRPr="004D70A3" w:rsidRDefault="00997EF1" w:rsidP="00997EF1">
      <w:pPr>
        <w:pStyle w:val="ListParagraph"/>
        <w:numPr>
          <w:ilvl w:val="0"/>
          <w:numId w:val="26"/>
        </w:numPr>
        <w:spacing w:after="120" w:line="259" w:lineRule="auto"/>
        <w:rPr>
          <w:ins w:id="13" w:author="Nat Brace" w:date="2020-01-30T14:38:00Z"/>
        </w:rPr>
      </w:pPr>
      <w:ins w:id="14" w:author="Nat Brace" w:date="2020-01-30T14:38:00Z">
        <w:r>
          <w:t xml:space="preserve">Click </w:t>
        </w:r>
        <w:r w:rsidRPr="004D70A3">
          <w:rPr>
            <w:b/>
            <w:bCs/>
          </w:rPr>
          <w:t xml:space="preserve">No </w:t>
        </w:r>
        <w:r>
          <w:t>on the form to save current settings</w:t>
        </w:r>
      </w:ins>
    </w:p>
    <w:p w14:paraId="48D71D05" w14:textId="77777777" w:rsidR="00997EF1" w:rsidRDefault="00997EF1" w:rsidP="00997EF1">
      <w:pPr>
        <w:spacing w:after="120"/>
        <w:rPr>
          <w:ins w:id="15" w:author="Nat Brace" w:date="2020-01-30T14:38:00Z"/>
        </w:rPr>
      </w:pPr>
      <w:ins w:id="16" w:author="Nat Brace" w:date="2020-01-30T14:38:00Z">
        <w:r>
          <w:t xml:space="preserve">The settings in this instance of Skyline have now been reset to the default. </w:t>
        </w:r>
      </w:ins>
    </w:p>
    <w:p w14:paraId="00DADF74" w14:textId="77777777" w:rsidR="00D9415A" w:rsidRDefault="00D9415A">
      <w:pPr>
        <w:spacing w:after="0" w:line="240" w:lineRule="auto"/>
        <w:rPr>
          <w:rFonts w:ascii="Cambria" w:eastAsia="Calibri" w:hAnsi="Cambria"/>
          <w:b/>
          <w:bCs/>
          <w:color w:val="4F81BD"/>
          <w:sz w:val="26"/>
          <w:szCs w:val="26"/>
        </w:rPr>
      </w:pPr>
      <w:r>
        <w:lastRenderedPageBreak/>
        <w:br w:type="page"/>
      </w:r>
    </w:p>
    <w:p w14:paraId="75FED837" w14:textId="0D61ED57" w:rsidR="00B75372" w:rsidRDefault="00CE0EDE" w:rsidP="00DA4E6C">
      <w:pPr>
        <w:pStyle w:val="Heading2"/>
      </w:pPr>
      <w:r>
        <w:lastRenderedPageBreak/>
        <w:t>I</w:t>
      </w:r>
      <w:r w:rsidR="00CE441C">
        <w:t xml:space="preserve">mporting a </w:t>
      </w:r>
      <w:r w:rsidR="00C27406">
        <w:t>Small Molecule Transition List</w:t>
      </w:r>
      <w:r w:rsidR="00CE441C">
        <w:t xml:space="preserve"> into a Skyline Document</w:t>
      </w:r>
    </w:p>
    <w:p w14:paraId="4CB9A18A" w14:textId="27D9AC09"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 xml:space="preserve">peed HILIC method, based on </w:t>
      </w:r>
      <w:proofErr w:type="spellStart"/>
      <w:r w:rsidRPr="00B367AC">
        <w:t>Guder</w:t>
      </w:r>
      <w:proofErr w:type="spellEnd"/>
      <w:r w:rsidRPr="00B367AC">
        <w:t xml:space="preserve"> et al, </w:t>
      </w:r>
      <w:hyperlink r:id="rId18" w:history="1">
        <w:r w:rsidRPr="00B367AC">
          <w:rPr>
            <w:rStyle w:val="Hyperlink"/>
          </w:rPr>
          <w:t>Anal Chem.</w:t>
        </w:r>
      </w:hyperlink>
      <w:r w:rsidRPr="00B367AC">
        <w:t xml:space="preserve"> 2017 Feb 7;89(3):1624-1631.</w:t>
      </w:r>
      <w:r w:rsidR="00FA7CA9">
        <w:t xml:space="preserve">  The raw data for the tutorial itself was then collected on an </w:t>
      </w:r>
      <w:proofErr w:type="spellStart"/>
      <w:r w:rsidR="00FA7CA9">
        <w:t>Acquity</w:t>
      </w:r>
      <w:proofErr w:type="spellEnd"/>
      <w:r w:rsidR="00FA7CA9">
        <w:t xml:space="preserve"> UPLC coupled to a Waters </w:t>
      </w:r>
      <w:proofErr w:type="spellStart"/>
      <w:r w:rsidR="00FA7CA9">
        <w:t>Xevo</w:t>
      </w:r>
      <w:proofErr w:type="spellEnd"/>
      <w:r w:rsidR="00FA7CA9">
        <w:t xml:space="preserve"> TQ-S triple quad.</w:t>
      </w:r>
    </w:p>
    <w:p w14:paraId="08770E6B" w14:textId="77777777" w:rsidR="003051C2" w:rsidRDefault="00B367AC" w:rsidP="00B367AC">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tretch>
                      <a:fillRect/>
                    </a:stretch>
                  </pic:blipFill>
                  <pic:spPr>
                    <a:xfrm>
                      <a:off x="0" y="0"/>
                      <a:ext cx="5356918" cy="3591418"/>
                    </a:xfrm>
                    <a:prstGeom prst="rect">
                      <a:avLst/>
                    </a:prstGeom>
                  </pic:spPr>
                </pic:pic>
              </a:graphicData>
            </a:graphic>
          </wp:inline>
        </w:drawing>
      </w:r>
    </w:p>
    <w:p w14:paraId="3362679A" w14:textId="77777777"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377E88">
        <w:rPr>
          <w:i/>
          <w:iCs/>
          <w:rPrChange w:id="17" w:author="Nat Brace" w:date="2019-12-16T12:40:00Z">
            <w:rPr/>
          </w:rPrChange>
        </w:rPr>
        <w:t>m/z</w:t>
      </w:r>
      <w:r w:rsidR="00364103">
        <w:t xml:space="preserve"> and charge </w:t>
      </w:r>
      <w:r>
        <w:t>for each molecule. For the purposes of this tutorial, we will work only with the Negative mode entries.</w:t>
      </w:r>
      <w:r w:rsidR="007A1254">
        <w:t xml:space="preserve"> The collision energy (CE) values are from a </w:t>
      </w:r>
      <w:proofErr w:type="spellStart"/>
      <w:r w:rsidR="007A1254">
        <w:t>Sciex</w:t>
      </w:r>
      <w:proofErr w:type="spellEnd"/>
      <w:r w:rsidR="007A1254">
        <w:t xml:space="preserve"> triple quad, we will use these as a starting point even though we will develop our new method on Waters equipment.</w:t>
      </w:r>
    </w:p>
    <w:p w14:paraId="612D5603" w14:textId="32D9CE71" w:rsidR="00860D98" w:rsidRDefault="003051C2" w:rsidP="00B367AC">
      <w:r>
        <w:t>With a little effort in Excel</w:t>
      </w:r>
      <w:r w:rsidR="00FA7CA9">
        <w:t xml:space="preserve"> or other spreadsheet editor</w:t>
      </w:r>
      <w:r>
        <w:t>, this can be reformatted so that Skyline can read it</w:t>
      </w:r>
      <w:r w:rsidR="007A1254">
        <w:t xml:space="preserve"> (the heavy and light versions of each transition are expected to be on different lines)</w:t>
      </w:r>
      <w:r w:rsidR="00860D98">
        <w:t xml:space="preserve">. The result of this reformatting can be found in the provided </w:t>
      </w:r>
      <w:bookmarkStart w:id="18" w:name="OLE_LINK5"/>
      <w:bookmarkStart w:id="19" w:name="OLE_LINK6"/>
      <w:r w:rsidR="00860D98" w:rsidRPr="00364103">
        <w:rPr>
          <w:b/>
        </w:rPr>
        <w:t>Energy_TransitionList.</w:t>
      </w:r>
      <w:r w:rsidR="00491D1D" w:rsidRPr="00364103">
        <w:rPr>
          <w:b/>
        </w:rPr>
        <w:t>csv</w:t>
      </w:r>
      <w:bookmarkEnd w:id="18"/>
      <w:bookmarkEnd w:id="19"/>
      <w:r w:rsidR="00860D98">
        <w:t xml:space="preserve"> file in the folder you created at the start of this tutorial.</w:t>
      </w:r>
    </w:p>
    <w:p w14:paraId="23498D7A" w14:textId="77777777" w:rsidR="00860D98" w:rsidRDefault="00860D98" w:rsidP="00491D1D">
      <w:pPr>
        <w:keepNext/>
      </w:pPr>
      <w:r>
        <w:lastRenderedPageBreak/>
        <w:t xml:space="preserve">Because </w:t>
      </w:r>
      <w:r w:rsidR="00491D1D" w:rsidRPr="00860D98">
        <w:t>Energy_TransitionList.</w:t>
      </w:r>
      <w:r w:rsidR="00491D1D">
        <w:t xml:space="preserve">csv </w:t>
      </w:r>
      <w:r>
        <w:t xml:space="preserve">is formatted with column headers that Skyline recognizes, you can bypass the usual </w:t>
      </w:r>
      <w:r w:rsidRPr="00860D98">
        <w:rPr>
          <w:b/>
        </w:rPr>
        <w:t>Insert Transition List</w:t>
      </w:r>
      <w:r>
        <w:t xml:space="preserve"> window and simply copy everything (include the header row) into Skyline’s </w:t>
      </w:r>
      <w:r w:rsidRPr="00860D98">
        <w:rPr>
          <w:b/>
        </w:rPr>
        <w:t>Targets</w:t>
      </w:r>
      <w:r>
        <w:t xml:space="preserve"> window.</w:t>
      </w:r>
      <w:r w:rsidR="00364103">
        <w:t xml:space="preserve"> To do this, perform the following steps:</w:t>
      </w:r>
    </w:p>
    <w:p w14:paraId="57C559BC" w14:textId="233DB8F9" w:rsidR="00860D98" w:rsidRDefault="00860D98" w:rsidP="00C417DD">
      <w:pPr>
        <w:pStyle w:val="ListParagraph"/>
        <w:keepNext/>
        <w:numPr>
          <w:ilvl w:val="0"/>
          <w:numId w:val="7"/>
        </w:numPr>
      </w:pPr>
      <w:r>
        <w:t xml:space="preserve">Open </w:t>
      </w:r>
      <w:ins w:id="20" w:author="Nat Brace" w:date="2019-12-16T11:20:00Z">
        <w:r w:rsidR="001169A8">
          <w:t>“</w:t>
        </w:r>
      </w:ins>
      <w:r>
        <w:t>Energy_TransitionList.csv</w:t>
      </w:r>
      <w:ins w:id="21" w:author="Nat Brace" w:date="2019-12-16T11:20:00Z">
        <w:r w:rsidR="001169A8">
          <w:t>”</w:t>
        </w:r>
      </w:ins>
      <w:r>
        <w:t xml:space="preserve"> in any text editor</w:t>
      </w:r>
      <w:ins w:id="22" w:author="Nat Brace" w:date="2019-12-16T11:20:00Z">
        <w:r w:rsidR="001169A8">
          <w:t xml:space="preserve"> from the folder you creat</w:t>
        </w:r>
      </w:ins>
      <w:ins w:id="23" w:author="Nat Brace" w:date="2019-12-16T11:21:00Z">
        <w:r w:rsidR="001169A8">
          <w:t>ed at the start of this tutorial</w:t>
        </w:r>
      </w:ins>
      <w:r>
        <w:t>.</w:t>
      </w:r>
    </w:p>
    <w:p w14:paraId="49106806" w14:textId="77777777" w:rsidR="00860D98" w:rsidRDefault="00860D98" w:rsidP="00C417DD">
      <w:pPr>
        <w:pStyle w:val="ListParagraph"/>
        <w:keepNext/>
        <w:numPr>
          <w:ilvl w:val="0"/>
          <w:numId w:val="7"/>
        </w:numPr>
      </w:pPr>
      <w:r>
        <w:t>Select</w:t>
      </w:r>
      <w:r w:rsidRPr="001169A8">
        <w:rPr>
          <w:b/>
          <w:bCs/>
          <w:rPrChange w:id="24" w:author="Nat Brace" w:date="2019-12-16T11:21:00Z">
            <w:rPr/>
          </w:rPrChange>
        </w:rPr>
        <w:t xml:space="preserve"> All</w:t>
      </w:r>
      <w:r w:rsidR="00364103">
        <w:t>,</w:t>
      </w:r>
      <w:r>
        <w:t xml:space="preserve"> then </w:t>
      </w:r>
      <w:r w:rsidRPr="001169A8">
        <w:rPr>
          <w:b/>
          <w:bCs/>
          <w:rPrChange w:id="25" w:author="Nat Brace" w:date="2019-12-16T11:21:00Z">
            <w:rPr/>
          </w:rPrChange>
        </w:rPr>
        <w:t>Copy</w:t>
      </w:r>
      <w:r>
        <w:t>. Make sure you have included the header row.</w:t>
      </w:r>
    </w:p>
    <w:p w14:paraId="15738925" w14:textId="77777777" w:rsidR="00860D98" w:rsidRDefault="00491D1D" w:rsidP="00C417DD">
      <w:pPr>
        <w:pStyle w:val="ListParagraph"/>
        <w:keepNext/>
        <w:numPr>
          <w:ilvl w:val="0"/>
          <w:numId w:val="7"/>
        </w:numPr>
      </w:pPr>
      <w:r>
        <w:t xml:space="preserve">In Skyline, click in the </w:t>
      </w:r>
      <w:r w:rsidRPr="00491D1D">
        <w:rPr>
          <w:b/>
        </w:rPr>
        <w:t>Targets</w:t>
      </w:r>
      <w:r>
        <w:t xml:space="preserve"> window, then Paste</w:t>
      </w:r>
      <w:r w:rsidR="006331A9">
        <w:t xml:space="preserve"> (</w:t>
      </w:r>
      <w:proofErr w:type="spellStart"/>
      <w:r w:rsidR="006331A9" w:rsidRPr="006331A9">
        <w:rPr>
          <w:b/>
        </w:rPr>
        <w:t>Ctrl+V</w:t>
      </w:r>
      <w:proofErr w:type="spellEnd"/>
      <w:r w:rsidR="006331A9">
        <w:t>)</w:t>
      </w:r>
      <w:r>
        <w:t>.</w:t>
      </w:r>
    </w:p>
    <w:p w14:paraId="0D4A7EBE" w14:textId="183E56B3" w:rsidR="00364103" w:rsidDel="00997EF1" w:rsidRDefault="00364103" w:rsidP="00997EF1">
      <w:pPr>
        <w:rPr>
          <w:del w:id="26" w:author="Nat Brace" w:date="2020-01-30T14:42:00Z"/>
          <w:noProof/>
        </w:rPr>
      </w:pPr>
      <w:r>
        <w:rPr>
          <w:noProof/>
        </w:rPr>
        <w:t>Your Skyline window should now look something like this</w:t>
      </w:r>
      <w:r w:rsidR="00191962">
        <w:rPr>
          <w:noProof/>
        </w:rPr>
        <w:t xml:space="preserve"> (note the molecule symbol in the User Interface control in the upper right – Skyline has turned off all proteomics-specific menus and controls)</w:t>
      </w:r>
      <w:r>
        <w:rPr>
          <w:noProof/>
        </w:rPr>
        <w:t>:</w:t>
      </w:r>
    </w:p>
    <w:p w14:paraId="2A90CF98" w14:textId="77777777" w:rsidR="00997EF1" w:rsidRDefault="00997EF1" w:rsidP="00277783">
      <w:pPr>
        <w:rPr>
          <w:ins w:id="27" w:author="Nat Brace" w:date="2020-01-30T14:42:00Z"/>
          <w:noProof/>
        </w:rPr>
      </w:pPr>
    </w:p>
    <w:p w14:paraId="7DECFC50" w14:textId="13BB6C81" w:rsidR="00BA46EB" w:rsidRDefault="004D59E3" w:rsidP="00277783">
      <w:del w:id="28" w:author="Nat Brace" w:date="2019-10-11T11:29:00Z">
        <w:r w:rsidDel="00CF041C">
          <w:rPr>
            <w:noProof/>
          </w:rPr>
          <w:lastRenderedPageBreak/>
          <w:drawing>
            <wp:inline distT="0" distB="0" distL="0" distR="0" wp14:anchorId="18DBF894" wp14:editId="4E37AFB3">
              <wp:extent cx="5943600" cy="3437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37890"/>
                      </a:xfrm>
                      <a:prstGeom prst="rect">
                        <a:avLst/>
                      </a:prstGeom>
                    </pic:spPr>
                  </pic:pic>
                </a:graphicData>
              </a:graphic>
            </wp:inline>
          </w:drawing>
        </w:r>
      </w:del>
      <w:del w:id="29" w:author="Nat Brace" w:date="2020-01-30T14:42:00Z">
        <w:r w:rsidR="003F0DBA" w:rsidDel="00997EF1">
          <w:rPr>
            <w:noProof/>
          </w:rPr>
          <w:delText xml:space="preserve"> </w:delText>
        </w:r>
      </w:del>
      <w:ins w:id="30" w:author="Nat Brace" w:date="2020-01-30T14:41:00Z">
        <w:r w:rsidR="00997EF1">
          <w:rPr>
            <w:noProof/>
          </w:rPr>
          <w:drawing>
            <wp:inline distT="0" distB="0" distL="0" distR="0" wp14:anchorId="44B11C1D" wp14:editId="3A78DF1D">
              <wp:extent cx="5943600" cy="4409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9440"/>
                      </a:xfrm>
                      <a:prstGeom prst="rect">
                        <a:avLst/>
                      </a:prstGeom>
                    </pic:spPr>
                  </pic:pic>
                </a:graphicData>
              </a:graphic>
            </wp:inline>
          </w:drawing>
        </w:r>
      </w:ins>
    </w:p>
    <w:p w14:paraId="0798793C" w14:textId="64A993FC" w:rsidR="009965E6" w:rsidRDefault="009965E6" w:rsidP="00672317">
      <w:r>
        <w:lastRenderedPageBreak/>
        <w:t xml:space="preserve">NOTE: In this instance, the targets are described with </w:t>
      </w:r>
      <w:r w:rsidRPr="001169A8">
        <w:rPr>
          <w:i/>
          <w:iCs/>
          <w:rPrChange w:id="31" w:author="Nat Brace" w:date="2019-12-16T11:21:00Z">
            <w:rPr/>
          </w:rPrChange>
        </w:rPr>
        <w:t>m/z</w:t>
      </w:r>
      <w:r>
        <w:t xml:space="preserve"> and charge values. Skyline can accept higher level descriptions including chemical formulas and heavy isotope labels etc. Having the chemical formula is especially useful when working with full scan data as it allows Skyline to calculate isotopic distributions, but for SRM data such as this</w:t>
      </w:r>
      <w:r w:rsidR="00FA7CA9">
        <w:t>, using</w:t>
      </w:r>
      <w:r>
        <w:t xml:space="preserve"> </w:t>
      </w:r>
      <w:r w:rsidRPr="00377E88">
        <w:rPr>
          <w:i/>
          <w:iCs/>
          <w:rPrChange w:id="32" w:author="Nat Brace" w:date="2019-12-16T12:41:00Z">
            <w:rPr/>
          </w:rPrChange>
        </w:rPr>
        <w:t>m/z</w:t>
      </w:r>
      <w:r>
        <w:t xml:space="preserve"> and charge </w:t>
      </w:r>
      <w:r w:rsidR="00FA7CA9">
        <w:t xml:space="preserve">is </w:t>
      </w:r>
      <w:r>
        <w:t>perfectly adequate.</w:t>
      </w:r>
    </w:p>
    <w:p w14:paraId="7F6FA31F" w14:textId="77777777" w:rsidR="0067496A" w:rsidRDefault="0067496A" w:rsidP="00364103">
      <w:pPr>
        <w:pStyle w:val="Heading2"/>
      </w:pPr>
      <w:r>
        <w:t>Transition settings</w:t>
      </w:r>
    </w:p>
    <w:p w14:paraId="78D1E288" w14:textId="77777777" w:rsidR="0067496A" w:rsidRDefault="0067496A" w:rsidP="00364103">
      <w:pPr>
        <w:keepNext/>
      </w:pPr>
      <w:proofErr w:type="gramStart"/>
      <w:r>
        <w:t>Next</w:t>
      </w:r>
      <w:proofErr w:type="gramEnd"/>
      <w:r>
        <w:t xml:space="preserve"> we have to make sure Skyline’s Transition Settings are correctly set for importing the experimental mass spectrometer results. To do th</w:t>
      </w:r>
      <w:r w:rsidR="00AD1E51">
        <w:t>is, perform the following steps:</w:t>
      </w:r>
    </w:p>
    <w:p w14:paraId="26EC686E" w14:textId="77777777" w:rsidR="0067496A" w:rsidRDefault="0067496A" w:rsidP="00C417DD">
      <w:pPr>
        <w:pStyle w:val="ListParagraph"/>
        <w:keepNext/>
        <w:numPr>
          <w:ilvl w:val="0"/>
          <w:numId w:val="4"/>
        </w:numPr>
      </w:pPr>
      <w:r>
        <w:t xml:space="preserve">On the </w:t>
      </w:r>
      <w:r w:rsidRPr="0067496A">
        <w:rPr>
          <w:b/>
        </w:rPr>
        <w:t>Settings</w:t>
      </w:r>
      <w:r>
        <w:t xml:space="preserve"> menu, click </w:t>
      </w:r>
      <w:r w:rsidRPr="0067496A">
        <w:rPr>
          <w:b/>
        </w:rPr>
        <w:t>Transition Settings</w:t>
      </w:r>
      <w:r>
        <w:t>.</w:t>
      </w:r>
    </w:p>
    <w:p w14:paraId="566F0286" w14:textId="77777777" w:rsidR="001213EB" w:rsidRDefault="001213EB" w:rsidP="00C417DD">
      <w:pPr>
        <w:pStyle w:val="ListParagraph"/>
        <w:keepNext/>
        <w:numPr>
          <w:ilvl w:val="0"/>
          <w:numId w:val="4"/>
        </w:numPr>
      </w:pPr>
      <w:r>
        <w:rPr>
          <w:noProof/>
        </w:rPr>
        <w:t>Change settings as necessary to match the following:</w:t>
      </w:r>
      <w:r w:rsidR="00364103">
        <w:rPr>
          <w:noProof/>
        </w:rPr>
        <w:br/>
      </w:r>
    </w:p>
    <w:p w14:paraId="5BA2B5C8" w14:textId="77777777" w:rsidR="00191962" w:rsidRDefault="00191962">
      <w:pPr>
        <w:pPrChange w:id="33" w:author="Nat Brace" w:date="2019-12-16T11:24:00Z">
          <w:pPr>
            <w:pStyle w:val="ListParagraph"/>
          </w:pPr>
        </w:pPrChange>
      </w:pPr>
      <w:r>
        <w:rPr>
          <w:noProof/>
        </w:rPr>
        <w:drawing>
          <wp:inline distT="0" distB="0" distL="0" distR="0" wp14:anchorId="1DC4609E" wp14:editId="11BB5B1A">
            <wp:extent cx="3781425" cy="5734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81425" cy="5734050"/>
                    </a:xfrm>
                    <a:prstGeom prst="rect">
                      <a:avLst/>
                    </a:prstGeom>
                  </pic:spPr>
                </pic:pic>
              </a:graphicData>
            </a:graphic>
          </wp:inline>
        </w:drawing>
      </w:r>
    </w:p>
    <w:p w14:paraId="0984BDB3" w14:textId="12401D7D" w:rsidR="00191962" w:rsidDel="001169A8" w:rsidRDefault="00AD1E51" w:rsidP="001169A8">
      <w:pPr>
        <w:rPr>
          <w:del w:id="34" w:author="Nat Brace" w:date="2019-12-16T11:23:00Z"/>
        </w:rPr>
      </w:pPr>
      <w:del w:id="35" w:author="Nat Brace" w:date="2019-12-16T11:23:00Z">
        <w:r w:rsidDel="001169A8">
          <w:lastRenderedPageBreak/>
          <w:delText xml:space="preserve"> </w:delText>
        </w:r>
        <w:r w:rsidR="007A1254" w:rsidDel="001169A8">
          <w:br/>
        </w:r>
      </w:del>
      <w:r w:rsidR="007A1254">
        <w:t xml:space="preserve">We will perform a collision energy optimization study on a Waters </w:t>
      </w:r>
      <w:proofErr w:type="spellStart"/>
      <w:r w:rsidR="007A1254">
        <w:t>Xevo</w:t>
      </w:r>
      <w:proofErr w:type="spellEnd"/>
      <w:r w:rsidR="00FA7CA9">
        <w:t xml:space="preserve"> as part of method development and optimization, since the collision energies are being used from another instrument (</w:t>
      </w:r>
      <w:proofErr w:type="spellStart"/>
      <w:r w:rsidR="00FA7CA9">
        <w:t>Sciex</w:t>
      </w:r>
      <w:proofErr w:type="spellEnd"/>
      <w:r w:rsidR="00FA7CA9">
        <w:t>)</w:t>
      </w:r>
      <w:r w:rsidR="007A1254">
        <w:t>.</w:t>
      </w:r>
      <w:r w:rsidR="007A1254">
        <w:br/>
      </w:r>
      <w:r w:rsidR="007A1254">
        <w:br/>
      </w:r>
      <w:r w:rsidR="00191962">
        <w:rPr>
          <w:noProof/>
        </w:rPr>
        <w:drawing>
          <wp:inline distT="0" distB="0" distL="0" distR="0" wp14:anchorId="6B9C14B4" wp14:editId="5DD32D7B">
            <wp:extent cx="3781425" cy="573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81425" cy="5734050"/>
                    </a:xfrm>
                    <a:prstGeom prst="rect">
                      <a:avLst/>
                    </a:prstGeom>
                  </pic:spPr>
                </pic:pic>
              </a:graphicData>
            </a:graphic>
          </wp:inline>
        </w:drawing>
      </w:r>
    </w:p>
    <w:p w14:paraId="40B7F650" w14:textId="77777777" w:rsidR="001169A8" w:rsidRDefault="001169A8">
      <w:pPr>
        <w:rPr>
          <w:ins w:id="36" w:author="Nat Brace" w:date="2019-12-16T11:23:00Z"/>
        </w:rPr>
        <w:pPrChange w:id="37" w:author="Nat Brace" w:date="2019-12-16T11:23:00Z">
          <w:pPr>
            <w:pStyle w:val="ListParagraph"/>
          </w:pPr>
        </w:pPrChange>
      </w:pPr>
    </w:p>
    <w:p w14:paraId="7BC0C237" w14:textId="446E32BA" w:rsidR="007A1254" w:rsidRDefault="00AD1E51">
      <w:pPr>
        <w:pPrChange w:id="38" w:author="Nat Brace" w:date="2019-12-16T11:23:00Z">
          <w:pPr>
            <w:pStyle w:val="ListParagraph"/>
          </w:pPr>
        </w:pPrChange>
      </w:pPr>
      <w:del w:id="39" w:author="Nat Brace" w:date="2019-12-16T11:23:00Z">
        <w:r w:rsidDel="001169A8">
          <w:delText xml:space="preserve"> </w:delText>
        </w:r>
        <w:r w:rsidR="007A1254" w:rsidDel="001169A8">
          <w:br/>
        </w:r>
      </w:del>
      <w:r w:rsidR="00CC18EC">
        <w:t xml:space="preserve">In this experiment we are interested only in negatively charged transitions, this is indicated in the </w:t>
      </w:r>
      <w:del w:id="40" w:author="Nat Brace" w:date="2019-12-16T11:22:00Z">
        <w:r w:rsidR="00CC18EC" w:rsidDel="001169A8">
          <w:delText>“</w:delText>
        </w:r>
      </w:del>
      <w:r w:rsidR="00CC18EC" w:rsidRPr="001169A8">
        <w:rPr>
          <w:b/>
          <w:bCs/>
          <w:rPrChange w:id="41" w:author="Nat Brace" w:date="2019-12-16T11:23:00Z">
            <w:rPr/>
          </w:rPrChange>
        </w:rPr>
        <w:t>Precursor adducts</w:t>
      </w:r>
      <w:del w:id="42" w:author="Nat Brace" w:date="2019-12-16T11:22:00Z">
        <w:r w:rsidR="00CC18EC" w:rsidDel="001169A8">
          <w:delText>”</w:delText>
        </w:r>
      </w:del>
      <w:r w:rsidR="00CC18EC">
        <w:t xml:space="preserve"> and </w:t>
      </w:r>
      <w:del w:id="43" w:author="Nat Brace" w:date="2019-12-16T11:22:00Z">
        <w:r w:rsidR="00CC18EC" w:rsidRPr="001169A8" w:rsidDel="001169A8">
          <w:rPr>
            <w:b/>
            <w:bCs/>
            <w:rPrChange w:id="44" w:author="Nat Brace" w:date="2019-12-16T11:23:00Z">
              <w:rPr/>
            </w:rPrChange>
          </w:rPr>
          <w:delText>“</w:delText>
        </w:r>
      </w:del>
      <w:r w:rsidR="00CC18EC" w:rsidRPr="001169A8">
        <w:rPr>
          <w:b/>
          <w:bCs/>
          <w:rPrChange w:id="45" w:author="Nat Brace" w:date="2019-12-16T11:23:00Z">
            <w:rPr/>
          </w:rPrChange>
        </w:rPr>
        <w:t>Fragment adducts</w:t>
      </w:r>
      <w:del w:id="46" w:author="Nat Brace" w:date="2019-12-16T11:22:00Z">
        <w:r w:rsidR="00CC18EC" w:rsidDel="001169A8">
          <w:delText>”</w:delText>
        </w:r>
      </w:del>
      <w:r w:rsidR="00CC18EC">
        <w:t xml:space="preserve"> fields. Skyline’s adduct descriptions support any kind of ionization description (“[M-H]”, “[</w:t>
      </w:r>
      <w:proofErr w:type="spellStart"/>
      <w:r w:rsidR="00CC18EC">
        <w:t>M+Na</w:t>
      </w:r>
      <w:proofErr w:type="spellEnd"/>
      <w:r w:rsidR="00CC18EC">
        <w:t xml:space="preserve">]” etc.), including unknown ionization modes (the “[M-]” used here to indicate “negative mode, charge 1, without any known chemical composition to explain it”).  </w:t>
      </w:r>
      <w:r w:rsidR="007A1254">
        <w:t xml:space="preserve">The </w:t>
      </w:r>
      <w:r w:rsidR="007A1254">
        <w:lastRenderedPageBreak/>
        <w:t>“f” setting in Ion Types on the Filter tab means we are only interested in fragment ion transitions. If you wanted to measure precursor ions as well, it would be “</w:t>
      </w:r>
      <w:proofErr w:type="spellStart"/>
      <w:proofErr w:type="gramStart"/>
      <w:r w:rsidR="007A1254">
        <w:t>f,p</w:t>
      </w:r>
      <w:proofErr w:type="spellEnd"/>
      <w:proofErr w:type="gramEnd"/>
      <w:r w:rsidR="007A1254">
        <w:t>”.</w:t>
      </w:r>
    </w:p>
    <w:p w14:paraId="09A9C017" w14:textId="77777777" w:rsidR="00191962" w:rsidRDefault="00AD1E51">
      <w:pPr>
        <w:pPrChange w:id="47" w:author="Nat Brace" w:date="2019-12-16T11:24:00Z">
          <w:pPr>
            <w:pStyle w:val="ListParagraph"/>
          </w:pPr>
        </w:pPrChange>
      </w:pPr>
      <w:del w:id="48" w:author="Nat Brace" w:date="2019-12-16T11:24:00Z">
        <w:r w:rsidDel="00F64B7C">
          <w:delText xml:space="preserve"> </w:delText>
        </w:r>
      </w:del>
      <w:r w:rsidR="00191962">
        <w:rPr>
          <w:noProof/>
        </w:rPr>
        <w:drawing>
          <wp:inline distT="0" distB="0" distL="0" distR="0" wp14:anchorId="62DAA55B" wp14:editId="790681AD">
            <wp:extent cx="3781425" cy="5734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81425" cy="5734050"/>
                    </a:xfrm>
                    <a:prstGeom prst="rect">
                      <a:avLst/>
                    </a:prstGeom>
                  </pic:spPr>
                </pic:pic>
              </a:graphicData>
            </a:graphic>
          </wp:inline>
        </w:drawing>
      </w:r>
    </w:p>
    <w:p w14:paraId="2CE7BBA2" w14:textId="503AD7BE" w:rsidR="00DA4E6C" w:rsidDel="002D010C" w:rsidRDefault="007A1254">
      <w:pPr>
        <w:rPr>
          <w:del w:id="49" w:author="Nat Brace" w:date="2020-01-30T14:46:00Z"/>
        </w:rPr>
        <w:pPrChange w:id="50" w:author="Nat Brace" w:date="2019-12-16T11:23:00Z">
          <w:pPr>
            <w:pStyle w:val="ListParagraph"/>
          </w:pPr>
        </w:pPrChange>
      </w:pPr>
      <w:del w:id="51" w:author="Nat Brace" w:date="2019-12-16T11:23:00Z">
        <w:r w:rsidDel="001169A8">
          <w:br/>
        </w:r>
      </w:del>
      <w:r>
        <w:t xml:space="preserve">We will allow a generous match tolerance </w:t>
      </w:r>
      <w:r w:rsidR="00CC18EC">
        <w:t>when</w:t>
      </w:r>
      <w:r>
        <w:t xml:space="preserve"> reading SRM data and assigning chromatograms to our targ</w:t>
      </w:r>
      <w:r w:rsidR="00CC18EC">
        <w:t>ets.</w:t>
      </w:r>
    </w:p>
    <w:p w14:paraId="5115EEDF" w14:textId="77777777" w:rsidR="007A1254" w:rsidRDefault="007A1254" w:rsidP="00DA4E6C"/>
    <w:p w14:paraId="5179C39E" w14:textId="77777777" w:rsidR="00D21745" w:rsidRDefault="000D70FC" w:rsidP="00D21745">
      <w:r>
        <w:t>Now</w:t>
      </w:r>
      <w:r w:rsidR="00381052">
        <w:t>,</w:t>
      </w:r>
      <w:r w:rsidR="00D21745">
        <w:t xml:space="preserve"> save the current Skyline document. To do this:</w:t>
      </w:r>
    </w:p>
    <w:p w14:paraId="47525FBC" w14:textId="77777777" w:rsidR="00D21745" w:rsidRPr="00D21745" w:rsidRDefault="00D21745" w:rsidP="00C417DD">
      <w:pPr>
        <w:pStyle w:val="ListParagraph"/>
        <w:numPr>
          <w:ilvl w:val="0"/>
          <w:numId w:val="8"/>
        </w:numPr>
      </w:pPr>
      <w:r>
        <w:t xml:space="preserve">From the </w:t>
      </w:r>
      <w:r w:rsidRPr="00D21745">
        <w:rPr>
          <w:b/>
        </w:rPr>
        <w:t>Files</w:t>
      </w:r>
      <w:r>
        <w:t xml:space="preserve"> menu, click on </w:t>
      </w:r>
      <w:r w:rsidRPr="00D21745">
        <w:rPr>
          <w:b/>
        </w:rPr>
        <w:t>Save</w:t>
      </w:r>
      <w:r w:rsidRPr="00D21745">
        <w:t>.</w:t>
      </w:r>
    </w:p>
    <w:p w14:paraId="3E2F993F" w14:textId="77777777" w:rsidR="00D21745" w:rsidRDefault="00D21745" w:rsidP="00C417DD">
      <w:pPr>
        <w:pStyle w:val="ListParagraph"/>
        <w:numPr>
          <w:ilvl w:val="0"/>
          <w:numId w:val="8"/>
        </w:numPr>
      </w:pPr>
      <w:r w:rsidRPr="00D21745">
        <w:t xml:space="preserve">When </w:t>
      </w:r>
      <w:r>
        <w:t>prompted, use the filename “</w:t>
      </w:r>
      <w:proofErr w:type="spellStart"/>
      <w:r>
        <w:t>E</w:t>
      </w:r>
      <w:r w:rsidRPr="00D21745">
        <w:t>nergyMet_demo.sky</w:t>
      </w:r>
      <w:proofErr w:type="spellEnd"/>
      <w:r>
        <w:t>”.</w:t>
      </w:r>
    </w:p>
    <w:p w14:paraId="4316D995" w14:textId="77777777" w:rsidR="000D70FC" w:rsidRDefault="000D70FC" w:rsidP="000D70FC">
      <w:pPr>
        <w:pStyle w:val="Heading2"/>
      </w:pPr>
      <w:r>
        <w:lastRenderedPageBreak/>
        <w:t>Exporting unscheduled methods</w:t>
      </w:r>
    </w:p>
    <w:p w14:paraId="5EA5FED8" w14:textId="77777777" w:rsidR="00ED5063" w:rsidRDefault="00707713" w:rsidP="00265AB6">
      <w:pPr>
        <w:keepNext/>
      </w:pPr>
      <w:r>
        <w:t xml:space="preserve">In general, if you </w:t>
      </w:r>
      <w:r w:rsidR="007B55BD">
        <w:t>are running Skyline on a computer with</w:t>
      </w:r>
      <w:r>
        <w:t xml:space="preserve"> the instrument control software for your brand of mass spec installed, Skyline can export native method</w:t>
      </w:r>
      <w:r w:rsidR="00ED5063">
        <w:t>s using templates that you specify</w:t>
      </w:r>
      <w:r>
        <w:t>.</w:t>
      </w:r>
      <w:r w:rsidR="007B55BD">
        <w:t xml:space="preserve"> </w:t>
      </w:r>
    </w:p>
    <w:p w14:paraId="212E9CE1" w14:textId="77777777" w:rsidR="000D70FC" w:rsidRDefault="000D70FC" w:rsidP="00265AB6">
      <w:pPr>
        <w:keepNext/>
      </w:pPr>
      <w:r>
        <w:t>If you do</w:t>
      </w:r>
      <w:r w:rsidR="007B55BD">
        <w:t xml:space="preserve"> </w:t>
      </w:r>
      <w:r>
        <w:t>n</w:t>
      </w:r>
      <w:r w:rsidR="007B55BD">
        <w:t>o</w:t>
      </w:r>
      <w:r>
        <w:t xml:space="preserve">t have </w:t>
      </w:r>
      <w:r w:rsidR="007B55BD">
        <w:t xml:space="preserve">Waters </w:t>
      </w:r>
      <w:proofErr w:type="spellStart"/>
      <w:r>
        <w:t>MassLynx</w:t>
      </w:r>
      <w:proofErr w:type="spellEnd"/>
      <w:r w:rsidR="007B55BD">
        <w:t xml:space="preserve"> installed</w:t>
      </w:r>
      <w:r>
        <w:t xml:space="preserve">, </w:t>
      </w:r>
      <w:r w:rsidR="007B55BD">
        <w:t xml:space="preserve">just </w:t>
      </w:r>
      <w:r>
        <w:t>skip ahead to the next section “Exporting a Transition List”.</w:t>
      </w:r>
    </w:p>
    <w:p w14:paraId="1445399C" w14:textId="77777777" w:rsidR="00381052" w:rsidRDefault="00381052" w:rsidP="00265AB6">
      <w:pPr>
        <w:keepNext/>
      </w:pPr>
      <w:r>
        <w:t>We will export two methods, one of 2 minutes and one of 5 minutes. To begin:</w:t>
      </w:r>
    </w:p>
    <w:p w14:paraId="3EBFCF4B" w14:textId="77777777" w:rsidR="00381052" w:rsidRPr="00381052" w:rsidRDefault="00381052" w:rsidP="00C417DD">
      <w:pPr>
        <w:pStyle w:val="ListParagraph"/>
        <w:keepNext/>
        <w:numPr>
          <w:ilvl w:val="0"/>
          <w:numId w:val="9"/>
        </w:numPr>
      </w:pPr>
      <w:r>
        <w:t xml:space="preserve">From the </w:t>
      </w:r>
      <w:r w:rsidRPr="00381052">
        <w:rPr>
          <w:b/>
        </w:rPr>
        <w:t>Files</w:t>
      </w:r>
      <w:r>
        <w:t xml:space="preserve"> menu, click on </w:t>
      </w:r>
      <w:r w:rsidRPr="00381052">
        <w:rPr>
          <w:b/>
        </w:rPr>
        <w:t>Export</w:t>
      </w:r>
      <w:r w:rsidRPr="00381052">
        <w:t>.</w:t>
      </w:r>
    </w:p>
    <w:p w14:paraId="5F803DDF" w14:textId="77777777" w:rsidR="00381052" w:rsidRPr="00381052" w:rsidRDefault="00381052" w:rsidP="00C417DD">
      <w:pPr>
        <w:pStyle w:val="ListParagraph"/>
        <w:keepNext/>
        <w:numPr>
          <w:ilvl w:val="0"/>
          <w:numId w:val="9"/>
        </w:numPr>
      </w:pPr>
      <w:r w:rsidRPr="00381052">
        <w:t>T</w:t>
      </w:r>
      <w:r>
        <w:t xml:space="preserve">hen click on </w:t>
      </w:r>
      <w:r w:rsidRPr="00381052">
        <w:rPr>
          <w:b/>
        </w:rPr>
        <w:t>Method</w:t>
      </w:r>
      <w:r>
        <w:rPr>
          <w:b/>
        </w:rPr>
        <w:t xml:space="preserve"> </w:t>
      </w:r>
      <w:r w:rsidRPr="00381052">
        <w:t xml:space="preserve">to </w:t>
      </w:r>
      <w:r>
        <w:t>open the Export Method dialog.</w:t>
      </w:r>
    </w:p>
    <w:p w14:paraId="11CA70DF" w14:textId="77777777" w:rsidR="00F64B7C" w:rsidRDefault="00381052" w:rsidP="00C417DD">
      <w:pPr>
        <w:pStyle w:val="ListParagraph"/>
        <w:keepNext/>
        <w:numPr>
          <w:ilvl w:val="0"/>
          <w:numId w:val="9"/>
        </w:numPr>
        <w:rPr>
          <w:ins w:id="52" w:author="Nat Brace" w:date="2019-12-16T11:26:00Z"/>
        </w:rPr>
      </w:pPr>
      <w:r w:rsidRPr="00381052">
        <w:t xml:space="preserve">Adjust the settings </w:t>
      </w:r>
      <w:r>
        <w:t>until the dialog looks like this:</w:t>
      </w:r>
    </w:p>
    <w:p w14:paraId="55D274BE" w14:textId="76AACEBF" w:rsidR="00381052" w:rsidRDefault="00F64B7C">
      <w:pPr>
        <w:keepNext/>
        <w:rPr>
          <w:ins w:id="53" w:author="Nat Brace" w:date="2019-12-16T11:26:00Z"/>
        </w:rPr>
        <w:pPrChange w:id="54" w:author="Nat Brace" w:date="2019-12-16T11:26:00Z">
          <w:pPr>
            <w:pStyle w:val="ListParagraph"/>
            <w:keepNext/>
            <w:numPr>
              <w:numId w:val="9"/>
            </w:numPr>
            <w:ind w:hanging="360"/>
          </w:pPr>
        </w:pPrChange>
      </w:pPr>
      <w:ins w:id="55" w:author="Nat Brace" w:date="2019-12-16T11:25:00Z">
        <w:r>
          <w:rPr>
            <w:noProof/>
          </w:rPr>
          <w:lastRenderedPageBreak/>
          <w:drawing>
            <wp:inline distT="0" distB="0" distL="0" distR="0" wp14:anchorId="78E66AF3" wp14:editId="3AA1EC55">
              <wp:extent cx="3009900"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09900" cy="4324350"/>
                      </a:xfrm>
                      <a:prstGeom prst="rect">
                        <a:avLst/>
                      </a:prstGeom>
                    </pic:spPr>
                  </pic:pic>
                </a:graphicData>
              </a:graphic>
            </wp:inline>
          </w:drawing>
        </w:r>
      </w:ins>
      <w:del w:id="56" w:author="Nat Brace" w:date="2019-12-16T11:25:00Z">
        <w:r w:rsidR="00265AB6" w:rsidDel="00F64B7C">
          <w:br/>
        </w:r>
        <w:r w:rsidR="00191962" w:rsidDel="00F64B7C">
          <w:rPr>
            <w:noProof/>
          </w:rPr>
          <w:lastRenderedPageBreak/>
          <w:drawing>
            <wp:inline distT="0" distB="0" distL="0" distR="0" wp14:anchorId="31DF3F89" wp14:editId="5C954941">
              <wp:extent cx="3009900" cy="4324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09900" cy="4324350"/>
                      </a:xfrm>
                      <a:prstGeom prst="rect">
                        <a:avLst/>
                      </a:prstGeom>
                    </pic:spPr>
                  </pic:pic>
                </a:graphicData>
              </a:graphic>
            </wp:inline>
          </w:drawing>
        </w:r>
      </w:del>
    </w:p>
    <w:p w14:paraId="64C91489" w14:textId="77777777" w:rsidR="00F64B7C" w:rsidRDefault="00F64B7C">
      <w:pPr>
        <w:pStyle w:val="ListParagraph"/>
        <w:keepNext/>
        <w:pPrChange w:id="57" w:author="Nat Brace" w:date="2019-12-16T11:26:00Z">
          <w:pPr>
            <w:pStyle w:val="ListParagraph"/>
            <w:keepNext/>
            <w:numPr>
              <w:numId w:val="9"/>
            </w:numPr>
            <w:ind w:hanging="360"/>
          </w:pPr>
        </w:pPrChange>
      </w:pPr>
    </w:p>
    <w:p w14:paraId="05D589F9" w14:textId="77777777" w:rsidR="000D70FC" w:rsidRDefault="00265AB6" w:rsidP="00C417DD">
      <w:pPr>
        <w:pStyle w:val="ListParagraph"/>
        <w:numPr>
          <w:ilvl w:val="0"/>
          <w:numId w:val="9"/>
        </w:numPr>
      </w:pPr>
      <w:r>
        <w:t xml:space="preserve">Click </w:t>
      </w:r>
      <w:r w:rsidRPr="000D70FC">
        <w:rPr>
          <w:b/>
        </w:rPr>
        <w:t>OK</w:t>
      </w:r>
      <w:r w:rsidR="000D70FC">
        <w:rPr>
          <w:b/>
        </w:rPr>
        <w:t xml:space="preserve"> </w:t>
      </w:r>
      <w:r w:rsidR="000D70FC" w:rsidRPr="000D70FC">
        <w:t xml:space="preserve">and </w:t>
      </w:r>
      <w:r w:rsidR="000D70FC">
        <w:t>save the method as “EnergyMet_2minutes”.</w:t>
      </w:r>
    </w:p>
    <w:p w14:paraId="6C1ACCFA" w14:textId="77777777" w:rsidR="00265AB6" w:rsidRDefault="000D70FC" w:rsidP="00C417DD">
      <w:pPr>
        <w:pStyle w:val="ListParagraph"/>
        <w:numPr>
          <w:ilvl w:val="0"/>
          <w:numId w:val="9"/>
        </w:numPr>
      </w:pPr>
      <w:r>
        <w:t>Repeat these step</w:t>
      </w:r>
      <w:r w:rsidR="006D4D67">
        <w:t>s</w:t>
      </w:r>
      <w:r>
        <w:t>, changing Run duration to 5 and saving as “EnergyMet_5minutes”.</w:t>
      </w:r>
    </w:p>
    <w:p w14:paraId="5B368383" w14:textId="32911E47" w:rsidR="00265AB6" w:rsidRPr="00381052" w:rsidRDefault="00265AB6" w:rsidP="00265AB6">
      <w:pPr>
        <w:ind w:left="360"/>
      </w:pPr>
      <w:r>
        <w:t xml:space="preserve">Note: the </w:t>
      </w:r>
      <w:ins w:id="58" w:author="Nat Brace" w:date="2019-12-16T11:26:00Z">
        <w:r w:rsidR="00F64B7C">
          <w:t>“</w:t>
        </w:r>
      </w:ins>
      <w:proofErr w:type="spellStart"/>
      <w:r>
        <w:t>VerifyETemplate.exp</w:t>
      </w:r>
      <w:proofErr w:type="spellEnd"/>
      <w:ins w:id="59" w:author="Nat Brace" w:date="2019-12-16T11:26:00Z">
        <w:r w:rsidR="00F64B7C">
          <w:t>”</w:t>
        </w:r>
      </w:ins>
      <w:r>
        <w:t xml:space="preserve"> file is in the </w:t>
      </w:r>
      <w:proofErr w:type="spellStart"/>
      <w:r>
        <w:t>SmallMoleculeMethodDevAndCEOptimization</w:t>
      </w:r>
      <w:proofErr w:type="spellEnd"/>
      <w:r>
        <w:t xml:space="preserve"> folder you created at the start of this tutorial.</w:t>
      </w:r>
    </w:p>
    <w:p w14:paraId="5560199F" w14:textId="77777777" w:rsidR="00DA4E6C" w:rsidRDefault="000D70FC" w:rsidP="000D70FC">
      <w:pPr>
        <w:pStyle w:val="Heading2"/>
      </w:pPr>
      <w:r>
        <w:t>Exporting a transition list</w:t>
      </w:r>
    </w:p>
    <w:p w14:paraId="62C3CB37" w14:textId="77777777" w:rsidR="000D70FC" w:rsidRDefault="006D4D67" w:rsidP="000D70FC">
      <w:r>
        <w:t>The steps for exporting a transition list are very similar</w:t>
      </w:r>
      <w:r w:rsidR="00D30827">
        <w:t xml:space="preserve"> to that for exporting an unscheduled method</w:t>
      </w:r>
      <w:r>
        <w:t>, except that there is no template file:</w:t>
      </w:r>
    </w:p>
    <w:p w14:paraId="0C57F0C0" w14:textId="77777777" w:rsidR="006D4D67" w:rsidRPr="00381052" w:rsidRDefault="006D4D67" w:rsidP="00C417DD">
      <w:pPr>
        <w:pStyle w:val="ListParagraph"/>
        <w:keepNext/>
        <w:numPr>
          <w:ilvl w:val="0"/>
          <w:numId w:val="9"/>
        </w:numPr>
      </w:pPr>
      <w:r>
        <w:lastRenderedPageBreak/>
        <w:t xml:space="preserve">From the </w:t>
      </w:r>
      <w:r w:rsidRPr="00381052">
        <w:rPr>
          <w:b/>
        </w:rPr>
        <w:t>Files</w:t>
      </w:r>
      <w:r>
        <w:t xml:space="preserve"> menu, click on </w:t>
      </w:r>
      <w:r w:rsidRPr="00381052">
        <w:rPr>
          <w:b/>
        </w:rPr>
        <w:t>Export</w:t>
      </w:r>
      <w:r w:rsidRPr="00381052">
        <w:t>.</w:t>
      </w:r>
    </w:p>
    <w:p w14:paraId="24BB9B37" w14:textId="77777777" w:rsidR="006D4D67" w:rsidRPr="00381052" w:rsidRDefault="006D4D67" w:rsidP="00C417DD">
      <w:pPr>
        <w:pStyle w:val="ListParagraph"/>
        <w:keepNext/>
        <w:numPr>
          <w:ilvl w:val="0"/>
          <w:numId w:val="9"/>
        </w:numPr>
      </w:pPr>
      <w:r w:rsidRPr="00381052">
        <w:t>T</w:t>
      </w:r>
      <w:r>
        <w:t xml:space="preserve">hen click on </w:t>
      </w:r>
      <w:r>
        <w:rPr>
          <w:b/>
        </w:rPr>
        <w:t>Tr</w:t>
      </w:r>
      <w:r w:rsidR="00D30827">
        <w:rPr>
          <w:b/>
        </w:rPr>
        <w:t>ansition List</w:t>
      </w:r>
      <w:r>
        <w:rPr>
          <w:b/>
        </w:rPr>
        <w:t xml:space="preserve"> </w:t>
      </w:r>
      <w:r w:rsidRPr="00381052">
        <w:t xml:space="preserve">to </w:t>
      </w:r>
      <w:r>
        <w:t xml:space="preserve">open the </w:t>
      </w:r>
      <w:r w:rsidRPr="002D010C">
        <w:rPr>
          <w:b/>
          <w:bCs/>
          <w:rPrChange w:id="60" w:author="Nat Brace" w:date="2020-01-30T14:47:00Z">
            <w:rPr/>
          </w:rPrChange>
        </w:rPr>
        <w:t xml:space="preserve">Export </w:t>
      </w:r>
      <w:r w:rsidR="00D30827" w:rsidRPr="002D010C">
        <w:rPr>
          <w:b/>
          <w:bCs/>
          <w:rPrChange w:id="61" w:author="Nat Brace" w:date="2020-01-30T14:47:00Z">
            <w:rPr/>
          </w:rPrChange>
        </w:rPr>
        <w:t>Transition List</w:t>
      </w:r>
      <w:r>
        <w:t xml:space="preserve"> dialog.</w:t>
      </w:r>
    </w:p>
    <w:p w14:paraId="11604B76" w14:textId="2DC45745" w:rsidR="00F64B7C" w:rsidRDefault="006D4D67">
      <w:pPr>
        <w:pStyle w:val="ListParagraph"/>
        <w:keepNext/>
        <w:numPr>
          <w:ilvl w:val="0"/>
          <w:numId w:val="9"/>
        </w:numPr>
        <w:rPr>
          <w:ins w:id="62" w:author="Nat Brace" w:date="2019-12-16T11:27:00Z"/>
        </w:rPr>
      </w:pPr>
      <w:r w:rsidRPr="00381052">
        <w:t xml:space="preserve">Adjust the settings </w:t>
      </w:r>
      <w:r>
        <w:t>until the dialog looks like this:</w:t>
      </w:r>
    </w:p>
    <w:p w14:paraId="2A36F924" w14:textId="45F53111" w:rsidR="004D59E3" w:rsidRDefault="002D010C">
      <w:pPr>
        <w:keepNext/>
        <w:pPrChange w:id="63" w:author="Nat Brace" w:date="2019-12-16T11:27:00Z">
          <w:pPr>
            <w:pStyle w:val="ListParagraph"/>
            <w:keepNext/>
            <w:numPr>
              <w:numId w:val="9"/>
            </w:numPr>
            <w:ind w:hanging="360"/>
          </w:pPr>
        </w:pPrChange>
      </w:pPr>
      <w:ins w:id="64" w:author="Nat Brace" w:date="2020-01-30T14:48:00Z">
        <w:r>
          <w:rPr>
            <w:noProof/>
          </w:rPr>
          <w:lastRenderedPageBreak/>
          <w:drawing>
            <wp:inline distT="0" distB="0" distL="0" distR="0" wp14:anchorId="6A683F87" wp14:editId="3C59FC87">
              <wp:extent cx="3362325" cy="3676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325" cy="3676650"/>
                      </a:xfrm>
                      <a:prstGeom prst="rect">
                        <a:avLst/>
                      </a:prstGeom>
                    </pic:spPr>
                  </pic:pic>
                </a:graphicData>
              </a:graphic>
            </wp:inline>
          </w:drawing>
        </w:r>
      </w:ins>
      <w:del w:id="65" w:author="Nat Brace" w:date="2020-01-30T14:48:00Z">
        <w:r w:rsidR="006D4D67" w:rsidDel="002D010C">
          <w:br/>
        </w:r>
      </w:del>
      <w:bookmarkStart w:id="66" w:name="_GoBack"/>
      <w:del w:id="67" w:author="Nat Brace" w:date="2020-01-30T14:47:00Z">
        <w:r w:rsidR="00191962" w:rsidDel="002D010C">
          <w:rPr>
            <w:noProof/>
          </w:rPr>
          <w:drawing>
            <wp:inline distT="0" distB="0" distL="0" distR="0" wp14:anchorId="41D68234" wp14:editId="500FDCC6">
              <wp:extent cx="3009900" cy="4324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09900" cy="4324350"/>
                      </a:xfrm>
                      <a:prstGeom prst="rect">
                        <a:avLst/>
                      </a:prstGeom>
                    </pic:spPr>
                  </pic:pic>
                </a:graphicData>
              </a:graphic>
            </wp:inline>
          </w:drawing>
        </w:r>
      </w:del>
      <w:bookmarkEnd w:id="66"/>
    </w:p>
    <w:p w14:paraId="0FF2E3DD" w14:textId="1A009B7E" w:rsidR="006D4D67" w:rsidRDefault="006D4D67" w:rsidP="00C417DD">
      <w:pPr>
        <w:pStyle w:val="ListParagraph"/>
        <w:keepNext/>
        <w:numPr>
          <w:ilvl w:val="0"/>
          <w:numId w:val="9"/>
        </w:numPr>
      </w:pPr>
      <w:r>
        <w:lastRenderedPageBreak/>
        <w:t xml:space="preserve">Click </w:t>
      </w:r>
      <w:r w:rsidRPr="00191962">
        <w:rPr>
          <w:b/>
        </w:rPr>
        <w:t xml:space="preserve">OK </w:t>
      </w:r>
      <w:r w:rsidRPr="000D70FC">
        <w:t xml:space="preserve">and </w:t>
      </w:r>
      <w:r>
        <w:t xml:space="preserve">save the </w:t>
      </w:r>
      <w:r w:rsidR="00D30827">
        <w:t>list</w:t>
      </w:r>
      <w:r>
        <w:t xml:space="preserve"> as “Energy</w:t>
      </w:r>
      <w:r w:rsidR="00D30827">
        <w:t>TL</w:t>
      </w:r>
      <w:r>
        <w:t>_2minutes</w:t>
      </w:r>
      <w:r w:rsidR="00D30827">
        <w:t>.csv</w:t>
      </w:r>
      <w:r>
        <w:t>”.</w:t>
      </w:r>
    </w:p>
    <w:p w14:paraId="741C43D0" w14:textId="77777777" w:rsidR="006D4D67" w:rsidRDefault="006D4D67" w:rsidP="00C417DD">
      <w:pPr>
        <w:pStyle w:val="ListParagraph"/>
        <w:numPr>
          <w:ilvl w:val="0"/>
          <w:numId w:val="9"/>
        </w:numPr>
      </w:pPr>
      <w:r>
        <w:t xml:space="preserve">Repeat these steps, changing Run duration to 5 </w:t>
      </w:r>
      <w:r w:rsidR="00D30827">
        <w:t xml:space="preserve">minutes </w:t>
      </w:r>
      <w:r>
        <w:t>and saving as “Energy</w:t>
      </w:r>
      <w:r w:rsidR="00D30827">
        <w:t>TL</w:t>
      </w:r>
      <w:r>
        <w:t>_5minutes</w:t>
      </w:r>
      <w:r w:rsidR="00D30827">
        <w:t>.csv</w:t>
      </w:r>
      <w:r>
        <w:t>”.</w:t>
      </w:r>
    </w:p>
    <w:p w14:paraId="7B627B0B" w14:textId="77777777" w:rsidR="00AE67A0" w:rsidRDefault="00AE67A0" w:rsidP="00AE67A0">
      <w:pPr>
        <w:pStyle w:val="Heading2"/>
      </w:pPr>
      <w:r>
        <w:t>Importing mass spectrometer runs</w:t>
      </w:r>
    </w:p>
    <w:p w14:paraId="0C175833" w14:textId="77777777" w:rsidR="00F97E30" w:rsidRDefault="00ED5063" w:rsidP="00F97E30">
      <w:r>
        <w:t xml:space="preserve">At this point, </w:t>
      </w:r>
      <w:r w:rsidR="00F97E30">
        <w:t>we would collect</w:t>
      </w:r>
      <w:r>
        <w:t xml:space="preserve"> data for the samples using </w:t>
      </w:r>
      <w:r w:rsidR="00F97E30">
        <w:t xml:space="preserve">our </w:t>
      </w:r>
      <w:proofErr w:type="gramStart"/>
      <w:r>
        <w:t>2 and 5 minute</w:t>
      </w:r>
      <w:proofErr w:type="gramEnd"/>
      <w:r>
        <w:t xml:space="preserve"> gradients. The samples </w:t>
      </w:r>
      <w:r w:rsidR="00F97E30">
        <w:t xml:space="preserve">used here </w:t>
      </w:r>
      <w:r w:rsidR="00D30827">
        <w:t>are</w:t>
      </w:r>
      <w:r>
        <w:t xml:space="preserve"> from a commercially available</w:t>
      </w:r>
      <w:r w:rsidR="00D30827">
        <w:t xml:space="preserve"> </w:t>
      </w:r>
      <w:r>
        <w:t xml:space="preserve">kit and are </w:t>
      </w:r>
      <w:r w:rsidR="00D30827">
        <w:t xml:space="preserve">1:1 mixes of </w:t>
      </w:r>
      <w:proofErr w:type="spellStart"/>
      <w:proofErr w:type="gramStart"/>
      <w:r w:rsidR="00D30827">
        <w:t>light:heavy</w:t>
      </w:r>
      <w:proofErr w:type="spellEnd"/>
      <w:proofErr w:type="gramEnd"/>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589F05A9" w:rsidR="00D30827" w:rsidRDefault="00F97E30" w:rsidP="00F97E30">
      <w:r>
        <w:t xml:space="preserve">Results of these two sample collections are in </w:t>
      </w:r>
      <w:r w:rsidR="00256B7C">
        <w:t>a folder named</w:t>
      </w:r>
      <w:r>
        <w:t xml:space="preserve"> </w:t>
      </w:r>
      <w:r w:rsidR="00256B7C">
        <w:t>“Unscheduled” in the folder</w:t>
      </w:r>
      <w:r>
        <w:t xml:space="preserve"> you created at the start of this tutorial. </w:t>
      </w:r>
      <w:r w:rsidR="002F4DA5">
        <w:t>“</w:t>
      </w:r>
      <w:r w:rsidR="00507109">
        <w:t>01a</w:t>
      </w:r>
      <w:r w:rsidR="002F4DA5">
        <w:t>”</w:t>
      </w:r>
      <w:r w:rsidR="00D30827">
        <w:t xml:space="preserve"> is a </w:t>
      </w:r>
      <w:proofErr w:type="gramStart"/>
      <w:r w:rsidR="00D30827">
        <w:t>2 minute</w:t>
      </w:r>
      <w:proofErr w:type="gramEnd"/>
      <w:r w:rsidR="00D30827">
        <w:t xml:space="preserve"> gradient, </w:t>
      </w:r>
      <w:r w:rsidR="002F4DA5">
        <w:t>and “02a”</w:t>
      </w:r>
      <w:r w:rsidR="00D30827">
        <w:t xml:space="preserve"> is 5 minutes. </w:t>
      </w:r>
      <w:r w:rsidR="002F4DA5">
        <w:t>We will examine them to decide which gradient is most effective for this experiment.</w:t>
      </w:r>
    </w:p>
    <w:p w14:paraId="591D846A" w14:textId="77777777" w:rsidR="003C3F78" w:rsidRDefault="00D30827" w:rsidP="00A375C7">
      <w:pPr>
        <w:spacing w:after="160" w:line="256" w:lineRule="auto"/>
      </w:pPr>
      <w:r>
        <w:t xml:space="preserve"> </w:t>
      </w:r>
      <w:r w:rsidR="00AD1E51">
        <w:t>P</w:t>
      </w:r>
      <w:r w:rsidR="00DA4E6C">
        <w:t xml:space="preserve">erform </w:t>
      </w:r>
      <w:r w:rsidR="003C3F78">
        <w:t>the following steps.</w:t>
      </w:r>
    </w:p>
    <w:p w14:paraId="5C6DAFBF" w14:textId="77777777" w:rsidR="003C3F78" w:rsidRDefault="003C3F78" w:rsidP="00C417DD">
      <w:pPr>
        <w:pStyle w:val="ListParagraph"/>
        <w:numPr>
          <w:ilvl w:val="0"/>
          <w:numId w:val="1"/>
        </w:numPr>
        <w:spacing w:after="160" w:line="256" w:lineRule="auto"/>
      </w:pPr>
      <w:r>
        <w:t xml:space="preserve">On the </w:t>
      </w:r>
      <w:r>
        <w:rPr>
          <w:b/>
          <w:bCs/>
        </w:rPr>
        <w:t>File</w:t>
      </w:r>
      <w:r>
        <w:t xml:space="preserve"> menu, click </w:t>
      </w:r>
      <w:r>
        <w:rPr>
          <w:b/>
          <w:bCs/>
        </w:rPr>
        <w:t>Save</w:t>
      </w:r>
      <w:r>
        <w:t>. (Ctrl-S)</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77777777" w:rsidR="003C3F78" w:rsidRPr="003C3F78"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w:t>
      </w:r>
      <w:del w:id="68" w:author="Nat Brace" w:date="2019-12-16T11:27:00Z">
        <w:r w:rsidRPr="00F64B7C" w:rsidDel="00F64B7C">
          <w:rPr>
            <w:b/>
            <w:rPrChange w:id="69" w:author="Nat Brace" w:date="2019-12-16T11:27:00Z">
              <w:rPr>
                <w:bCs/>
              </w:rPr>
            </w:rPrChange>
          </w:rPr>
          <w:delText>“</w:delText>
        </w:r>
      </w:del>
      <w:r w:rsidRPr="00F64B7C">
        <w:rPr>
          <w:b/>
          <w:rPrChange w:id="70" w:author="Nat Brace" w:date="2019-12-16T11:27:00Z">
            <w:rPr>
              <w:bCs/>
            </w:rPr>
          </w:rPrChange>
        </w:rPr>
        <w:t>Many</w:t>
      </w:r>
      <w:del w:id="71" w:author="Nat Brace" w:date="2019-12-16T11:27:00Z">
        <w:r w:rsidDel="00F64B7C">
          <w:rPr>
            <w:bCs/>
          </w:rPr>
          <w:delText>”</w:delText>
        </w:r>
      </w:del>
      <w:r>
        <w:rPr>
          <w:bCs/>
        </w:rPr>
        <w:t xml:space="preserve"> in the </w:t>
      </w:r>
      <w:del w:id="72" w:author="Nat Brace" w:date="2019-12-16T11:27:00Z">
        <w:r w:rsidRPr="00F64B7C" w:rsidDel="00F64B7C">
          <w:rPr>
            <w:b/>
            <w:rPrChange w:id="73" w:author="Nat Brace" w:date="2019-12-16T11:27:00Z">
              <w:rPr>
                <w:bCs/>
              </w:rPr>
            </w:rPrChange>
          </w:rPr>
          <w:delText>“</w:delText>
        </w:r>
      </w:del>
      <w:r w:rsidRPr="00F64B7C">
        <w:rPr>
          <w:b/>
          <w:rPrChange w:id="74" w:author="Nat Brace" w:date="2019-12-16T11:27:00Z">
            <w:rPr>
              <w:bCs/>
            </w:rPr>
          </w:rPrChange>
        </w:rPr>
        <w:t>Files to import simultaneously</w:t>
      </w:r>
      <w:del w:id="75" w:author="Nat Brace" w:date="2019-12-16T11:27:00Z">
        <w:r w:rsidDel="00F64B7C">
          <w:rPr>
            <w:bCs/>
          </w:rPr>
          <w:delText>”</w:delText>
        </w:r>
      </w:del>
      <w:r>
        <w:rPr>
          <w:bCs/>
        </w:rPr>
        <w:t xml:space="preserve"> control at the bottom of the form.  Now click the </w:t>
      </w:r>
      <w:r>
        <w:rPr>
          <w:b/>
        </w:rPr>
        <w:t>OK</w:t>
      </w:r>
      <w:r>
        <w:rPr>
          <w:bCs/>
        </w:rPr>
        <w:t xml:space="preserve"> button.</w:t>
      </w:r>
    </w:p>
    <w:p w14:paraId="410FB3CB" w14:textId="77777777" w:rsidR="003C3F78" w:rsidRPr="003C3F78" w:rsidRDefault="00D30827" w:rsidP="00C417DD">
      <w:pPr>
        <w:pStyle w:val="ListParagraph"/>
        <w:numPr>
          <w:ilvl w:val="0"/>
          <w:numId w:val="1"/>
        </w:numPr>
        <w:spacing w:after="160" w:line="256" w:lineRule="auto"/>
      </w:pPr>
      <w:r>
        <w:rPr>
          <w:bCs/>
        </w:rPr>
        <w:t>Navigate to the “Unscheduled” folder and s</w:t>
      </w:r>
      <w:r w:rsidR="003C3F78">
        <w:rPr>
          <w:bCs/>
        </w:rPr>
        <w:t xml:space="preserve">elect </w:t>
      </w:r>
      <w:r>
        <w:rPr>
          <w:bCs/>
        </w:rPr>
        <w:t>both files</w:t>
      </w:r>
      <w:r w:rsidR="003C3F78">
        <w:rPr>
          <w:bCs/>
        </w:rPr>
        <w:t>.</w:t>
      </w:r>
    </w:p>
    <w:p w14:paraId="12713B48" w14:textId="77777777" w:rsidR="003C3F78" w:rsidRPr="003C3F78" w:rsidRDefault="003C3F78" w:rsidP="00AB0A78">
      <w:pPr>
        <w:keepNext/>
        <w:spacing w:after="160" w:line="257" w:lineRule="auto"/>
      </w:pPr>
      <w:r>
        <w:t xml:space="preserve">The </w:t>
      </w:r>
      <w:r>
        <w:rPr>
          <w:b/>
          <w:bCs/>
        </w:rPr>
        <w:t>Import Results Files</w:t>
      </w:r>
      <w:r>
        <w:t xml:space="preserve"> form should look like:</w:t>
      </w:r>
    </w:p>
    <w:p w14:paraId="1CFBE60A" w14:textId="1A9555A5" w:rsidR="00BA46EB" w:rsidRDefault="00191962" w:rsidP="00672317">
      <w:r>
        <w:rPr>
          <w:noProof/>
        </w:rPr>
        <w:drawing>
          <wp:inline distT="0" distB="0" distL="0" distR="0" wp14:anchorId="6E036D96" wp14:editId="148FFABF">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lastRenderedPageBreak/>
        <w:t xml:space="preserve">Click the </w:t>
      </w:r>
      <w:r>
        <w:rPr>
          <w:b/>
          <w:bCs/>
        </w:rPr>
        <w:t>Open</w:t>
      </w:r>
      <w:r>
        <w:t xml:space="preserve"> button.</w:t>
      </w:r>
    </w:p>
    <w:p w14:paraId="63FE8BB0" w14:textId="77777777" w:rsidR="00DD6A88" w:rsidRDefault="00071DFF" w:rsidP="00071DFF">
      <w:pPr>
        <w:keepNext/>
      </w:pPr>
      <w:r>
        <w:t>At this point Skyline notices that the replicate names derived from these file names are very similar</w:t>
      </w:r>
      <w:r w:rsidR="001A3B25">
        <w:t xml:space="preserve"> -</w:t>
      </w:r>
      <w:r>
        <w:t xml:space="preserve"> they only vary by a single character. </w:t>
      </w:r>
      <w:r w:rsidR="00DD6A88">
        <w:t xml:space="preserve"> </w:t>
      </w:r>
    </w:p>
    <w:p w14:paraId="3741D8EC" w14:textId="77777777" w:rsidR="00071DFF" w:rsidRDefault="00071DFF" w:rsidP="00071DFF">
      <w:pPr>
        <w:keepNext/>
      </w:pPr>
      <w:r>
        <w:t>Skyline asks:</w:t>
      </w:r>
    </w:p>
    <w:p w14:paraId="742BA47B" w14:textId="50D4ECC2" w:rsidR="00071DFF" w:rsidRDefault="00191962" w:rsidP="00071DFF">
      <w:r>
        <w:rPr>
          <w:noProof/>
        </w:rPr>
        <w:drawing>
          <wp:inline distT="0" distB="0" distL="0" distR="0" wp14:anchorId="138BA2EC" wp14:editId="6EF60668">
            <wp:extent cx="2886075" cy="454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86075" cy="4543425"/>
                    </a:xfrm>
                    <a:prstGeom prst="rect">
                      <a:avLst/>
                    </a:prstGeom>
                  </pic:spPr>
                </pic:pic>
              </a:graphicData>
            </a:graphic>
          </wp:inline>
        </w:drawing>
      </w:r>
    </w:p>
    <w:p w14:paraId="4951FF37" w14:textId="77777777" w:rsidR="004E0358" w:rsidRDefault="00071DFF" w:rsidP="00C417DD">
      <w:pPr>
        <w:pStyle w:val="ListParagraph"/>
        <w:numPr>
          <w:ilvl w:val="0"/>
          <w:numId w:val="2"/>
        </w:numPr>
      </w:pPr>
      <w:r>
        <w:t xml:space="preserve">Click </w:t>
      </w:r>
      <w:r w:rsidRPr="00071DFF">
        <w:rPr>
          <w:b/>
        </w:rPr>
        <w:t>OK</w:t>
      </w:r>
      <w:r>
        <w:t xml:space="preserve"> to use the shortened replicate names “1” and “2”.</w:t>
      </w:r>
    </w:p>
    <w:p w14:paraId="69B8B69F" w14:textId="7061987E" w:rsidR="00A375C7" w:rsidRDefault="00BB06B6" w:rsidP="004E0358">
      <w:r>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t>:</w:t>
      </w:r>
      <w:r w:rsidR="004E0358">
        <w:br/>
      </w:r>
      <w:r w:rsidR="003F0DBA">
        <w:rPr>
          <w:noProof/>
        </w:rPr>
        <w:t xml:space="preserve"> </w:t>
      </w:r>
      <w:del w:id="76" w:author="Nat Brace" w:date="2019-10-11T11:32:00Z">
        <w:r w:rsidR="004D59E3" w:rsidDel="00CF041C">
          <w:rPr>
            <w:noProof/>
          </w:rPr>
          <w:lastRenderedPageBreak/>
          <w:drawing>
            <wp:inline distT="0" distB="0" distL="0" distR="0" wp14:anchorId="18F87A5F" wp14:editId="5B10C27C">
              <wp:extent cx="5943600" cy="3111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11500"/>
                      </a:xfrm>
                      <a:prstGeom prst="rect">
                        <a:avLst/>
                      </a:prstGeom>
                    </pic:spPr>
                  </pic:pic>
                </a:graphicData>
              </a:graphic>
            </wp:inline>
          </w:drawing>
        </w:r>
      </w:del>
      <w:ins w:id="77" w:author="Nat Brace" w:date="2019-10-11T11:32:00Z">
        <w:r w:rsidR="00CF041C">
          <w:rPr>
            <w:noProof/>
          </w:rPr>
          <w:drawing>
            <wp:inline distT="0" distB="0" distL="0" distR="0" wp14:anchorId="6B2403B8" wp14:editId="573DF4BF">
              <wp:extent cx="5943600" cy="2952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52115"/>
                      </a:xfrm>
                      <a:prstGeom prst="rect">
                        <a:avLst/>
                      </a:prstGeom>
                    </pic:spPr>
                  </pic:pic>
                </a:graphicData>
              </a:graphic>
            </wp:inline>
          </w:drawing>
        </w:r>
      </w:ins>
      <w:r w:rsidR="009B7B90">
        <w:rPr>
          <w:noProof/>
        </w:rPr>
        <w:t xml:space="preserve"> </w:t>
      </w:r>
    </w:p>
    <w:p w14:paraId="6E42E333" w14:textId="77777777" w:rsidR="00F70535" w:rsidRDefault="00F70535" w:rsidP="000A6D0F">
      <w:pPr>
        <w:keepNext/>
        <w:spacing w:before="240"/>
      </w:pPr>
      <w:r>
        <w:lastRenderedPageBreak/>
        <w:t>“1” and “2” are not very memorable replicate names, but we can change them to something more descriptive.</w:t>
      </w:r>
    </w:p>
    <w:p w14:paraId="17131BE2" w14:textId="77777777" w:rsidR="000A6D0F" w:rsidRDefault="000A6D0F" w:rsidP="00C417DD">
      <w:pPr>
        <w:pStyle w:val="ListParagraph"/>
        <w:keepNext/>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77777777" w:rsidR="000A6D0F" w:rsidRDefault="000A6D0F" w:rsidP="00C417DD">
      <w:pPr>
        <w:pStyle w:val="ListParagraph"/>
        <w:keepNext/>
        <w:numPr>
          <w:ilvl w:val="0"/>
          <w:numId w:val="2"/>
        </w:numPr>
        <w:spacing w:before="240"/>
      </w:pPr>
      <w:r>
        <w:t>Click on the first replicate “1”</w:t>
      </w:r>
    </w:p>
    <w:p w14:paraId="4363155A" w14:textId="77777777" w:rsidR="000A6D0F" w:rsidRDefault="000A6D0F" w:rsidP="00C417DD">
      <w:pPr>
        <w:pStyle w:val="ListParagraph"/>
        <w:keepNext/>
        <w:numPr>
          <w:ilvl w:val="0"/>
          <w:numId w:val="2"/>
        </w:numPr>
        <w:spacing w:before="240"/>
      </w:pPr>
      <w:r>
        <w:t xml:space="preserve">Click on the </w:t>
      </w:r>
      <w:r w:rsidRPr="000A6D0F">
        <w:rPr>
          <w:b/>
        </w:rPr>
        <w:t>Rename</w:t>
      </w:r>
      <w:r>
        <w:t xml:space="preserve"> button</w:t>
      </w:r>
    </w:p>
    <w:p w14:paraId="40C4B941" w14:textId="77777777" w:rsidR="00F64B7C" w:rsidRDefault="000A6D0F" w:rsidP="00C417DD">
      <w:pPr>
        <w:pStyle w:val="ListParagraph"/>
        <w:keepNext/>
        <w:numPr>
          <w:ilvl w:val="0"/>
          <w:numId w:val="2"/>
        </w:numPr>
        <w:spacing w:before="240"/>
        <w:rPr>
          <w:ins w:id="78" w:author="Nat Brace" w:date="2019-12-16T11:28:00Z"/>
        </w:rPr>
      </w:pPr>
      <w:r>
        <w:t>Change the name from “1” to “unscheduled_2min”.</w:t>
      </w:r>
    </w:p>
    <w:p w14:paraId="701BCCE8" w14:textId="77777777" w:rsidR="001C4BDB" w:rsidRDefault="000A6D0F" w:rsidP="001C4BDB">
      <w:pPr>
        <w:keepNext/>
        <w:spacing w:before="240"/>
        <w:ind w:left="360"/>
        <w:rPr>
          <w:ins w:id="79" w:author="Nat Brace" w:date="2020-01-30T14:50:00Z"/>
        </w:rPr>
      </w:pPr>
      <w:del w:id="80" w:author="Nat Brace" w:date="2019-12-16T11:28:00Z">
        <w:r w:rsidDel="00F64B7C">
          <w:br/>
        </w:r>
      </w:del>
      <w:del w:id="81" w:author="Nat Brace" w:date="2019-10-11T11:34:00Z">
        <w:r w:rsidR="004D59E3" w:rsidDel="00CF041C">
          <w:rPr>
            <w:noProof/>
          </w:rPr>
          <w:drawing>
            <wp:inline distT="0" distB="0" distL="0" distR="0" wp14:anchorId="28BC7EE8" wp14:editId="6E43396F">
              <wp:extent cx="5943600" cy="31769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76905"/>
                      </a:xfrm>
                      <a:prstGeom prst="rect">
                        <a:avLst/>
                      </a:prstGeom>
                    </pic:spPr>
                  </pic:pic>
                </a:graphicData>
              </a:graphic>
            </wp:inline>
          </w:drawing>
        </w:r>
      </w:del>
      <w:ins w:id="82" w:author="Nat Brace" w:date="2019-10-11T11:34:00Z">
        <w:r w:rsidR="000A494B">
          <w:rPr>
            <w:noProof/>
          </w:rPr>
          <w:drawing>
            <wp:inline distT="0" distB="0" distL="0" distR="0" wp14:anchorId="74BA3E0F" wp14:editId="71CA5E6A">
              <wp:extent cx="5943600" cy="299910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MolCEOpt 17.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ins>
    </w:p>
    <w:p w14:paraId="14842E4F" w14:textId="183CD09D" w:rsidR="000A6D0F" w:rsidRDefault="000A6D0F">
      <w:pPr>
        <w:pStyle w:val="ListParagraph"/>
        <w:keepNext/>
        <w:numPr>
          <w:ilvl w:val="0"/>
          <w:numId w:val="27"/>
        </w:numPr>
        <w:spacing w:before="240"/>
        <w:pPrChange w:id="83" w:author="Nat Brace" w:date="2020-01-30T14:50:00Z">
          <w:pPr>
            <w:pStyle w:val="ListParagraph"/>
            <w:keepNext/>
            <w:numPr>
              <w:numId w:val="2"/>
            </w:numPr>
            <w:spacing w:before="240"/>
            <w:ind w:hanging="360"/>
          </w:pPr>
        </w:pPrChange>
      </w:pPr>
      <w:r>
        <w:lastRenderedPageBreak/>
        <w:t xml:space="preserve">Click the </w:t>
      </w:r>
      <w:r w:rsidRPr="00277783">
        <w:rPr>
          <w:b/>
        </w:rPr>
        <w:t xml:space="preserve">OK </w:t>
      </w:r>
      <w:r w:rsidRPr="000A6D0F">
        <w:t>button.</w:t>
      </w:r>
    </w:p>
    <w:p w14:paraId="2DF1524F" w14:textId="77777777" w:rsidR="000A6D0F" w:rsidRDefault="000A6D0F" w:rsidP="00C417DD">
      <w:pPr>
        <w:pStyle w:val="ListParagraph"/>
        <w:keepNext/>
        <w:numPr>
          <w:ilvl w:val="0"/>
          <w:numId w:val="2"/>
        </w:numPr>
        <w:spacing w:before="240"/>
      </w:pPr>
      <w:r>
        <w:t>Repeat these steps for replicate “2”, renaming to “unscheduled_5min”.</w:t>
      </w:r>
    </w:p>
    <w:p w14:paraId="1DEF70BA" w14:textId="77777777" w:rsidR="000A6D0F" w:rsidRDefault="000A6D0F" w:rsidP="00C417DD">
      <w:pPr>
        <w:pStyle w:val="ListParagraph"/>
        <w:keepNext/>
        <w:numPr>
          <w:ilvl w:val="0"/>
          <w:numId w:val="2"/>
        </w:numPr>
        <w:spacing w:before="240"/>
      </w:pPr>
      <w:r>
        <w:t xml:space="preserve">Click the </w:t>
      </w:r>
      <w:r w:rsidRPr="000A6D0F">
        <w:rPr>
          <w:b/>
        </w:rPr>
        <w:t>OK</w:t>
      </w:r>
      <w:r>
        <w:t xml:space="preserve"> button in the </w:t>
      </w:r>
      <w:r w:rsidRPr="000A6D0F">
        <w:rPr>
          <w:b/>
        </w:rPr>
        <w:t>Manage Results</w:t>
      </w:r>
      <w:r>
        <w:t xml:space="preserve"> dialog.</w:t>
      </w:r>
    </w:p>
    <w:p w14:paraId="1B9B7A82" w14:textId="77777777" w:rsidR="004D59E3" w:rsidRDefault="004D59E3">
      <w:pPr>
        <w:spacing w:after="0" w:line="240" w:lineRule="auto"/>
        <w:rPr>
          <w:noProof/>
        </w:rPr>
      </w:pPr>
      <w:r>
        <w:rPr>
          <w:noProof/>
        </w:rPr>
        <w:br w:type="page"/>
      </w:r>
    </w:p>
    <w:p w14:paraId="5A3D295A" w14:textId="395E24BA" w:rsidR="004D59E3" w:rsidRDefault="000A6D0F" w:rsidP="004D59E3">
      <w:pPr>
        <w:keepNext/>
        <w:spacing w:before="240"/>
        <w:rPr>
          <w:noProof/>
        </w:rPr>
      </w:pPr>
      <w:r>
        <w:rPr>
          <w:noProof/>
        </w:rPr>
        <w:lastRenderedPageBreak/>
        <w:t>Now your Skyline window should look like this:</w:t>
      </w:r>
    </w:p>
    <w:p w14:paraId="5541758C" w14:textId="34AEDEF6" w:rsidR="000A6D0F" w:rsidRDefault="004D59E3" w:rsidP="004D59E3">
      <w:pPr>
        <w:keepNext/>
        <w:spacing w:before="240"/>
      </w:pPr>
      <w:r>
        <w:rPr>
          <w:noProof/>
        </w:rPr>
        <w:br/>
      </w:r>
      <w:del w:id="84" w:author="Nat Brace" w:date="2019-10-11T11:35:00Z">
        <w:r w:rsidR="00257674" w:rsidDel="000A494B">
          <w:rPr>
            <w:noProof/>
          </w:rPr>
          <w:drawing>
            <wp:inline distT="0" distB="0" distL="0" distR="0" wp14:anchorId="02D9E079" wp14:editId="1BAAABD6">
              <wp:extent cx="5943600" cy="332740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27400"/>
                      </a:xfrm>
                      <a:prstGeom prst="rect">
                        <a:avLst/>
                      </a:prstGeom>
                    </pic:spPr>
                  </pic:pic>
                </a:graphicData>
              </a:graphic>
            </wp:inline>
          </w:drawing>
        </w:r>
      </w:del>
      <w:commentRangeStart w:id="85"/>
      <w:ins w:id="86" w:author="Nat Brace" w:date="2019-10-11T11:35:00Z">
        <w:r w:rsidR="000A494B">
          <w:rPr>
            <w:noProof/>
          </w:rPr>
          <w:drawing>
            <wp:inline distT="0" distB="0" distL="0" distR="0" wp14:anchorId="33AC5723" wp14:editId="7A5B65E8">
              <wp:extent cx="5943600" cy="2952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52115"/>
                      </a:xfrm>
                      <a:prstGeom prst="rect">
                        <a:avLst/>
                      </a:prstGeom>
                    </pic:spPr>
                  </pic:pic>
                </a:graphicData>
              </a:graphic>
            </wp:inline>
          </w:drawing>
        </w:r>
      </w:ins>
      <w:commentRangeEnd w:id="85"/>
      <w:ins w:id="87" w:author="Nat Brace" w:date="2019-10-11T12:34:00Z">
        <w:r w:rsidR="00076D88">
          <w:rPr>
            <w:rStyle w:val="CommentReference"/>
          </w:rPr>
          <w:commentReference w:id="85"/>
        </w:r>
      </w:ins>
    </w:p>
    <w:p w14:paraId="4B4765BC" w14:textId="77777777" w:rsidR="00E83134" w:rsidRDefault="00E83134" w:rsidP="00E83134">
      <w:pPr>
        <w:keepNext/>
        <w:spacing w:before="240"/>
      </w:pPr>
    </w:p>
    <w:p w14:paraId="0D16AA07" w14:textId="77777777" w:rsidR="00E83134" w:rsidRDefault="00BB06B6" w:rsidP="00E83134">
      <w:pPr>
        <w:keepNext/>
        <w:spacing w:before="240"/>
      </w:pPr>
      <w:r>
        <w:t>To take advantage of the Skyline summary graphs for viewing individual targets, do the following:</w:t>
      </w:r>
    </w:p>
    <w:p w14:paraId="39858205" w14:textId="77777777" w:rsidR="00DD6A88" w:rsidRDefault="00DD6A88" w:rsidP="00C417DD">
      <w:pPr>
        <w:pStyle w:val="ListParagraph"/>
        <w:keepNext/>
        <w:numPr>
          <w:ilvl w:val="0"/>
          <w:numId w:val="10"/>
        </w:numPr>
        <w:spacing w:before="240"/>
      </w:pPr>
      <w:r>
        <w:t xml:space="preserve">On the </w:t>
      </w:r>
      <w:r w:rsidRPr="00E83134">
        <w:rPr>
          <w:b/>
        </w:rPr>
        <w:t>View</w:t>
      </w:r>
      <w:r>
        <w:t xml:space="preserve"> menu, choose </w:t>
      </w:r>
      <w:r w:rsidRPr="00E83134">
        <w:rPr>
          <w:b/>
        </w:rPr>
        <w:t>Arrange Graphs</w:t>
      </w:r>
      <w:r>
        <w:t xml:space="preserve"> and click </w:t>
      </w:r>
      <w:r w:rsidRPr="00E83134">
        <w:rPr>
          <w:b/>
        </w:rPr>
        <w:t>Tiled</w:t>
      </w:r>
      <w:r>
        <w:t>.</w:t>
      </w:r>
    </w:p>
    <w:p w14:paraId="51D9CB7D" w14:textId="77777777" w:rsidR="00BB06B6" w:rsidRDefault="00BB06B6" w:rsidP="00C417DD">
      <w:pPr>
        <w:pStyle w:val="ListParagraph"/>
        <w:keepNext/>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14:paraId="2B6053CD" w14:textId="77777777" w:rsidR="00BB06B6" w:rsidRDefault="00BB06B6" w:rsidP="00C417DD">
      <w:pPr>
        <w:pStyle w:val="ListParagraph"/>
        <w:keepNext/>
        <w:numPr>
          <w:ilvl w:val="0"/>
          <w:numId w:val="3"/>
        </w:numPr>
        <w:spacing w:before="240"/>
      </w:pPr>
      <w:r>
        <w:lastRenderedPageBreak/>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14:paraId="297BADB3" w14:textId="77777777" w:rsidR="00BB06B6" w:rsidRDefault="004F5A66" w:rsidP="00C417DD">
      <w:pPr>
        <w:pStyle w:val="ListParagraph"/>
        <w:keepNext/>
        <w:numPr>
          <w:ilvl w:val="0"/>
          <w:numId w:val="3"/>
        </w:numPr>
        <w:spacing w:before="240"/>
      </w:pPr>
      <w:r>
        <w:t>Click and drag these views</w:t>
      </w:r>
      <w:r w:rsidR="00AE3C8E">
        <w:t xml:space="preserve"> over the arrows</w:t>
      </w:r>
      <w:r>
        <w:t xml:space="preserve"> to dock them above the chromatogram graphs.</w:t>
      </w:r>
    </w:p>
    <w:p w14:paraId="0C325046" w14:textId="77777777" w:rsidR="004D59E3" w:rsidRDefault="004D59E3">
      <w:pPr>
        <w:spacing w:after="0" w:line="240" w:lineRule="auto"/>
      </w:pPr>
      <w:r>
        <w:br w:type="page"/>
      </w:r>
    </w:p>
    <w:p w14:paraId="08C377C9" w14:textId="68E74AED" w:rsidR="004F5A66" w:rsidRDefault="00E83134" w:rsidP="003F0DBA">
      <w:pPr>
        <w:keepNext/>
        <w:spacing w:before="240"/>
      </w:pPr>
      <w:r>
        <w:lastRenderedPageBreak/>
        <w:t>T</w:t>
      </w:r>
      <w:r w:rsidR="004F5A66">
        <w:t>he Skyline window should now look something like this:</w:t>
      </w:r>
    </w:p>
    <w:p w14:paraId="4DD6FFA2" w14:textId="7E8BCEF3" w:rsidR="009B773E" w:rsidRDefault="00863B51" w:rsidP="00394DFD">
      <w:pPr>
        <w:pStyle w:val="Heading1"/>
      </w:pPr>
      <w:del w:id="88" w:author="Nat Brace" w:date="2019-10-11T11:42:00Z">
        <w:r w:rsidDel="000A494B">
          <w:rPr>
            <w:noProof/>
          </w:rPr>
          <w:drawing>
            <wp:inline distT="0" distB="0" distL="0" distR="0" wp14:anchorId="0D046193" wp14:editId="791E6534">
              <wp:extent cx="5943600" cy="33274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27400"/>
                      </a:xfrm>
                      <a:prstGeom prst="rect">
                        <a:avLst/>
                      </a:prstGeom>
                    </pic:spPr>
                  </pic:pic>
                </a:graphicData>
              </a:graphic>
            </wp:inline>
          </w:drawing>
        </w:r>
      </w:del>
      <w:commentRangeStart w:id="89"/>
      <w:commentRangeStart w:id="90"/>
      <w:ins w:id="91" w:author="Nat Brace" w:date="2019-10-11T11:42:00Z">
        <w:r w:rsidR="000A494B">
          <w:rPr>
            <w:noProof/>
          </w:rPr>
          <w:drawing>
            <wp:inline distT="0" distB="0" distL="0" distR="0" wp14:anchorId="548F4187" wp14:editId="59A9C911">
              <wp:extent cx="5943600" cy="3788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88410"/>
                      </a:xfrm>
                      <a:prstGeom prst="rect">
                        <a:avLst/>
                      </a:prstGeom>
                    </pic:spPr>
                  </pic:pic>
                </a:graphicData>
              </a:graphic>
            </wp:inline>
          </w:drawing>
        </w:r>
      </w:ins>
      <w:commentRangeEnd w:id="89"/>
      <w:ins w:id="92" w:author="Nat Brace" w:date="2019-10-11T12:34:00Z">
        <w:r w:rsidR="00076D88">
          <w:rPr>
            <w:rStyle w:val="CommentReference"/>
            <w:rFonts w:ascii="Calibri" w:eastAsia="Times New Roman" w:hAnsi="Calibri"/>
            <w:b w:val="0"/>
            <w:bCs w:val="0"/>
            <w:color w:val="auto"/>
          </w:rPr>
          <w:commentReference w:id="89"/>
        </w:r>
      </w:ins>
      <w:commentRangeEnd w:id="90"/>
      <w:ins w:id="93" w:author="Nat Brace" w:date="2019-10-11T12:36:00Z">
        <w:r w:rsidR="00076D88">
          <w:rPr>
            <w:rStyle w:val="CommentReference"/>
            <w:rFonts w:ascii="Calibri" w:eastAsia="Times New Roman" w:hAnsi="Calibri"/>
            <w:b w:val="0"/>
            <w:bCs w:val="0"/>
            <w:color w:val="auto"/>
          </w:rPr>
          <w:commentReference w:id="90"/>
        </w:r>
      </w:ins>
      <w:r w:rsidR="009B7B90">
        <w:rPr>
          <w:noProof/>
        </w:rPr>
        <w:t xml:space="preserve"> </w:t>
      </w:r>
      <w:r w:rsidR="003F0DBA">
        <w:rPr>
          <w:noProof/>
        </w:rPr>
        <w:t xml:space="preserve"> </w:t>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08CDAC90" w:rsidR="00F72F39" w:rsidRDefault="00162F73" w:rsidP="00162F73">
      <w:pPr>
        <w:rPr>
          <w:noProof/>
        </w:rPr>
      </w:pPr>
      <w:r>
        <w:lastRenderedPageBreak/>
        <w:t xml:space="preserve">Looking at the </w:t>
      </w:r>
      <w:r w:rsidR="00694119">
        <w:rPr>
          <w:b/>
        </w:rPr>
        <w:t>Peak Areas</w:t>
      </w:r>
      <w:r w:rsidRPr="00162F73">
        <w:rPr>
          <w:b/>
        </w:rPr>
        <w:t xml:space="preserve"> – Replicate Comparison</w:t>
      </w:r>
      <w:r>
        <w:t xml:space="preserve"> window we can see </w:t>
      </w:r>
      <w:r w:rsidR="00694119">
        <w:t xml:space="preserve">that </w:t>
      </w:r>
      <w:r w:rsidR="002F4DA5">
        <w:t xml:space="preserve">the </w:t>
      </w:r>
      <w:proofErr w:type="gramStart"/>
      <w:r w:rsidR="002F4DA5">
        <w:t>5 minute</w:t>
      </w:r>
      <w:proofErr w:type="gramEnd"/>
      <w:r w:rsidR="002F4DA5">
        <w:t xml:space="preserve"> gradient has generally greater peak areas than the 2 minute gradient</w:t>
      </w:r>
      <w:r>
        <w:t>.</w:t>
      </w:r>
      <w:r w:rsidR="00E83134">
        <w:t xml:space="preserve"> </w:t>
      </w:r>
      <w:r w:rsidR="005970AA">
        <w:t xml:space="preserve">You may choose to perform technical replicates to be sure this is not random variance.  In this case, the </w:t>
      </w:r>
      <w:proofErr w:type="gramStart"/>
      <w:r w:rsidR="005970AA">
        <w:t>5 minute</w:t>
      </w:r>
      <w:proofErr w:type="gramEnd"/>
      <w:r w:rsidR="005970AA">
        <w:t xml:space="preserve"> method seems to show better peak areas for many analytes but not all, likely based on the better separation of the analytes and decreased ion suppression (also called </w:t>
      </w:r>
      <w:ins w:id="94" w:author="Nat Brace" w:date="2019-12-16T12:42:00Z">
        <w:r w:rsidR="006E60A9">
          <w:t>“</w:t>
        </w:r>
      </w:ins>
      <w:del w:id="95" w:author="Nat Brace" w:date="2019-12-16T12:42:00Z">
        <w:r w:rsidR="005970AA" w:rsidDel="006E60A9">
          <w:delText>‘</w:delText>
        </w:r>
      </w:del>
      <w:r w:rsidR="005970AA">
        <w:t>matrix effect</w:t>
      </w:r>
      <w:ins w:id="96" w:author="Nat Brace" w:date="2019-12-16T12:42:00Z">
        <w:r w:rsidR="006E60A9">
          <w:t>”</w:t>
        </w:r>
      </w:ins>
      <w:del w:id="97" w:author="Nat Brace" w:date="2019-12-16T12:42:00Z">
        <w:r w:rsidR="005970AA" w:rsidDel="006E60A9">
          <w:delText>’</w:delText>
        </w:r>
      </w:del>
      <w:r w:rsidR="005970AA">
        <w:t xml:space="preserve">).  </w:t>
      </w:r>
      <w:r w:rsidR="002F4DA5">
        <w:rPr>
          <w:noProof/>
        </w:rPr>
        <w:t xml:space="preserve">Based on this, the 5 minute gradient is the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77777777" w:rsidR="0023398F" w:rsidRDefault="0023398F" w:rsidP="0023398F">
      <w:pPr>
        <w:pStyle w:val="ListParagraph"/>
        <w:numPr>
          <w:ilvl w:val="0"/>
          <w:numId w:val="11"/>
        </w:numPr>
      </w:pPr>
      <w:r>
        <w:t xml:space="preserve">Right-click on either of the chromatograms and make sure that </w:t>
      </w:r>
      <w:r w:rsidRPr="0023398F">
        <w:rPr>
          <w:b/>
        </w:rPr>
        <w:t>Synchronize Zooming</w:t>
      </w:r>
      <w:r>
        <w:t xml:space="preserve"> is enabled.</w:t>
      </w:r>
    </w:p>
    <w:p w14:paraId="74C85DE2" w14:textId="77777777" w:rsidR="0023398F" w:rsidRDefault="0023398F" w:rsidP="0023398F">
      <w:pPr>
        <w:pStyle w:val="ListParagraph"/>
        <w:numPr>
          <w:ilvl w:val="0"/>
          <w:numId w:val="11"/>
        </w:numPr>
      </w:pPr>
      <w:r>
        <w:t>Click and drag within either chromatogram to select the time range from 0.8 minutes to 1.8 minutes.</w:t>
      </w:r>
    </w:p>
    <w:p w14:paraId="45C6AD13" w14:textId="67A8F970" w:rsidR="0023398F" w:rsidRPr="0023398F" w:rsidRDefault="0023398F" w:rsidP="0023398F">
      <w:pPr>
        <w:keepNext/>
      </w:pPr>
      <w:r>
        <w:lastRenderedPageBreak/>
        <w:t xml:space="preserve">Skyline should look something like this, from which we can see that the </w:t>
      </w:r>
      <w:proofErr w:type="gramStart"/>
      <w:r>
        <w:t>5 minute</w:t>
      </w:r>
      <w:proofErr w:type="gramEnd"/>
      <w:r>
        <w:t xml:space="preserve"> gradient provides </w:t>
      </w:r>
      <w:r w:rsidR="00236360">
        <w:t xml:space="preserve">much </w:t>
      </w:r>
      <w:r>
        <w:t xml:space="preserve">better peak separation. This </w:t>
      </w:r>
      <w:r w:rsidR="00236360">
        <w:t xml:space="preserve">is not </w:t>
      </w:r>
      <w:proofErr w:type="gramStart"/>
      <w:r w:rsidR="00236360">
        <w:t>surprising, and</w:t>
      </w:r>
      <w:proofErr w:type="gramEnd"/>
      <w:r w:rsidR="00236360">
        <w:t xml:space="preserve"> </w:t>
      </w:r>
      <w:r w:rsidR="005970AA">
        <w:t xml:space="preserve">combined with improved signal intensity </w:t>
      </w:r>
      <w:r w:rsidR="00236360">
        <w:t xml:space="preserve">it </w:t>
      </w:r>
      <w:r>
        <w:t>justifies the choice of the longer gradient.</w:t>
      </w:r>
    </w:p>
    <w:p w14:paraId="71EA830C" w14:textId="3470142D" w:rsidR="0023398F" w:rsidRPr="0023398F" w:rsidRDefault="00863B51" w:rsidP="0023398F">
      <w:del w:id="98" w:author="Nat Brace" w:date="2019-10-11T11:52:00Z">
        <w:r w:rsidDel="007101F9">
          <w:rPr>
            <w:noProof/>
          </w:rPr>
          <w:drawing>
            <wp:inline distT="0" distB="0" distL="0" distR="0" wp14:anchorId="62EB62DD" wp14:editId="6219A745">
              <wp:extent cx="5943600" cy="33274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27400"/>
                      </a:xfrm>
                      <a:prstGeom prst="rect">
                        <a:avLst/>
                      </a:prstGeom>
                    </pic:spPr>
                  </pic:pic>
                </a:graphicData>
              </a:graphic>
            </wp:inline>
          </w:drawing>
        </w:r>
      </w:del>
      <w:ins w:id="99" w:author="Nat Brace" w:date="2019-10-11T11:52:00Z">
        <w:r w:rsidR="007101F9">
          <w:rPr>
            <w:noProof/>
          </w:rPr>
          <w:drawing>
            <wp:inline distT="0" distB="0" distL="0" distR="0" wp14:anchorId="27881688" wp14:editId="74D23669">
              <wp:extent cx="5943600" cy="3556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56635"/>
                      </a:xfrm>
                      <a:prstGeom prst="rect">
                        <a:avLst/>
                      </a:prstGeom>
                    </pic:spPr>
                  </pic:pic>
                </a:graphicData>
              </a:graphic>
            </wp:inline>
          </w:drawing>
        </w:r>
      </w:ins>
    </w:p>
    <w:p w14:paraId="4CB258B2" w14:textId="77777777" w:rsidR="00236360" w:rsidRDefault="00236360" w:rsidP="00394DFD">
      <w:pPr>
        <w:pStyle w:val="Heading1"/>
      </w:pPr>
      <w:r>
        <w:lastRenderedPageBreak/>
        <w:t>Producing a Scheduled Method</w:t>
      </w:r>
    </w:p>
    <w:p w14:paraId="71018FE2" w14:textId="77777777" w:rsidR="00236360" w:rsidRDefault="00236360" w:rsidP="00236360">
      <w:r>
        <w:t xml:space="preserve">Having decided on the </w:t>
      </w:r>
      <w:proofErr w:type="gramStart"/>
      <w:r>
        <w:t>5 minute</w:t>
      </w:r>
      <w:proofErr w:type="gramEnd"/>
      <w:r>
        <w:t xml:space="preserve"> gradient, we can now produce a scheduled method or transition list. For the purposes of this tutorial we will assume that you do not have the </w:t>
      </w:r>
      <w:proofErr w:type="spellStart"/>
      <w:r>
        <w:t>MassLynx</w:t>
      </w:r>
      <w:proofErr w:type="spellEnd"/>
      <w:r>
        <w:t xml:space="preserve"> instrument control software </w:t>
      </w:r>
      <w:proofErr w:type="gramStart"/>
      <w:r>
        <w:t>installed, and</w:t>
      </w:r>
      <w:proofErr w:type="gramEnd"/>
      <w:r>
        <w:t xml:space="preserve"> will produce a transition list rather than a native method.</w:t>
      </w:r>
    </w:p>
    <w:p w14:paraId="63F9CE88" w14:textId="77777777" w:rsidR="009A537C" w:rsidRDefault="009A537C" w:rsidP="00236360">
      <w:r>
        <w:t>First, we want to set the retention time window for export to our transition list.</w:t>
      </w:r>
    </w:p>
    <w:p w14:paraId="017513F2" w14:textId="77777777" w:rsidR="009A537C" w:rsidRPr="009A537C" w:rsidRDefault="009A537C" w:rsidP="009A537C">
      <w:pPr>
        <w:pStyle w:val="ListParagraph"/>
        <w:numPr>
          <w:ilvl w:val="0"/>
          <w:numId w:val="13"/>
        </w:numPr>
      </w:pPr>
      <w:r>
        <w:t xml:space="preserve">From the </w:t>
      </w:r>
      <w:r w:rsidRPr="009A537C">
        <w:rPr>
          <w:b/>
        </w:rPr>
        <w:t>Settings</w:t>
      </w:r>
      <w:r>
        <w:t xml:space="preserve"> menu, choose </w:t>
      </w:r>
      <w:r w:rsidRPr="009A537C">
        <w:rPr>
          <w:b/>
        </w:rPr>
        <w:t>Peptide Settings</w:t>
      </w:r>
    </w:p>
    <w:p w14:paraId="038AEAE8" w14:textId="77777777" w:rsidR="009A537C" w:rsidRDefault="009A537C" w:rsidP="009A537C">
      <w:pPr>
        <w:pStyle w:val="ListParagraph"/>
        <w:numPr>
          <w:ilvl w:val="0"/>
          <w:numId w:val="13"/>
        </w:numPr>
      </w:pPr>
      <w:r>
        <w:t xml:space="preserve">Select the </w:t>
      </w:r>
      <w:r w:rsidRPr="009A537C">
        <w:rPr>
          <w:b/>
        </w:rPr>
        <w:t>Predictions</w:t>
      </w:r>
      <w:r>
        <w:t xml:space="preserve"> tab</w:t>
      </w:r>
    </w:p>
    <w:p w14:paraId="03627E68" w14:textId="77777777" w:rsidR="00DB5EFB" w:rsidRDefault="009A537C" w:rsidP="00DB5EFB">
      <w:pPr>
        <w:pStyle w:val="ListParagraph"/>
        <w:numPr>
          <w:ilvl w:val="0"/>
          <w:numId w:val="13"/>
        </w:numPr>
      </w:pPr>
      <w:r>
        <w:t>Make sure the “</w:t>
      </w:r>
      <w:r w:rsidRPr="009A537C">
        <w:rPr>
          <w:b/>
        </w:rPr>
        <w:t>Use measured prediction times when present</w:t>
      </w:r>
      <w:r>
        <w:t>” box is checked</w:t>
      </w:r>
    </w:p>
    <w:p w14:paraId="390C68D0" w14:textId="77777777" w:rsidR="00423A2D" w:rsidRDefault="009A537C" w:rsidP="00DB5EFB">
      <w:pPr>
        <w:pStyle w:val="ListParagraph"/>
        <w:numPr>
          <w:ilvl w:val="0"/>
          <w:numId w:val="13"/>
        </w:numPr>
        <w:rPr>
          <w:ins w:id="100" w:author="Nat Brace" w:date="2019-12-16T11:29:00Z"/>
        </w:rPr>
      </w:pPr>
      <w:r>
        <w:t xml:space="preserve">Set the </w:t>
      </w:r>
      <w:r w:rsidRPr="00DB5EFB">
        <w:rPr>
          <w:b/>
        </w:rPr>
        <w:t>Time window</w:t>
      </w:r>
      <w:r>
        <w:t xml:space="preserve"> value to 1 minute.</w:t>
      </w:r>
    </w:p>
    <w:p w14:paraId="74981CA0" w14:textId="7DFEF510" w:rsidR="009A537C" w:rsidRDefault="007B5C05">
      <w:pPr>
        <w:pPrChange w:id="101" w:author="Nat Brace" w:date="2019-12-16T11:30:00Z">
          <w:pPr>
            <w:pStyle w:val="ListParagraph"/>
            <w:numPr>
              <w:numId w:val="13"/>
            </w:numPr>
            <w:ind w:hanging="360"/>
          </w:pPr>
        </w:pPrChange>
      </w:pPr>
      <w:del w:id="102" w:author="Nat Brace" w:date="2019-12-16T11:29:00Z">
        <w:r w:rsidDel="00423A2D">
          <w:br/>
        </w:r>
      </w:del>
      <w:commentRangeStart w:id="103"/>
      <w:r w:rsidR="004D59E3">
        <w:rPr>
          <w:noProof/>
        </w:rPr>
        <w:drawing>
          <wp:inline distT="0" distB="0" distL="0" distR="0" wp14:anchorId="3C6EED6B" wp14:editId="0696F951">
            <wp:extent cx="3781425" cy="5191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81425" cy="5191125"/>
                    </a:xfrm>
                    <a:prstGeom prst="rect">
                      <a:avLst/>
                    </a:prstGeom>
                  </pic:spPr>
                </pic:pic>
              </a:graphicData>
            </a:graphic>
          </wp:inline>
        </w:drawing>
      </w:r>
      <w:commentRangeEnd w:id="103"/>
      <w:r w:rsidR="00056635">
        <w:rPr>
          <w:rStyle w:val="CommentReference"/>
        </w:rPr>
        <w:commentReference w:id="103"/>
      </w:r>
    </w:p>
    <w:p w14:paraId="0A8F1393" w14:textId="77777777" w:rsidR="007B5C05" w:rsidRPr="007B5C05" w:rsidRDefault="007B5C05" w:rsidP="009A537C">
      <w:pPr>
        <w:pStyle w:val="ListParagraph"/>
        <w:numPr>
          <w:ilvl w:val="0"/>
          <w:numId w:val="13"/>
        </w:numPr>
      </w:pPr>
      <w:r>
        <w:t xml:space="preserve">Click </w:t>
      </w:r>
      <w:r w:rsidRPr="007B5C05">
        <w:rPr>
          <w:b/>
        </w:rPr>
        <w:t>OK</w:t>
      </w:r>
    </w:p>
    <w:p w14:paraId="2DEEB091" w14:textId="77777777" w:rsidR="007B5C05" w:rsidRDefault="007B5C05" w:rsidP="007B5C05">
      <w:r>
        <w:lastRenderedPageBreak/>
        <w:t>Now we can produce the transition list:</w:t>
      </w:r>
    </w:p>
    <w:p w14:paraId="38F86D10" w14:textId="77777777" w:rsidR="00236360" w:rsidRPr="00381052" w:rsidRDefault="00236360" w:rsidP="00236360">
      <w:pPr>
        <w:pStyle w:val="ListParagraph"/>
        <w:keepNext/>
        <w:numPr>
          <w:ilvl w:val="0"/>
          <w:numId w:val="9"/>
        </w:numPr>
      </w:pPr>
      <w:r>
        <w:t xml:space="preserve">From the </w:t>
      </w:r>
      <w:r w:rsidRPr="00381052">
        <w:rPr>
          <w:b/>
        </w:rPr>
        <w:t>Files</w:t>
      </w:r>
      <w:r>
        <w:t xml:space="preserve"> menu, click on </w:t>
      </w:r>
      <w:r w:rsidRPr="00381052">
        <w:rPr>
          <w:b/>
        </w:rPr>
        <w:t>Export</w:t>
      </w:r>
      <w:r w:rsidRPr="00381052">
        <w:t>.</w:t>
      </w:r>
    </w:p>
    <w:p w14:paraId="2D7CD61B" w14:textId="77777777" w:rsidR="00236360" w:rsidRPr="00381052" w:rsidRDefault="00236360" w:rsidP="00236360">
      <w:pPr>
        <w:pStyle w:val="ListParagraph"/>
        <w:keepNext/>
        <w:numPr>
          <w:ilvl w:val="0"/>
          <w:numId w:val="9"/>
        </w:numPr>
      </w:pPr>
      <w:r w:rsidRPr="00381052">
        <w:t>T</w:t>
      </w:r>
      <w:r>
        <w:t xml:space="preserve">hen click on </w:t>
      </w:r>
      <w:r>
        <w:rPr>
          <w:b/>
        </w:rPr>
        <w:t xml:space="preserve">Transition List </w:t>
      </w:r>
      <w:r w:rsidRPr="00381052">
        <w:t xml:space="preserve">to </w:t>
      </w:r>
      <w:r>
        <w:t>open the Export Transition List dialog.</w:t>
      </w:r>
    </w:p>
    <w:p w14:paraId="736864DE" w14:textId="77E76C52" w:rsidR="00423A2D" w:rsidRDefault="00236360">
      <w:pPr>
        <w:pStyle w:val="ListParagraph"/>
        <w:keepNext/>
        <w:numPr>
          <w:ilvl w:val="0"/>
          <w:numId w:val="9"/>
        </w:numPr>
        <w:rPr>
          <w:ins w:id="104" w:author="Nat Brace" w:date="2019-12-16T11:30:00Z"/>
        </w:rPr>
      </w:pPr>
      <w:r w:rsidRPr="00381052">
        <w:t xml:space="preserve">Adjust the settings </w:t>
      </w:r>
      <w:r>
        <w:t>until the dialog looks like this:</w:t>
      </w:r>
    </w:p>
    <w:p w14:paraId="292E94BD" w14:textId="2B3D8D74" w:rsidR="00236360" w:rsidRDefault="00236360">
      <w:pPr>
        <w:keepNext/>
        <w:pPrChange w:id="105" w:author="Nat Brace" w:date="2019-12-16T11:30:00Z">
          <w:pPr>
            <w:pStyle w:val="ListParagraph"/>
            <w:keepNext/>
            <w:numPr>
              <w:numId w:val="9"/>
            </w:numPr>
            <w:ind w:hanging="360"/>
          </w:pPr>
        </w:pPrChange>
      </w:pPr>
      <w:del w:id="106" w:author="Nat Brace" w:date="2019-12-16T11:30:00Z">
        <w:r w:rsidDel="00423A2D">
          <w:br/>
        </w:r>
      </w:del>
      <w:r w:rsidR="004D59E3">
        <w:rPr>
          <w:noProof/>
        </w:rPr>
        <w:drawing>
          <wp:inline distT="0" distB="0" distL="0" distR="0" wp14:anchorId="6DD98157" wp14:editId="4C43D80C">
            <wp:extent cx="3009900" cy="3676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09900" cy="3676650"/>
                    </a:xfrm>
                    <a:prstGeom prst="rect">
                      <a:avLst/>
                    </a:prstGeom>
                  </pic:spPr>
                </pic:pic>
              </a:graphicData>
            </a:graphic>
          </wp:inline>
        </w:drawing>
      </w:r>
    </w:p>
    <w:p w14:paraId="7B0CE2B6" w14:textId="77777777" w:rsidR="00236360" w:rsidRPr="0026618D" w:rsidRDefault="00236360" w:rsidP="00236360">
      <w:pPr>
        <w:pStyle w:val="ListParagraph"/>
        <w:numPr>
          <w:ilvl w:val="0"/>
          <w:numId w:val="9"/>
        </w:numPr>
      </w:pPr>
      <w:r>
        <w:t xml:space="preserve">Click </w:t>
      </w:r>
      <w:r w:rsidRPr="000D70FC">
        <w:rPr>
          <w:b/>
        </w:rPr>
        <w:t>OK</w:t>
      </w:r>
    </w:p>
    <w:p w14:paraId="7A06FAD3" w14:textId="2589AA2E" w:rsidR="00423A2D" w:rsidRDefault="0026618D" w:rsidP="00236360">
      <w:pPr>
        <w:pStyle w:val="ListParagraph"/>
        <w:numPr>
          <w:ilvl w:val="0"/>
          <w:numId w:val="9"/>
        </w:numPr>
        <w:rPr>
          <w:ins w:id="107" w:author="Nat Brace" w:date="2019-12-16T11:31:00Z"/>
        </w:rPr>
      </w:pPr>
      <w:r>
        <w:t xml:space="preserve">You will be asked which replicate to use for timing – we want the </w:t>
      </w:r>
      <w:del w:id="108" w:author="Nat Brace" w:date="2020-01-08T16:24:00Z">
        <w:r w:rsidDel="00966D92">
          <w:delText>5 minute</w:delText>
        </w:r>
      </w:del>
      <w:ins w:id="109" w:author="Nat Brace" w:date="2020-01-08T16:24:00Z">
        <w:r w:rsidR="00966D92">
          <w:t>5-minute</w:t>
        </w:r>
      </w:ins>
      <w:r>
        <w:t xml:space="preserve"> gradient, so use these settings:</w:t>
      </w:r>
    </w:p>
    <w:p w14:paraId="16B249FF" w14:textId="3E545250" w:rsidR="00423A2D" w:rsidRDefault="0026618D">
      <w:pPr>
        <w:pPrChange w:id="110" w:author="Nat Brace" w:date="2019-12-16T11:31:00Z">
          <w:pPr>
            <w:pStyle w:val="ListParagraph"/>
            <w:numPr>
              <w:numId w:val="9"/>
            </w:numPr>
            <w:ind w:hanging="360"/>
          </w:pPr>
        </w:pPrChange>
      </w:pPr>
      <w:del w:id="111" w:author="Nat Brace" w:date="2019-12-16T11:31:00Z">
        <w:r w:rsidDel="00423A2D">
          <w:br/>
        </w:r>
        <w:r w:rsidDel="00423A2D">
          <w:br/>
        </w:r>
      </w:del>
      <w:del w:id="112" w:author="Nat Brace" w:date="2019-10-11T12:09:00Z">
        <w:r w:rsidR="004D59E3" w:rsidDel="00C551AF">
          <w:rPr>
            <w:noProof/>
          </w:rPr>
          <w:lastRenderedPageBreak/>
          <w:drawing>
            <wp:inline distT="0" distB="0" distL="0" distR="0" wp14:anchorId="720B6D27" wp14:editId="409BC8FF">
              <wp:extent cx="3076575" cy="16192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6575" cy="1619250"/>
                      </a:xfrm>
                      <a:prstGeom prst="rect">
                        <a:avLst/>
                      </a:prstGeom>
                    </pic:spPr>
                  </pic:pic>
                </a:graphicData>
              </a:graphic>
            </wp:inline>
          </w:drawing>
        </w:r>
      </w:del>
      <w:ins w:id="113" w:author="Nat Brace" w:date="2019-10-11T12:09:00Z">
        <w:r w:rsidR="00C551AF">
          <w:rPr>
            <w:noProof/>
          </w:rPr>
          <w:drawing>
            <wp:inline distT="0" distB="0" distL="0" distR="0" wp14:anchorId="7BDB1379" wp14:editId="1E8708F0">
              <wp:extent cx="3076575" cy="1619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75" cy="1619250"/>
                      </a:xfrm>
                      <a:prstGeom prst="rect">
                        <a:avLst/>
                      </a:prstGeom>
                    </pic:spPr>
                  </pic:pic>
                </a:graphicData>
              </a:graphic>
            </wp:inline>
          </w:drawing>
        </w:r>
      </w:ins>
    </w:p>
    <w:p w14:paraId="2D6FC5A5" w14:textId="77777777" w:rsidR="0026618D" w:rsidRPr="00583D0A" w:rsidRDefault="0026618D" w:rsidP="00236360">
      <w:pPr>
        <w:pStyle w:val="ListParagraph"/>
        <w:numPr>
          <w:ilvl w:val="0"/>
          <w:numId w:val="9"/>
        </w:numPr>
      </w:pPr>
      <w:r>
        <w:t xml:space="preserve">Click </w:t>
      </w:r>
      <w:r w:rsidRPr="0026618D">
        <w:rPr>
          <w:b/>
        </w:rPr>
        <w:t>OK</w:t>
      </w:r>
    </w:p>
    <w:p w14:paraId="33FE0889" w14:textId="77777777" w:rsidR="00583D0A" w:rsidRPr="00583D0A" w:rsidRDefault="00583D0A" w:rsidP="00236360">
      <w:pPr>
        <w:pStyle w:val="ListParagraph"/>
        <w:numPr>
          <w:ilvl w:val="0"/>
          <w:numId w:val="9"/>
        </w:numPr>
      </w:pPr>
      <w:r w:rsidRPr="00583D0A">
        <w:t>You</w:t>
      </w:r>
      <w:r>
        <w:t xml:space="preserve"> will be prompted for a file name, save the scheduled transition list as “</w:t>
      </w:r>
      <w:bookmarkStart w:id="114" w:name="OLE_LINK1"/>
      <w:bookmarkStart w:id="115" w:name="OLE_LINK2"/>
      <w:r w:rsidRPr="00583D0A">
        <w:rPr>
          <w:b/>
        </w:rPr>
        <w:t>scheduled_5min.csv</w:t>
      </w:r>
      <w:bookmarkEnd w:id="114"/>
      <w:bookmarkEnd w:id="115"/>
      <w:r>
        <w:t>”.</w:t>
      </w:r>
    </w:p>
    <w:p w14:paraId="339A2F16" w14:textId="77777777" w:rsidR="00DB5EFB" w:rsidRDefault="00DB5EFB" w:rsidP="00394DFD">
      <w:pPr>
        <w:pStyle w:val="Heading1"/>
      </w:pPr>
      <w:r>
        <w:t>Collecting Data with the Scheduled Transition List</w:t>
      </w:r>
    </w:p>
    <w:p w14:paraId="3D0D2520" w14:textId="77777777" w:rsidR="00DB5EFB" w:rsidRDefault="00DB5EFB" w:rsidP="00DB5EFB">
      <w:r>
        <w:t>At this point we would use the newly generated scheduled transition list to collect new results. This has already been</w:t>
      </w:r>
      <w:r w:rsidR="00D067F3">
        <w:t xml:space="preserve"> </w:t>
      </w:r>
      <w:proofErr w:type="gramStart"/>
      <w:r w:rsidR="00D067F3">
        <w:t>done:</w:t>
      </w:r>
      <w:proofErr w:type="gramEnd"/>
      <w:r>
        <w:t xml:space="preserve"> </w:t>
      </w:r>
      <w:r w:rsidR="00D067F3">
        <w:t>d</w:t>
      </w:r>
      <w:r>
        <w:t>ata was collected for three runs</w:t>
      </w:r>
      <w:r w:rsidR="00D067F3">
        <w:t xml:space="preserve"> with different </w:t>
      </w:r>
      <w:proofErr w:type="spellStart"/>
      <w:r w:rsidR="00D067F3">
        <w:t>light:heavy</w:t>
      </w:r>
      <w:proofErr w:type="spellEnd"/>
      <w:r w:rsidR="00D067F3">
        <w:t xml:space="preserve"> ratios. There is a</w:t>
      </w:r>
      <w:r>
        <w:t xml:space="preserve"> 1:1 mix, a 1:2 mix, and a 2:1 mix</w:t>
      </w:r>
      <w:r w:rsidR="00D067F3">
        <w:t>.</w:t>
      </w:r>
    </w:p>
    <w:p w14:paraId="3C561710" w14:textId="77777777"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DBFA3DE" w14:textId="77777777" w:rsidR="00D067F3" w:rsidRPr="003C3F78" w:rsidRDefault="00D067F3" w:rsidP="00D067F3">
      <w:pPr>
        <w:pStyle w:val="ListParagraph"/>
        <w:numPr>
          <w:ilvl w:val="0"/>
          <w:numId w:val="1"/>
        </w:numPr>
        <w:spacing w:after="160" w:line="256" w:lineRule="auto"/>
      </w:pPr>
      <w:r>
        <w:rPr>
          <w:bCs/>
        </w:rPr>
        <w:t xml:space="preserve">In the </w:t>
      </w:r>
      <w:r>
        <w:rPr>
          <w:b/>
        </w:rPr>
        <w:t>Import Results</w:t>
      </w:r>
      <w:r>
        <w:rPr>
          <w:bCs/>
        </w:rPr>
        <w:t xml:space="preserve"> form, choose to import single-injection replicates.  For best performance, be sure to select “Many” in the “Files to import simultaneously” control at the bottom of the form.  Now click the </w:t>
      </w:r>
      <w:r>
        <w:rPr>
          <w:b/>
        </w:rPr>
        <w:t>OK</w:t>
      </w:r>
      <w:r>
        <w:rPr>
          <w:bCs/>
        </w:rPr>
        <w:t xml:space="preserve"> button.</w:t>
      </w:r>
    </w:p>
    <w:p w14:paraId="4BFE5A6F" w14:textId="77777777" w:rsidR="00D067F3" w:rsidRPr="00D067F3" w:rsidRDefault="00D067F3" w:rsidP="00D067F3">
      <w:pPr>
        <w:pStyle w:val="ListParagraph"/>
        <w:numPr>
          <w:ilvl w:val="0"/>
          <w:numId w:val="1"/>
        </w:numPr>
        <w:spacing w:after="160" w:line="256" w:lineRule="auto"/>
      </w:pPr>
      <w:r>
        <w:rPr>
          <w:bCs/>
        </w:rPr>
        <w:t>Navigate to the “Scheduled” folder and select all three files.</w:t>
      </w:r>
    </w:p>
    <w:p w14:paraId="77E0258B" w14:textId="77777777" w:rsidR="00D067F3" w:rsidRPr="00D067F3" w:rsidRDefault="00D067F3" w:rsidP="00D067F3">
      <w:pPr>
        <w:pStyle w:val="ListParagraph"/>
        <w:numPr>
          <w:ilvl w:val="0"/>
          <w:numId w:val="1"/>
        </w:numPr>
        <w:spacing w:after="160" w:line="256" w:lineRule="auto"/>
      </w:pPr>
      <w:r>
        <w:rPr>
          <w:bCs/>
        </w:rPr>
        <w:t xml:space="preserve">Click </w:t>
      </w:r>
      <w:r w:rsidRPr="00D067F3">
        <w:rPr>
          <w:b/>
          <w:bCs/>
        </w:rPr>
        <w:t>OK</w:t>
      </w:r>
      <w:r>
        <w:rPr>
          <w:bCs/>
        </w:rPr>
        <w:t xml:space="preserve"> </w:t>
      </w:r>
    </w:p>
    <w:p w14:paraId="6D0D41CD" w14:textId="77777777" w:rsidR="00D067F3" w:rsidRPr="00D067F3"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p>
    <w:p w14:paraId="30A23C80" w14:textId="352C3E0E" w:rsidR="00D067F3" w:rsidRPr="00D067F3" w:rsidRDefault="004D59E3">
      <w:pPr>
        <w:spacing w:after="160" w:line="256" w:lineRule="auto"/>
        <w:pPrChange w:id="116" w:author="Nat Brace" w:date="2019-12-16T11:31:00Z">
          <w:pPr>
            <w:pStyle w:val="ListParagraph"/>
            <w:spacing w:after="160" w:line="256" w:lineRule="auto"/>
          </w:pPr>
        </w:pPrChange>
      </w:pPr>
      <w:r>
        <w:rPr>
          <w:noProof/>
        </w:rPr>
        <w:lastRenderedPageBreak/>
        <w:drawing>
          <wp:inline distT="0" distB="0" distL="0" distR="0" wp14:anchorId="7D55777F" wp14:editId="52D6503A">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86075" cy="4543425"/>
                    </a:xfrm>
                    <a:prstGeom prst="rect">
                      <a:avLst/>
                    </a:prstGeom>
                  </pic:spPr>
                </pic:pic>
              </a:graphicData>
            </a:graphic>
          </wp:inline>
        </w:drawing>
      </w:r>
    </w:p>
    <w:p w14:paraId="5AF7CB0C" w14:textId="77777777" w:rsidR="00D067F3" w:rsidRPr="008879C8" w:rsidRDefault="00D067F3" w:rsidP="00D067F3">
      <w:pPr>
        <w:pStyle w:val="ListParagraph"/>
        <w:numPr>
          <w:ilvl w:val="0"/>
          <w:numId w:val="1"/>
        </w:numPr>
        <w:spacing w:after="160" w:line="256" w:lineRule="auto"/>
      </w:pPr>
      <w:r>
        <w:rPr>
          <w:bCs/>
        </w:rPr>
        <w:t xml:space="preserve">Click </w:t>
      </w:r>
      <w:r w:rsidRPr="00D067F3">
        <w:rPr>
          <w:b/>
          <w:bCs/>
        </w:rPr>
        <w:t>OK</w:t>
      </w:r>
    </w:p>
    <w:p w14:paraId="6F356F50" w14:textId="77777777" w:rsidR="008879C8" w:rsidRDefault="008879C8" w:rsidP="008879C8">
      <w:r>
        <w:t xml:space="preserve">As we are done with the </w:t>
      </w:r>
      <w:proofErr w:type="gramStart"/>
      <w:r>
        <w:t>two minute</w:t>
      </w:r>
      <w:proofErr w:type="gramEnd"/>
      <w:r>
        <w:t xml:space="preserve"> gradient, we may remove it from the document:</w:t>
      </w:r>
    </w:p>
    <w:p w14:paraId="6FFC35BD" w14:textId="77777777" w:rsidR="008879C8" w:rsidRPr="008879C8" w:rsidRDefault="008879C8" w:rsidP="008879C8">
      <w:pPr>
        <w:pStyle w:val="ListParagraph"/>
        <w:numPr>
          <w:ilvl w:val="0"/>
          <w:numId w:val="1"/>
        </w:numPr>
      </w:pPr>
      <w:r>
        <w:t xml:space="preserve">From the </w:t>
      </w:r>
      <w:r w:rsidRPr="008879C8">
        <w:rPr>
          <w:b/>
        </w:rPr>
        <w:t>Edit</w:t>
      </w:r>
      <w:r>
        <w:t xml:space="preserve"> menu, choose </w:t>
      </w:r>
      <w:r w:rsidRPr="008879C8">
        <w:rPr>
          <w:b/>
        </w:rPr>
        <w:t>Manage Results</w:t>
      </w:r>
    </w:p>
    <w:p w14:paraId="39A6803B" w14:textId="77777777" w:rsidR="008879C8" w:rsidRDefault="008879C8" w:rsidP="008879C8">
      <w:pPr>
        <w:pStyle w:val="ListParagraph"/>
        <w:numPr>
          <w:ilvl w:val="0"/>
          <w:numId w:val="1"/>
        </w:numPr>
      </w:pPr>
      <w:r w:rsidRPr="000D2725">
        <w:t xml:space="preserve">Select the </w:t>
      </w:r>
      <w:r w:rsidR="000D2725" w:rsidRPr="000D2725">
        <w:rPr>
          <w:b/>
        </w:rPr>
        <w:t>unscheduled_2min</w:t>
      </w:r>
      <w:r w:rsidR="000D2725">
        <w:t xml:space="preserve"> replicate and click the </w:t>
      </w:r>
      <w:r w:rsidR="000D2725" w:rsidRPr="000D2725">
        <w:rPr>
          <w:b/>
        </w:rPr>
        <w:t>Remove</w:t>
      </w:r>
      <w:r w:rsidR="000D2725">
        <w:t xml:space="preserve"> button</w:t>
      </w:r>
    </w:p>
    <w:p w14:paraId="439238EA" w14:textId="4BFAD127" w:rsidR="000D2725" w:rsidRPr="000D2725" w:rsidRDefault="004259F6">
      <w:pPr>
        <w:pPrChange w:id="117" w:author="Nat Brace" w:date="2019-12-16T12:39:00Z">
          <w:pPr>
            <w:pStyle w:val="ListParagraph"/>
          </w:pPr>
        </w:pPrChange>
      </w:pPr>
      <w:del w:id="118" w:author="Nat Brace" w:date="2019-10-11T12:12:00Z">
        <w:r w:rsidDel="00C551AF">
          <w:rPr>
            <w:noProof/>
          </w:rPr>
          <w:lastRenderedPageBreak/>
          <w:drawing>
            <wp:inline distT="0" distB="0" distL="0" distR="0" wp14:anchorId="61677103" wp14:editId="5EFFC210">
              <wp:extent cx="3838575" cy="3781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38575" cy="3781425"/>
                      </a:xfrm>
                      <a:prstGeom prst="rect">
                        <a:avLst/>
                      </a:prstGeom>
                    </pic:spPr>
                  </pic:pic>
                </a:graphicData>
              </a:graphic>
            </wp:inline>
          </w:drawing>
        </w:r>
      </w:del>
      <w:ins w:id="119" w:author="Nat Brace" w:date="2019-10-11T12:12:00Z">
        <w:r w:rsidR="00C551AF">
          <w:rPr>
            <w:noProof/>
          </w:rPr>
          <w:drawing>
            <wp:inline distT="0" distB="0" distL="0" distR="0" wp14:anchorId="7036A4C6" wp14:editId="7B5C3770">
              <wp:extent cx="3838575" cy="3781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38575" cy="3781425"/>
                      </a:xfrm>
                      <a:prstGeom prst="rect">
                        <a:avLst/>
                      </a:prstGeom>
                    </pic:spPr>
                  </pic:pic>
                </a:graphicData>
              </a:graphic>
            </wp:inline>
          </w:drawing>
        </w:r>
      </w:ins>
    </w:p>
    <w:p w14:paraId="5B9E4EE9" w14:textId="77777777" w:rsidR="00D067F3" w:rsidRDefault="000D2725" w:rsidP="000D2725">
      <w:r>
        <w:t>While we are here, some renaming:</w:t>
      </w:r>
    </w:p>
    <w:p w14:paraId="63461BAE" w14:textId="77777777" w:rsidR="000D2725" w:rsidRDefault="000D2725" w:rsidP="000D2725">
      <w:pPr>
        <w:pStyle w:val="ListParagraph"/>
        <w:numPr>
          <w:ilvl w:val="0"/>
          <w:numId w:val="15"/>
        </w:numPr>
      </w:pPr>
      <w:r>
        <w:lastRenderedPageBreak/>
        <w:t>Select the unscheduled_5min replicate</w:t>
      </w:r>
    </w:p>
    <w:p w14:paraId="13A0D6A7" w14:textId="77777777" w:rsidR="000D2725" w:rsidRDefault="000D2725" w:rsidP="000D2725">
      <w:pPr>
        <w:pStyle w:val="ListParagraph"/>
        <w:numPr>
          <w:ilvl w:val="0"/>
          <w:numId w:val="15"/>
        </w:numPr>
      </w:pPr>
      <w:r>
        <w:t xml:space="preserve">Click the </w:t>
      </w:r>
      <w:r w:rsidRPr="000D2725">
        <w:rPr>
          <w:b/>
        </w:rPr>
        <w:t>Rename</w:t>
      </w:r>
      <w:r>
        <w:t xml:space="preserve"> button and change the name to “1:1_1”</w:t>
      </w:r>
      <w:r w:rsidR="00263DF9">
        <w:t xml:space="preserve"> respectively (we’re using a naming convention to show the light: heavy mix ratio and run number – though you can use any naming scheme you like)</w:t>
      </w:r>
    </w:p>
    <w:p w14:paraId="7CD04971" w14:textId="77777777" w:rsidR="00423A2D" w:rsidRDefault="000D2725" w:rsidP="000D2725">
      <w:pPr>
        <w:pStyle w:val="ListParagraph"/>
        <w:numPr>
          <w:ilvl w:val="0"/>
          <w:numId w:val="15"/>
        </w:numPr>
        <w:rPr>
          <w:ins w:id="120" w:author="Nat Brace" w:date="2019-12-16T11:32:00Z"/>
        </w:rPr>
      </w:pPr>
      <w:r>
        <w:t>Change the others to “1:1_2”, “2:1_2”, and “1:2_2”</w:t>
      </w:r>
      <w:r w:rsidR="00DA3DF3">
        <w:t xml:space="preserve"> (note: this renaming can be done in the Document Grid as well)</w:t>
      </w:r>
      <w:r>
        <w:t>.</w:t>
      </w:r>
    </w:p>
    <w:p w14:paraId="1C57827C" w14:textId="020E61F3" w:rsidR="000D2725" w:rsidRDefault="00EA0324">
      <w:pPr>
        <w:pPrChange w:id="121" w:author="Nat Brace" w:date="2019-12-16T11:32:00Z">
          <w:pPr>
            <w:pStyle w:val="ListParagraph"/>
            <w:numPr>
              <w:numId w:val="15"/>
            </w:numPr>
            <w:ind w:hanging="360"/>
          </w:pPr>
        </w:pPrChange>
      </w:pPr>
      <w:del w:id="122" w:author="Nat Brace" w:date="2019-12-16T11:32:00Z">
        <w:r w:rsidDel="00423A2D">
          <w:lastRenderedPageBreak/>
          <w:br/>
        </w:r>
      </w:del>
      <w:del w:id="123" w:author="Nat Brace" w:date="2019-10-11T12:12:00Z">
        <w:r w:rsidR="004D59E3" w:rsidDel="00C551AF">
          <w:rPr>
            <w:noProof/>
          </w:rPr>
          <w:drawing>
            <wp:inline distT="0" distB="0" distL="0" distR="0" wp14:anchorId="0EA8CBE5" wp14:editId="2A637BBF">
              <wp:extent cx="3838575" cy="3781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575" cy="3781425"/>
                      </a:xfrm>
                      <a:prstGeom prst="rect">
                        <a:avLst/>
                      </a:prstGeom>
                    </pic:spPr>
                  </pic:pic>
                </a:graphicData>
              </a:graphic>
            </wp:inline>
          </w:drawing>
        </w:r>
      </w:del>
      <w:ins w:id="124" w:author="Nat Brace" w:date="2019-10-11T12:12:00Z">
        <w:r w:rsidR="00C551AF">
          <w:rPr>
            <w:noProof/>
          </w:rPr>
          <w:drawing>
            <wp:inline distT="0" distB="0" distL="0" distR="0" wp14:anchorId="376A4542" wp14:editId="02EFB33F">
              <wp:extent cx="3838575" cy="3781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8575" cy="3781425"/>
                      </a:xfrm>
                      <a:prstGeom prst="rect">
                        <a:avLst/>
                      </a:prstGeom>
                    </pic:spPr>
                  </pic:pic>
                </a:graphicData>
              </a:graphic>
            </wp:inline>
          </w:drawing>
        </w:r>
      </w:ins>
    </w:p>
    <w:p w14:paraId="6435A344" w14:textId="77777777" w:rsidR="000D2725" w:rsidRPr="00DA3DF3" w:rsidRDefault="000D2725" w:rsidP="000D2725">
      <w:pPr>
        <w:pStyle w:val="ListParagraph"/>
        <w:numPr>
          <w:ilvl w:val="0"/>
          <w:numId w:val="15"/>
        </w:numPr>
      </w:pPr>
      <w:r>
        <w:t xml:space="preserve">Click </w:t>
      </w:r>
      <w:r w:rsidRPr="000D2725">
        <w:rPr>
          <w:b/>
        </w:rPr>
        <w:t>OK</w:t>
      </w:r>
    </w:p>
    <w:p w14:paraId="78C547D5" w14:textId="77777777" w:rsidR="00DA3DF3" w:rsidRDefault="00DA3DF3" w:rsidP="00DA3DF3">
      <w:pPr>
        <w:pStyle w:val="Heading1"/>
      </w:pPr>
      <w:r>
        <w:lastRenderedPageBreak/>
        <w:t>Evaluating the Mass Spec Runs</w:t>
      </w:r>
    </w:p>
    <w:p w14:paraId="4361B84E" w14:textId="77777777" w:rsidR="00DA3DF3" w:rsidRDefault="00115B6E" w:rsidP="00DA3DF3">
      <w:r>
        <w:t xml:space="preserve">We </w:t>
      </w:r>
      <w:r w:rsidR="00DA3DF3">
        <w:t>can get visual confirmation</w:t>
      </w:r>
      <w:r>
        <w:t xml:space="preserve"> of the known ratios of the samples, we</w:t>
      </w:r>
      <w:r w:rsidR="00DA3DF3">
        <w:t xml:space="preserve"> </w:t>
      </w:r>
      <w:proofErr w:type="gramStart"/>
      <w:r w:rsidR="00DA3DF3">
        <w:t>looking</w:t>
      </w:r>
      <w:proofErr w:type="gramEnd"/>
      <w:r w:rsidR="00DA3DF3">
        <w:t xml:space="preserve"> at the </w:t>
      </w:r>
      <w:r w:rsidR="00DA3DF3" w:rsidRPr="00DA3DF3">
        <w:rPr>
          <w:b/>
        </w:rPr>
        <w:t>Peak Areas – Replicate Comparison</w:t>
      </w:r>
      <w:r w:rsidR="00DA3DF3">
        <w:rPr>
          <w:b/>
        </w:rPr>
        <w:t xml:space="preserve"> </w:t>
      </w:r>
      <w:r w:rsidR="00DA3DF3" w:rsidRPr="00DA3DF3">
        <w:t>window</w:t>
      </w:r>
      <w:r w:rsidR="00DA3DF3">
        <w:t>.</w:t>
      </w:r>
    </w:p>
    <w:p w14:paraId="16E860FB" w14:textId="77777777" w:rsidR="00DA3DF3" w:rsidRDefault="00DA3DF3" w:rsidP="00DA3DF3">
      <w:pPr>
        <w:pStyle w:val="ListParagraph"/>
        <w:numPr>
          <w:ilvl w:val="0"/>
          <w:numId w:val="16"/>
        </w:numPr>
      </w:pPr>
      <w:r>
        <w:t xml:space="preserve">In the </w:t>
      </w:r>
      <w:r w:rsidRPr="00DA3DF3">
        <w:rPr>
          <w:b/>
        </w:rPr>
        <w:t>Targets</w:t>
      </w:r>
      <w:r>
        <w:t xml:space="preserve"> window, click on </w:t>
      </w:r>
      <w:r w:rsidRPr="00DA3DF3">
        <w:rPr>
          <w:b/>
        </w:rPr>
        <w:t>Acetyl-CoA</w:t>
      </w:r>
      <w:r>
        <w:t>.</w:t>
      </w:r>
    </w:p>
    <w:p w14:paraId="6BDD2C16" w14:textId="04C4929B" w:rsidR="00DA3DF3" w:rsidRPr="00DA3DF3" w:rsidRDefault="00DA3DF3" w:rsidP="00DA3DF3">
      <w:r>
        <w:t xml:space="preserve">We can see that the peak areas have the expected ratios based on the known mix ratios. From the </w:t>
      </w:r>
      <w:r w:rsidRPr="00DA3DF3">
        <w:rPr>
          <w:b/>
        </w:rPr>
        <w:t>Retention Times – Replicate Comparison</w:t>
      </w:r>
      <w:r>
        <w:t xml:space="preserve"> view we can also see that the chromatography is stable.</w:t>
      </w:r>
      <w:r>
        <w:br/>
      </w:r>
      <w:r>
        <w:br/>
      </w:r>
      <w:del w:id="125" w:author="Nat Brace" w:date="2019-10-11T12:13:00Z">
        <w:r w:rsidR="00863B51" w:rsidDel="00C551AF">
          <w:rPr>
            <w:noProof/>
          </w:rPr>
          <w:lastRenderedPageBreak/>
          <w:drawing>
            <wp:inline distT="0" distB="0" distL="0" distR="0" wp14:anchorId="348CD516" wp14:editId="592F1ED5">
              <wp:extent cx="5943600" cy="33274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327400"/>
                      </a:xfrm>
                      <a:prstGeom prst="rect">
                        <a:avLst/>
                      </a:prstGeom>
                    </pic:spPr>
                  </pic:pic>
                </a:graphicData>
              </a:graphic>
            </wp:inline>
          </w:drawing>
        </w:r>
      </w:del>
      <w:commentRangeStart w:id="126"/>
      <w:ins w:id="127" w:author="Nat Brace" w:date="2019-10-11T12:17:00Z">
        <w:r w:rsidR="007A6563">
          <w:rPr>
            <w:noProof/>
          </w:rPr>
          <w:drawing>
            <wp:inline distT="0" distB="0" distL="0" distR="0" wp14:anchorId="043905F3" wp14:editId="12BBE8F7">
              <wp:extent cx="5943600" cy="3247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47390"/>
                      </a:xfrm>
                      <a:prstGeom prst="rect">
                        <a:avLst/>
                      </a:prstGeom>
                    </pic:spPr>
                  </pic:pic>
                </a:graphicData>
              </a:graphic>
            </wp:inline>
          </w:drawing>
        </w:r>
      </w:ins>
      <w:commentRangeEnd w:id="126"/>
      <w:ins w:id="128" w:author="Nat Brace" w:date="2019-10-11T12:38:00Z">
        <w:r w:rsidR="00076D88">
          <w:rPr>
            <w:rStyle w:val="CommentReference"/>
          </w:rPr>
          <w:commentReference w:id="126"/>
        </w:r>
      </w:ins>
    </w:p>
    <w:p w14:paraId="1EF13CF5" w14:textId="77777777" w:rsidR="00DA3DF3" w:rsidRDefault="00115B6E" w:rsidP="00115B6E">
      <w:pPr>
        <w:pStyle w:val="Heading1"/>
      </w:pPr>
      <w:r>
        <w:t>Evaluating Linearity</w:t>
      </w:r>
    </w:p>
    <w:p w14:paraId="27BC4B50" w14:textId="77777777" w:rsidR="00115B6E" w:rsidRDefault="00115B6E" w:rsidP="00115B6E">
      <w:r>
        <w:t>We can evaluate linearity using Skyline’s calibration function.</w:t>
      </w:r>
    </w:p>
    <w:p w14:paraId="7DA1FA66" w14:textId="77777777" w:rsidR="00115B6E" w:rsidRPr="00115B6E" w:rsidRDefault="00115B6E" w:rsidP="00115B6E">
      <w:pPr>
        <w:pStyle w:val="ListParagraph"/>
        <w:numPr>
          <w:ilvl w:val="0"/>
          <w:numId w:val="16"/>
        </w:numPr>
      </w:pPr>
      <w:r>
        <w:t xml:space="preserve">From the </w:t>
      </w:r>
      <w:r w:rsidRPr="00115B6E">
        <w:rPr>
          <w:b/>
        </w:rPr>
        <w:t>View</w:t>
      </w:r>
      <w:r>
        <w:t xml:space="preserve"> menu, choose </w:t>
      </w:r>
      <w:r w:rsidRPr="00115B6E">
        <w:rPr>
          <w:b/>
        </w:rPr>
        <w:t>Document Grid</w:t>
      </w:r>
    </w:p>
    <w:p w14:paraId="4A10200D" w14:textId="7CE8766C" w:rsidR="00115B6E" w:rsidRPr="00115B6E" w:rsidRDefault="00115B6E" w:rsidP="00115B6E">
      <w:pPr>
        <w:pStyle w:val="ListParagraph"/>
        <w:numPr>
          <w:ilvl w:val="0"/>
          <w:numId w:val="16"/>
        </w:numPr>
      </w:pPr>
      <w:r>
        <w:t xml:space="preserve">In the </w:t>
      </w:r>
      <w:r w:rsidRPr="00115B6E">
        <w:rPr>
          <w:b/>
        </w:rPr>
        <w:t>Document Grid</w:t>
      </w:r>
      <w:r>
        <w:t xml:space="preserve">, click on the </w:t>
      </w:r>
      <w:r w:rsidR="00BA7143">
        <w:rPr>
          <w:b/>
        </w:rPr>
        <w:t>Reports</w:t>
      </w:r>
      <w:r>
        <w:t xml:space="preserve"> control and select </w:t>
      </w:r>
      <w:r w:rsidRPr="00115B6E">
        <w:rPr>
          <w:b/>
        </w:rPr>
        <w:t>Replicates</w:t>
      </w:r>
    </w:p>
    <w:p w14:paraId="67AA7C72" w14:textId="77777777" w:rsidR="00115B6E" w:rsidRPr="00115B6E" w:rsidRDefault="00115B6E" w:rsidP="00115B6E">
      <w:pPr>
        <w:pStyle w:val="ListParagraph"/>
        <w:numPr>
          <w:ilvl w:val="0"/>
          <w:numId w:val="16"/>
        </w:numPr>
      </w:pPr>
      <w:r w:rsidRPr="00115B6E">
        <w:t xml:space="preserve">Set each </w:t>
      </w:r>
      <w:r>
        <w:t xml:space="preserve">replicate’s </w:t>
      </w:r>
      <w:r w:rsidRPr="00115B6E">
        <w:rPr>
          <w:b/>
        </w:rPr>
        <w:t>Sample Type</w:t>
      </w:r>
      <w:r>
        <w:t xml:space="preserve"> to </w:t>
      </w:r>
      <w:r w:rsidRPr="00115B6E">
        <w:rPr>
          <w:b/>
        </w:rPr>
        <w:t>Standard</w:t>
      </w:r>
    </w:p>
    <w:p w14:paraId="4B091C10" w14:textId="77777777" w:rsidR="00423A2D" w:rsidRDefault="00115B6E" w:rsidP="00115B6E">
      <w:pPr>
        <w:pStyle w:val="ListParagraph"/>
        <w:numPr>
          <w:ilvl w:val="0"/>
          <w:numId w:val="16"/>
        </w:numPr>
        <w:rPr>
          <w:ins w:id="129" w:author="Nat Brace" w:date="2019-12-16T11:33:00Z"/>
        </w:rPr>
      </w:pPr>
      <w:r>
        <w:lastRenderedPageBreak/>
        <w:t xml:space="preserve">Set each replicates </w:t>
      </w:r>
      <w:r w:rsidRPr="00115B6E">
        <w:rPr>
          <w:b/>
        </w:rPr>
        <w:t>Analyte Concentration</w:t>
      </w:r>
      <w:r>
        <w:t xml:space="preserve"> as appropriate. This is expressed as a number rather than a ratio, so set them to </w:t>
      </w:r>
      <w:r w:rsidRPr="00115B6E">
        <w:rPr>
          <w:b/>
        </w:rPr>
        <w:t>1, 1, 2, 0.5</w:t>
      </w:r>
      <w:r>
        <w:t xml:space="preserve"> respectively.</w:t>
      </w:r>
    </w:p>
    <w:p w14:paraId="12750692" w14:textId="3BE493DB" w:rsidR="00115B6E" w:rsidRDefault="002950A5">
      <w:pPr>
        <w:pPrChange w:id="130" w:author="Nat Brace" w:date="2019-12-16T11:33:00Z">
          <w:pPr>
            <w:pStyle w:val="ListParagraph"/>
            <w:numPr>
              <w:numId w:val="16"/>
            </w:numPr>
            <w:ind w:hanging="360"/>
          </w:pPr>
        </w:pPrChange>
      </w:pPr>
      <w:del w:id="131" w:author="Nat Brace" w:date="2019-12-16T11:33:00Z">
        <w:r w:rsidDel="00423A2D">
          <w:lastRenderedPageBreak/>
          <w:br/>
        </w:r>
      </w:del>
      <w:del w:id="132" w:author="Nat Brace" w:date="2019-10-11T12:18:00Z">
        <w:r w:rsidR="00536B3F" w:rsidDel="007A6563">
          <w:rPr>
            <w:noProof/>
          </w:rPr>
          <w:drawing>
            <wp:inline distT="0" distB="0" distL="0" distR="0" wp14:anchorId="3057BF02" wp14:editId="6478C46D">
              <wp:extent cx="5562600" cy="411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62600" cy="4114800"/>
                      </a:xfrm>
                      <a:prstGeom prst="rect">
                        <a:avLst/>
                      </a:prstGeom>
                    </pic:spPr>
                  </pic:pic>
                </a:graphicData>
              </a:graphic>
            </wp:inline>
          </w:drawing>
        </w:r>
      </w:del>
      <w:ins w:id="133" w:author="Nat Brace" w:date="2019-10-11T12:18:00Z">
        <w:r w:rsidR="007A6563">
          <w:rPr>
            <w:noProof/>
          </w:rPr>
          <w:lastRenderedPageBreak/>
          <w:drawing>
            <wp:inline distT="0" distB="0" distL="0" distR="0" wp14:anchorId="373B522C" wp14:editId="79CC25A4">
              <wp:extent cx="5705475" cy="411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05475" cy="4114800"/>
                      </a:xfrm>
                      <a:prstGeom prst="rect">
                        <a:avLst/>
                      </a:prstGeom>
                    </pic:spPr>
                  </pic:pic>
                </a:graphicData>
              </a:graphic>
            </wp:inline>
          </w:drawing>
        </w:r>
      </w:ins>
    </w:p>
    <w:p w14:paraId="2E89CAC2" w14:textId="77777777" w:rsidR="00303816" w:rsidRDefault="00303816" w:rsidP="00303816">
      <w:r>
        <w:t>We also need to check some quantification settings:</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7777777" w:rsidR="00303816" w:rsidRDefault="00303816" w:rsidP="00303816">
      <w:pPr>
        <w:pStyle w:val="ListParagraph"/>
        <w:numPr>
          <w:ilvl w:val="0"/>
          <w:numId w:val="17"/>
        </w:numPr>
      </w:pPr>
      <w:r>
        <w:rPr>
          <w:noProof/>
        </w:rPr>
        <w:t xml:space="preserve">Select the </w:t>
      </w:r>
      <w:r w:rsidRPr="006A7250">
        <w:rPr>
          <w:b/>
          <w:noProof/>
        </w:rPr>
        <w:t>Quantitation</w:t>
      </w:r>
      <w:r>
        <w:rPr>
          <w:noProof/>
        </w:rPr>
        <w:t xml:space="preserve"> Tab, and change settings as necessary to match the following:</w:t>
      </w:r>
    </w:p>
    <w:p w14:paraId="4C6B9E8F" w14:textId="7285CF75" w:rsidR="00303816" w:rsidRDefault="00536B3F">
      <w:pPr>
        <w:pPrChange w:id="134" w:author="Nat Brace" w:date="2019-12-16T11:33:00Z">
          <w:pPr>
            <w:pStyle w:val="ListParagraph"/>
          </w:pPr>
        </w:pPrChange>
      </w:pPr>
      <w:commentRangeStart w:id="135"/>
      <w:r>
        <w:rPr>
          <w:noProof/>
        </w:rPr>
        <w:lastRenderedPageBreak/>
        <w:drawing>
          <wp:inline distT="0" distB="0" distL="0" distR="0" wp14:anchorId="1274A4A2" wp14:editId="1FDC8856">
            <wp:extent cx="3781425" cy="5191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81425" cy="5191125"/>
                    </a:xfrm>
                    <a:prstGeom prst="rect">
                      <a:avLst/>
                    </a:prstGeom>
                  </pic:spPr>
                </pic:pic>
              </a:graphicData>
            </a:graphic>
          </wp:inline>
        </w:drawing>
      </w:r>
      <w:commentRangeEnd w:id="135"/>
      <w:r w:rsidR="00076D88">
        <w:rPr>
          <w:rStyle w:val="CommentReference"/>
        </w:rPr>
        <w:commentReference w:id="135"/>
      </w:r>
    </w:p>
    <w:p w14:paraId="57AEA2EC" w14:textId="77777777" w:rsidR="00303816" w:rsidRDefault="00303816" w:rsidP="00303816">
      <w:pPr>
        <w:pStyle w:val="ListParagraph"/>
      </w:pPr>
    </w:p>
    <w:p w14:paraId="61AD22CE" w14:textId="77777777" w:rsidR="00303816" w:rsidRDefault="00303816" w:rsidP="00303816">
      <w:r>
        <w:t>Now we are ready to examine the calibration curve.</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BA10325" w14:textId="77777777" w:rsidR="00303816" w:rsidRDefault="00303816" w:rsidP="00303816">
      <w:pPr>
        <w:pStyle w:val="ListParagraph"/>
        <w:numPr>
          <w:ilvl w:val="0"/>
          <w:numId w:val="18"/>
        </w:numPr>
      </w:pPr>
      <w:r>
        <w:t xml:space="preserve">From the </w:t>
      </w:r>
      <w:r w:rsidRPr="0059764A">
        <w:rPr>
          <w:b/>
        </w:rPr>
        <w:t>View</w:t>
      </w:r>
      <w:r>
        <w:t xml:space="preserve"> menu, select </w:t>
      </w:r>
      <w:r w:rsidRPr="0059764A">
        <w:rPr>
          <w:b/>
        </w:rPr>
        <w:t>Calibration Curve</w:t>
      </w:r>
      <w:r>
        <w:t>.  You should see this:</w:t>
      </w:r>
      <w:r>
        <w:br/>
      </w:r>
    </w:p>
    <w:p w14:paraId="4B027A1B" w14:textId="1E542657" w:rsidR="00303816" w:rsidRDefault="00536B3F">
      <w:pPr>
        <w:pPrChange w:id="136" w:author="Nat Brace" w:date="2019-12-16T11:33:00Z">
          <w:pPr>
            <w:pStyle w:val="ListParagraph"/>
          </w:pPr>
        </w:pPrChange>
      </w:pPr>
      <w:r>
        <w:rPr>
          <w:noProof/>
        </w:rPr>
        <w:lastRenderedPageBreak/>
        <w:drawing>
          <wp:inline distT="0" distB="0" distL="0" distR="0" wp14:anchorId="1D4FA7A2" wp14:editId="13DEA508">
            <wp:extent cx="5562600" cy="4114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62600" cy="4114800"/>
                    </a:xfrm>
                    <a:prstGeom prst="rect">
                      <a:avLst/>
                    </a:prstGeom>
                  </pic:spPr>
                </pic:pic>
              </a:graphicData>
            </a:graphic>
          </wp:inline>
        </w:drawing>
      </w:r>
    </w:p>
    <w:p w14:paraId="39134B94" w14:textId="77777777" w:rsidR="00303816" w:rsidRDefault="00303816" w:rsidP="00303816">
      <w:pPr>
        <w:pStyle w:val="ListParagraph"/>
      </w:pPr>
    </w:p>
    <w:p w14:paraId="34474A94" w14:textId="1CE02A12" w:rsidR="00303816" w:rsidRDefault="00303816" w:rsidP="00303816">
      <w:r>
        <w:t>Th</w:t>
      </w:r>
      <w:r w:rsidR="005970AA">
        <w:t xml:space="preserve">e three dilution points evaluated here clearly are </w:t>
      </w:r>
      <w:r>
        <w:t>not a</w:t>
      </w:r>
      <w:r w:rsidR="00507109">
        <w:t>s</w:t>
      </w:r>
      <w:r>
        <w:t xml:space="preserve"> linear as we would like</w:t>
      </w:r>
      <w:r w:rsidR="005970AA">
        <w:t xml:space="preserve">, therefore we would expect there to be some additional work to be done to obtain information on the linear dynamic range of this </w:t>
      </w:r>
      <w:proofErr w:type="gramStart"/>
      <w:r w:rsidR="005970AA">
        <w:t>particular assay</w:t>
      </w:r>
      <w:proofErr w:type="gramEnd"/>
      <w:r w:rsidR="005970AA">
        <w:t>.</w:t>
      </w:r>
      <w:r>
        <w:t xml:space="preserve"> </w:t>
      </w:r>
    </w:p>
    <w:p w14:paraId="2E04D321" w14:textId="77777777" w:rsidR="00964FE3" w:rsidRDefault="00964FE3" w:rsidP="00964FE3">
      <w:pPr>
        <w:pStyle w:val="Heading1"/>
      </w:pPr>
      <w:r>
        <w:t>Collision Energy Optimization</w:t>
      </w:r>
    </w:p>
    <w:p w14:paraId="0A2457C8" w14:textId="39E37217" w:rsidR="00964FE3" w:rsidRDefault="00964FE3" w:rsidP="00964FE3">
      <w:r>
        <w:t xml:space="preserve">At this point we want to collect collision energy optimization data in hopes of </w:t>
      </w:r>
      <w:r w:rsidR="005970AA">
        <w:t>obtaining as much sensitivity as possible for the analytes in the assay; remember these collision energy values were from a completely different instrument vendor</w:t>
      </w:r>
      <w:r>
        <w:t>. Skyline will help generate a series of scheduled transition lists</w:t>
      </w:r>
      <w:r w:rsidR="003903EE">
        <w:t xml:space="preserve"> with collision energies automatically varied around the initial explicit collision energy we set,</w:t>
      </w:r>
      <w:r>
        <w:t xml:space="preserve"> which we will use to collect new results for our samples</w:t>
      </w:r>
      <w:r w:rsidR="003903EE">
        <w:t xml:space="preserve">.  Skyline will then use this data to </w:t>
      </w:r>
      <w:r>
        <w:t>select the optimal CE values.</w:t>
      </w:r>
    </w:p>
    <w:p w14:paraId="2F484F60" w14:textId="77777777" w:rsidR="00964FE3" w:rsidRDefault="00964FE3" w:rsidP="00964FE3">
      <w:r>
        <w:t>We begin by checking our collision energy settings:</w:t>
      </w:r>
    </w:p>
    <w:p w14:paraId="0419E6CD" w14:textId="77777777" w:rsidR="00964FE3" w:rsidRPr="00964FE3" w:rsidRDefault="00964FE3" w:rsidP="00964FE3">
      <w:pPr>
        <w:pStyle w:val="ListParagraph"/>
        <w:numPr>
          <w:ilvl w:val="0"/>
          <w:numId w:val="19"/>
        </w:numPr>
      </w:pPr>
      <w:r>
        <w:t xml:space="preserve">From the </w:t>
      </w:r>
      <w:r w:rsidRPr="00964FE3">
        <w:rPr>
          <w:b/>
        </w:rPr>
        <w:t>Settings</w:t>
      </w:r>
      <w:r>
        <w:t xml:space="preserve"> menu, choose </w:t>
      </w:r>
      <w:r w:rsidRPr="00964FE3">
        <w:rPr>
          <w:b/>
        </w:rPr>
        <w:t>Transition Settings</w:t>
      </w:r>
    </w:p>
    <w:p w14:paraId="70B8008A" w14:textId="77777777" w:rsidR="00964FE3" w:rsidRDefault="00964FE3" w:rsidP="00964FE3">
      <w:pPr>
        <w:pStyle w:val="ListParagraph"/>
        <w:numPr>
          <w:ilvl w:val="0"/>
          <w:numId w:val="19"/>
        </w:numPr>
      </w:pPr>
      <w:r w:rsidRPr="00964FE3">
        <w:t>Select the</w:t>
      </w:r>
      <w:r>
        <w:t xml:space="preserve"> </w:t>
      </w:r>
      <w:r>
        <w:rPr>
          <w:b/>
        </w:rPr>
        <w:t>Prediction</w:t>
      </w:r>
      <w:r>
        <w:t xml:space="preserve"> tab, and click on the </w:t>
      </w:r>
      <w:r w:rsidRPr="00964FE3">
        <w:rPr>
          <w:b/>
        </w:rPr>
        <w:t>Collision Energy</w:t>
      </w:r>
      <w:r>
        <w:t xml:space="preserve"> drop-down control</w:t>
      </w:r>
    </w:p>
    <w:p w14:paraId="5DF9A591" w14:textId="77777777" w:rsidR="00964FE3" w:rsidRPr="00964FE3" w:rsidRDefault="00964FE3" w:rsidP="00964FE3">
      <w:pPr>
        <w:pStyle w:val="ListParagraph"/>
        <w:numPr>
          <w:ilvl w:val="0"/>
          <w:numId w:val="19"/>
        </w:numPr>
      </w:pPr>
      <w:r>
        <w:t xml:space="preserve">Select </w:t>
      </w:r>
      <w:r w:rsidRPr="00964FE3">
        <w:rPr>
          <w:b/>
        </w:rPr>
        <w:t xml:space="preserve">Waters </w:t>
      </w:r>
      <w:proofErr w:type="spellStart"/>
      <w:r w:rsidRPr="00964FE3">
        <w:rPr>
          <w:b/>
        </w:rPr>
        <w:t>Xevo</w:t>
      </w:r>
      <w:proofErr w:type="spellEnd"/>
    </w:p>
    <w:p w14:paraId="4D519A32" w14:textId="77777777" w:rsidR="00964FE3" w:rsidRPr="00964FE3" w:rsidRDefault="00964FE3" w:rsidP="00964FE3">
      <w:pPr>
        <w:pStyle w:val="ListParagraph"/>
        <w:numPr>
          <w:ilvl w:val="0"/>
          <w:numId w:val="19"/>
        </w:numPr>
        <w:rPr>
          <w:b/>
        </w:rPr>
      </w:pPr>
      <w:r>
        <w:t xml:space="preserve">Click on the </w:t>
      </w:r>
      <w:r w:rsidRPr="00964FE3">
        <w:rPr>
          <w:b/>
        </w:rPr>
        <w:t>Collision Energy</w:t>
      </w:r>
      <w:r>
        <w:t xml:space="preserve"> drop-down control again and select </w:t>
      </w:r>
      <w:r>
        <w:rPr>
          <w:b/>
        </w:rPr>
        <w:t>&lt;</w:t>
      </w:r>
      <w:r w:rsidRPr="00964FE3">
        <w:rPr>
          <w:b/>
        </w:rPr>
        <w:t>Edit Current</w:t>
      </w:r>
      <w:r>
        <w:rPr>
          <w:b/>
        </w:rPr>
        <w:t>…&gt;</w:t>
      </w:r>
    </w:p>
    <w:p w14:paraId="4E9546EE" w14:textId="77777777" w:rsidR="002360FD" w:rsidRPr="002360FD" w:rsidRDefault="002360FD" w:rsidP="00964FE3">
      <w:pPr>
        <w:pStyle w:val="ListParagraph"/>
        <w:numPr>
          <w:ilvl w:val="0"/>
          <w:numId w:val="19"/>
        </w:numPr>
        <w:rPr>
          <w:b/>
        </w:rPr>
      </w:pPr>
      <w:r>
        <w:lastRenderedPageBreak/>
        <w:t xml:space="preserve">This opens the </w:t>
      </w:r>
      <w:r w:rsidRPr="002360FD">
        <w:rPr>
          <w:b/>
        </w:rPr>
        <w:t>Edit Collision Energy Equation</w:t>
      </w:r>
      <w:r>
        <w:t xml:space="preserve"> window</w:t>
      </w:r>
    </w:p>
    <w:p w14:paraId="42056A1C" w14:textId="77777777" w:rsidR="00423A2D" w:rsidRPr="00423A2D" w:rsidRDefault="002360FD" w:rsidP="00964FE3">
      <w:pPr>
        <w:pStyle w:val="ListParagraph"/>
        <w:numPr>
          <w:ilvl w:val="0"/>
          <w:numId w:val="19"/>
        </w:numPr>
        <w:rPr>
          <w:ins w:id="137" w:author="Nat Brace" w:date="2019-12-16T11:34:00Z"/>
          <w:b/>
          <w:rPrChange w:id="138" w:author="Nat Brace" w:date="2019-12-16T11:34:00Z">
            <w:rPr>
              <w:ins w:id="139" w:author="Nat Brace" w:date="2019-12-16T11:34:00Z"/>
            </w:rPr>
          </w:rPrChange>
        </w:rPr>
      </w:pPr>
      <w:r>
        <w:t xml:space="preserve">Set the </w:t>
      </w:r>
      <w:r w:rsidRPr="002360FD">
        <w:rPr>
          <w:b/>
        </w:rPr>
        <w:t>Step Size</w:t>
      </w:r>
      <w:r>
        <w:t xml:space="preserve"> to </w:t>
      </w:r>
      <w:r w:rsidRPr="002360FD">
        <w:rPr>
          <w:b/>
        </w:rPr>
        <w:t>2</w:t>
      </w:r>
      <w:r>
        <w:t xml:space="preserve"> and the </w:t>
      </w:r>
      <w:r w:rsidRPr="002360FD">
        <w:rPr>
          <w:b/>
        </w:rPr>
        <w:t>Step Count</w:t>
      </w:r>
      <w:r>
        <w:t xml:space="preserve"> to </w:t>
      </w:r>
      <w:r w:rsidRPr="002360FD">
        <w:rPr>
          <w:b/>
        </w:rPr>
        <w:t>5</w:t>
      </w:r>
      <w:r w:rsidR="005F5FA6">
        <w:rPr>
          <w:b/>
        </w:rPr>
        <w:t xml:space="preserve">.  </w:t>
      </w:r>
      <w:r w:rsidR="005F5FA6">
        <w:t xml:space="preserve">This will generate a series of methods (or transition list) where the collision energy is iterated up and down in </w:t>
      </w:r>
      <w:proofErr w:type="gramStart"/>
      <w:r w:rsidR="005F5FA6" w:rsidRPr="009355A9">
        <w:rPr>
          <w:b/>
        </w:rPr>
        <w:t>2</w:t>
      </w:r>
      <w:r w:rsidR="005F5FA6">
        <w:t xml:space="preserve"> volt</w:t>
      </w:r>
      <w:proofErr w:type="gramEnd"/>
      <w:r w:rsidR="005F5FA6">
        <w:t xml:space="preserve"> increments, for a total of </w:t>
      </w:r>
      <w:r w:rsidR="005F5FA6" w:rsidRPr="009355A9">
        <w:rPr>
          <w:b/>
        </w:rPr>
        <w:t xml:space="preserve">5 </w:t>
      </w:r>
      <w:r w:rsidR="005F5FA6">
        <w:t>steps in each direction.  A generic recommendation is to start with relatively large Step Size (2 or 3 volts) and then potentially repeat the CE optimization with a small Step Size (1 V) in order to perform fine optimization.</w:t>
      </w:r>
      <w:r w:rsidR="00AF775B">
        <w:rPr>
          <w:b/>
        </w:rPr>
        <w:br/>
      </w:r>
    </w:p>
    <w:p w14:paraId="4FCEFF56" w14:textId="227D7530" w:rsidR="00964FE3" w:rsidRPr="00423A2D" w:rsidRDefault="00536B3F">
      <w:pPr>
        <w:rPr>
          <w:b/>
        </w:rPr>
        <w:pPrChange w:id="140" w:author="Nat Brace" w:date="2019-12-16T11:34:00Z">
          <w:pPr>
            <w:pStyle w:val="ListParagraph"/>
            <w:numPr>
              <w:numId w:val="19"/>
            </w:numPr>
            <w:ind w:hanging="360"/>
          </w:pPr>
        </w:pPrChange>
      </w:pPr>
      <w:r>
        <w:rPr>
          <w:noProof/>
        </w:rPr>
        <w:drawing>
          <wp:inline distT="0" distB="0" distL="0" distR="0" wp14:anchorId="522BBCCA" wp14:editId="72F67243">
            <wp:extent cx="2638425" cy="4067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38425" cy="4067175"/>
                    </a:xfrm>
                    <a:prstGeom prst="rect">
                      <a:avLst/>
                    </a:prstGeom>
                  </pic:spPr>
                </pic:pic>
              </a:graphicData>
            </a:graphic>
          </wp:inline>
        </w:drawing>
      </w:r>
      <w:r w:rsidR="005F5FA6">
        <w:t xml:space="preserve">  </w:t>
      </w:r>
    </w:p>
    <w:p w14:paraId="53266F24" w14:textId="77777777" w:rsidR="002360FD" w:rsidRDefault="002360FD" w:rsidP="00964FE3">
      <w:pPr>
        <w:pStyle w:val="ListParagraph"/>
        <w:numPr>
          <w:ilvl w:val="0"/>
          <w:numId w:val="19"/>
        </w:numPr>
        <w:rPr>
          <w:b/>
        </w:rPr>
      </w:pPr>
      <w:r>
        <w:t xml:space="preserve">Click </w:t>
      </w:r>
      <w:r w:rsidRPr="002360FD">
        <w:rPr>
          <w:b/>
        </w:rPr>
        <w:t>OK</w:t>
      </w:r>
    </w:p>
    <w:p w14:paraId="768B6DB3" w14:textId="77777777" w:rsidR="00536B3F" w:rsidRDefault="00536B3F">
      <w:pPr>
        <w:spacing w:after="0" w:line="240" w:lineRule="auto"/>
      </w:pPr>
      <w:r>
        <w:br w:type="page"/>
      </w:r>
    </w:p>
    <w:p w14:paraId="04829D4F" w14:textId="3E2041DC" w:rsidR="002360FD" w:rsidRPr="002360FD" w:rsidRDefault="002360FD" w:rsidP="00964FE3">
      <w:pPr>
        <w:pStyle w:val="ListParagraph"/>
        <w:numPr>
          <w:ilvl w:val="0"/>
          <w:numId w:val="19"/>
        </w:numPr>
        <w:rPr>
          <w:b/>
        </w:rPr>
      </w:pPr>
      <w:r>
        <w:lastRenderedPageBreak/>
        <w:t xml:space="preserve">Back in the </w:t>
      </w:r>
      <w:r w:rsidRPr="002360FD">
        <w:rPr>
          <w:b/>
        </w:rPr>
        <w:t>Prediction</w:t>
      </w:r>
      <w:r>
        <w:t xml:space="preserve"> tab, make sure the </w:t>
      </w:r>
      <w:r w:rsidRPr="002360FD">
        <w:rPr>
          <w:b/>
        </w:rPr>
        <w:t>Use optimization values when present</w:t>
      </w:r>
      <w:r>
        <w:t xml:space="preserve"> box is checked</w:t>
      </w:r>
    </w:p>
    <w:p w14:paraId="21D9A263" w14:textId="77777777" w:rsidR="002360FD" w:rsidRDefault="002360FD" w:rsidP="00964FE3">
      <w:pPr>
        <w:pStyle w:val="ListParagraph"/>
        <w:numPr>
          <w:ilvl w:val="0"/>
          <w:numId w:val="19"/>
        </w:numPr>
        <w:rPr>
          <w:b/>
        </w:rPr>
      </w:pPr>
      <w:r>
        <w:t xml:space="preserve">We aren’t measuring precursors, so set the </w:t>
      </w:r>
      <w:r w:rsidRPr="002360FD">
        <w:rPr>
          <w:b/>
        </w:rPr>
        <w:t>Optimize by</w:t>
      </w:r>
      <w:r>
        <w:t xml:space="preserve"> control to </w:t>
      </w:r>
      <w:r w:rsidRPr="002360FD">
        <w:rPr>
          <w:b/>
        </w:rPr>
        <w:t>Transitions</w:t>
      </w:r>
    </w:p>
    <w:p w14:paraId="35377CC4" w14:textId="7C165910" w:rsidR="00E73AE6" w:rsidRPr="001D4C69" w:rsidRDefault="00536B3F">
      <w:pPr>
        <w:rPr>
          <w:b/>
          <w:rPrChange w:id="141" w:author="Nat Brace" w:date="2019-12-16T11:34:00Z">
            <w:rPr/>
          </w:rPrChange>
        </w:rPr>
        <w:pPrChange w:id="142" w:author="Nat Brace" w:date="2019-12-16T11:34:00Z">
          <w:pPr>
            <w:pStyle w:val="ListParagraph"/>
          </w:pPr>
        </w:pPrChange>
      </w:pPr>
      <w:r>
        <w:rPr>
          <w:noProof/>
        </w:rPr>
        <w:drawing>
          <wp:inline distT="0" distB="0" distL="0" distR="0" wp14:anchorId="0063AC8F" wp14:editId="0ADF933D">
            <wp:extent cx="3781425" cy="5734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81425" cy="5734050"/>
                    </a:xfrm>
                    <a:prstGeom prst="rect">
                      <a:avLst/>
                    </a:prstGeom>
                  </pic:spPr>
                </pic:pic>
              </a:graphicData>
            </a:graphic>
          </wp:inline>
        </w:drawing>
      </w:r>
    </w:p>
    <w:p w14:paraId="2CBA4C03" w14:textId="77777777" w:rsidR="00AF775B" w:rsidDel="001D4C69" w:rsidRDefault="00AF775B" w:rsidP="00AF775B">
      <w:pPr>
        <w:pStyle w:val="ListParagraph"/>
        <w:numPr>
          <w:ilvl w:val="0"/>
          <w:numId w:val="19"/>
        </w:numPr>
        <w:rPr>
          <w:del w:id="143" w:author="Nat Brace" w:date="2019-12-16T11:34:00Z"/>
          <w:b/>
        </w:rPr>
      </w:pPr>
      <w:r w:rsidRPr="00AF775B">
        <w:t>Click</w:t>
      </w:r>
      <w:r>
        <w:rPr>
          <w:b/>
        </w:rPr>
        <w:t xml:space="preserve"> OK</w:t>
      </w:r>
    </w:p>
    <w:p w14:paraId="0202DCA5" w14:textId="77777777" w:rsidR="00663EF6" w:rsidRDefault="00663EF6">
      <w:pPr>
        <w:pStyle w:val="ListParagraph"/>
        <w:numPr>
          <w:ilvl w:val="0"/>
          <w:numId w:val="19"/>
        </w:numPr>
        <w:pPrChange w:id="144" w:author="Nat Brace" w:date="2019-12-16T11:34:00Z">
          <w:pPr/>
        </w:pPrChange>
      </w:pPr>
    </w:p>
    <w:p w14:paraId="42D75958" w14:textId="77777777" w:rsidR="00663EF6" w:rsidRDefault="00663EF6" w:rsidP="00663EF6">
      <w:r>
        <w:t>Now we can proceed to exporting the scheduled transition lists. Again, if you are working on a machine with the instrument control software installed, it is generally preferable to export native methods, but for the purposes of this tutorial we will export transition lists.</w:t>
      </w:r>
    </w:p>
    <w:p w14:paraId="5A8B4FAC" w14:textId="77777777" w:rsidR="00663EF6" w:rsidRPr="00397AB8" w:rsidRDefault="00663EF6" w:rsidP="00663EF6">
      <w:pPr>
        <w:pStyle w:val="ListParagraph"/>
        <w:numPr>
          <w:ilvl w:val="0"/>
          <w:numId w:val="19"/>
        </w:numPr>
      </w:pPr>
      <w:r>
        <w:t xml:space="preserve">From the </w:t>
      </w:r>
      <w:r w:rsidRPr="00663EF6">
        <w:rPr>
          <w:b/>
        </w:rPr>
        <w:t>File</w:t>
      </w:r>
      <w:r>
        <w:t xml:space="preserve"> menu, click on </w:t>
      </w:r>
      <w:r w:rsidRPr="00663EF6">
        <w:rPr>
          <w:b/>
        </w:rPr>
        <w:t>Export</w:t>
      </w:r>
      <w:r>
        <w:t xml:space="preserve"> and choose </w:t>
      </w:r>
      <w:r w:rsidRPr="00663EF6">
        <w:rPr>
          <w:b/>
        </w:rPr>
        <w:t>Transition List</w:t>
      </w:r>
    </w:p>
    <w:p w14:paraId="162ADD15" w14:textId="77777777" w:rsidR="001D4C69" w:rsidRDefault="00397AB8" w:rsidP="001D4C69">
      <w:pPr>
        <w:pStyle w:val="ListParagraph"/>
        <w:numPr>
          <w:ilvl w:val="0"/>
          <w:numId w:val="19"/>
        </w:numPr>
        <w:rPr>
          <w:ins w:id="145" w:author="Nat Brace" w:date="2019-12-16T11:35:00Z"/>
        </w:rPr>
      </w:pPr>
      <w:r w:rsidRPr="00397AB8">
        <w:t>Change settings as needed to match this:</w:t>
      </w:r>
    </w:p>
    <w:p w14:paraId="44160BA0" w14:textId="2F5A7211" w:rsidR="001D4C69" w:rsidRPr="00397AB8" w:rsidRDefault="00397AB8">
      <w:pPr>
        <w:pPrChange w:id="146" w:author="Nat Brace" w:date="2019-12-16T12:35:00Z">
          <w:pPr>
            <w:pStyle w:val="ListParagraph"/>
            <w:numPr>
              <w:numId w:val="19"/>
            </w:numPr>
            <w:ind w:hanging="360"/>
          </w:pPr>
        </w:pPrChange>
      </w:pPr>
      <w:del w:id="147" w:author="Nat Brace" w:date="2019-12-16T12:35:00Z">
        <w:r w:rsidDel="006C5220">
          <w:lastRenderedPageBreak/>
          <w:br/>
        </w:r>
      </w:del>
      <w:r w:rsidR="00536B3F">
        <w:rPr>
          <w:noProof/>
        </w:rPr>
        <w:drawing>
          <wp:inline distT="0" distB="0" distL="0" distR="0" wp14:anchorId="5BB4E678" wp14:editId="45FA733E">
            <wp:extent cx="3009900" cy="3676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09900" cy="3676650"/>
                    </a:xfrm>
                    <a:prstGeom prst="rect">
                      <a:avLst/>
                    </a:prstGeom>
                  </pic:spPr>
                </pic:pic>
              </a:graphicData>
            </a:graphic>
          </wp:inline>
        </w:drawing>
      </w:r>
    </w:p>
    <w:p w14:paraId="1994BAC9" w14:textId="77777777" w:rsidR="00663EF6" w:rsidRDefault="00397AB8" w:rsidP="00663EF6">
      <w:r>
        <w:t>Note that we are exporting multiple methods in order to limit the number of concurrent transitions. We do this to ensure enough points across each chromatographic peak in Skyline.</w:t>
      </w:r>
    </w:p>
    <w:p w14:paraId="79CE811D" w14:textId="77777777" w:rsidR="00397AB8" w:rsidRPr="00412B7A" w:rsidRDefault="00397AB8" w:rsidP="00397AB8">
      <w:pPr>
        <w:pStyle w:val="ListParagraph"/>
        <w:numPr>
          <w:ilvl w:val="0"/>
          <w:numId w:val="20"/>
        </w:numPr>
      </w:pPr>
      <w:r>
        <w:t xml:space="preserve">Click </w:t>
      </w:r>
      <w:r w:rsidR="00412B7A">
        <w:rPr>
          <w:b/>
        </w:rPr>
        <w:t>OK</w:t>
      </w:r>
    </w:p>
    <w:p w14:paraId="2C76D59D" w14:textId="77777777" w:rsidR="0000196E" w:rsidRDefault="00412B7A" w:rsidP="00397AB8">
      <w:pPr>
        <w:pStyle w:val="ListParagraph"/>
        <w:numPr>
          <w:ilvl w:val="0"/>
          <w:numId w:val="20"/>
        </w:numPr>
        <w:rPr>
          <w:ins w:id="148" w:author="Nat Brace" w:date="2019-12-16T12:35:00Z"/>
        </w:rPr>
      </w:pPr>
      <w:r>
        <w:t xml:space="preserve">You should see the </w:t>
      </w:r>
      <w:r w:rsidRPr="00412B7A">
        <w:rPr>
          <w:b/>
        </w:rPr>
        <w:t>Scheduling Data</w:t>
      </w:r>
      <w:r>
        <w:t xml:space="preserve"> window, set it to use the retention times from the </w:t>
      </w:r>
      <w:r w:rsidRPr="00412B7A">
        <w:rPr>
          <w:b/>
        </w:rPr>
        <w:t>1:2_2</w:t>
      </w:r>
      <w:r>
        <w:t xml:space="preserve"> replicate for scheduling:</w:t>
      </w:r>
    </w:p>
    <w:p w14:paraId="023C3C69" w14:textId="767AA5E9" w:rsidR="00412B7A" w:rsidRDefault="00412B7A">
      <w:pPr>
        <w:pPrChange w:id="149" w:author="Nat Brace" w:date="2019-12-16T12:36:00Z">
          <w:pPr>
            <w:pStyle w:val="ListParagraph"/>
            <w:numPr>
              <w:numId w:val="20"/>
            </w:numPr>
            <w:ind w:hanging="360"/>
          </w:pPr>
        </w:pPrChange>
      </w:pPr>
      <w:del w:id="150" w:author="Nat Brace" w:date="2019-12-16T12:35:00Z">
        <w:r w:rsidDel="0000196E">
          <w:lastRenderedPageBreak/>
          <w:br/>
        </w:r>
      </w:del>
      <w:ins w:id="151" w:author="Nat Brace" w:date="2019-10-11T12:21:00Z">
        <w:r w:rsidR="007A6563">
          <w:rPr>
            <w:noProof/>
          </w:rPr>
          <w:drawing>
            <wp:inline distT="0" distB="0" distL="0" distR="0" wp14:anchorId="270FDEBC" wp14:editId="26E0985B">
              <wp:extent cx="3076575" cy="1619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76575" cy="1619250"/>
                      </a:xfrm>
                      <a:prstGeom prst="rect">
                        <a:avLst/>
                      </a:prstGeom>
                    </pic:spPr>
                  </pic:pic>
                </a:graphicData>
              </a:graphic>
            </wp:inline>
          </w:drawing>
        </w:r>
      </w:ins>
      <w:del w:id="152" w:author="Nat Brace" w:date="2020-01-30T15:16:00Z">
        <w:r w:rsidR="00536B3F" w:rsidDel="00A977E6">
          <w:rPr>
            <w:noProof/>
          </w:rPr>
          <w:drawing>
            <wp:inline distT="0" distB="0" distL="0" distR="0" wp14:anchorId="22995DA7" wp14:editId="5A3BC7C4">
              <wp:extent cx="3076575" cy="16192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76575" cy="1619250"/>
                      </a:xfrm>
                      <a:prstGeom prst="rect">
                        <a:avLst/>
                      </a:prstGeom>
                    </pic:spPr>
                  </pic:pic>
                </a:graphicData>
              </a:graphic>
            </wp:inline>
          </w:drawing>
        </w:r>
      </w:del>
    </w:p>
    <w:p w14:paraId="5BE639D2" w14:textId="77777777" w:rsidR="00412B7A" w:rsidRPr="004E0514" w:rsidRDefault="00412B7A" w:rsidP="00412B7A">
      <w:pPr>
        <w:pStyle w:val="ListParagraph"/>
        <w:numPr>
          <w:ilvl w:val="0"/>
          <w:numId w:val="20"/>
        </w:numPr>
      </w:pPr>
      <w:r>
        <w:t xml:space="preserve">Click </w:t>
      </w:r>
      <w:r>
        <w:rPr>
          <w:b/>
        </w:rPr>
        <w:t>OK</w:t>
      </w:r>
    </w:p>
    <w:p w14:paraId="2A45178B" w14:textId="77777777" w:rsidR="004E0514" w:rsidRPr="00651DD7" w:rsidRDefault="004E0514" w:rsidP="00412B7A">
      <w:pPr>
        <w:pStyle w:val="ListParagraph"/>
        <w:numPr>
          <w:ilvl w:val="0"/>
          <w:numId w:val="20"/>
        </w:numPr>
      </w:pPr>
      <w:r>
        <w:t xml:space="preserve">You will be asked for a file name. </w:t>
      </w:r>
      <w:r w:rsidRPr="004E0514">
        <w:t>Since we are producing multiple</w:t>
      </w:r>
      <w:r>
        <w:t xml:space="preserve"> transition lists, we</w:t>
      </w:r>
      <w:r w:rsidR="003573F9">
        <w:t xml:space="preserve"> </w:t>
      </w:r>
      <w:proofErr w:type="gramStart"/>
      <w:r w:rsidR="003573F9">
        <w:t>actually just</w:t>
      </w:r>
      <w:proofErr w:type="gramEnd"/>
      <w:r w:rsidR="003573F9">
        <w:t xml:space="preserve"> want to</w:t>
      </w:r>
      <w:r>
        <w:t xml:space="preserve"> provide a partial name as a basis for naming the files</w:t>
      </w:r>
      <w:r w:rsidR="003573F9">
        <w:t xml:space="preserve"> produced</w:t>
      </w:r>
      <w:r>
        <w:t xml:space="preserve">. Set the name as </w:t>
      </w:r>
      <w:proofErr w:type="spellStart"/>
      <w:r w:rsidRPr="004E0514">
        <w:rPr>
          <w:b/>
        </w:rPr>
        <w:t>TL_CE_Opt</w:t>
      </w:r>
      <w:proofErr w:type="spellEnd"/>
      <w:r>
        <w:t xml:space="preserve"> and click </w:t>
      </w:r>
      <w:r>
        <w:rPr>
          <w:b/>
        </w:rPr>
        <w:t>Save</w:t>
      </w:r>
    </w:p>
    <w:p w14:paraId="37A4E957" w14:textId="77777777" w:rsidR="00651DD7" w:rsidRDefault="00651DD7" w:rsidP="00651DD7">
      <w:pPr>
        <w:pStyle w:val="ListParagraph"/>
        <w:numPr>
          <w:ilvl w:val="0"/>
          <w:numId w:val="20"/>
        </w:numPr>
      </w:pPr>
      <w:r w:rsidRPr="00651DD7">
        <w:t>This s</w:t>
      </w:r>
      <w:r>
        <w:t xml:space="preserve">hould produce five files: </w:t>
      </w:r>
      <w:r w:rsidRPr="00651DD7">
        <w:t>TL_CE_Opt_0001.csv</w:t>
      </w:r>
      <w:r>
        <w:t xml:space="preserve">, </w:t>
      </w:r>
      <w:r w:rsidRPr="00651DD7">
        <w:t>TL_CE_Opt_000</w:t>
      </w:r>
      <w:r>
        <w:t>2</w:t>
      </w:r>
      <w:r w:rsidRPr="00651DD7">
        <w:t>.csv</w:t>
      </w:r>
      <w:r>
        <w:t>, etc.</w:t>
      </w:r>
    </w:p>
    <w:p w14:paraId="4C989123" w14:textId="48C4254D" w:rsidR="00651DD7" w:rsidRDefault="00651DD7" w:rsidP="00651DD7">
      <w:r>
        <w:t>Now we take these new transition lists</w:t>
      </w:r>
      <w:r w:rsidR="005F5FA6">
        <w:t xml:space="preserve"> (five in total)</w:t>
      </w:r>
      <w:r>
        <w:t xml:space="preserve"> and run our 1:1 sample </w:t>
      </w:r>
      <w:r w:rsidR="005F5FA6">
        <w:t xml:space="preserve">once with each of these </w:t>
      </w:r>
      <w:proofErr w:type="gramStart"/>
      <w:r w:rsidR="005F5FA6">
        <w:t>methods</w:t>
      </w:r>
      <w:r>
        <w:t>, and</w:t>
      </w:r>
      <w:proofErr w:type="gramEnd"/>
      <w:r>
        <w:t xml:space="preserve"> import those results. These results are available in the </w:t>
      </w:r>
      <w:r w:rsidR="00BF379E">
        <w:t>“</w:t>
      </w:r>
      <w:r w:rsidR="00BF379E" w:rsidRPr="00BF379E">
        <w:t>CE Optimization</w:t>
      </w:r>
      <w:r w:rsidR="00BF379E">
        <w:t xml:space="preserve">” folder of the folder </w:t>
      </w:r>
      <w:r>
        <w:t>you created at the start of this tutorial:</w:t>
      </w:r>
    </w:p>
    <w:p w14:paraId="1404C016" w14:textId="77777777" w:rsidR="00651DD7" w:rsidRPr="00BF379E" w:rsidRDefault="00651DD7" w:rsidP="00651DD7">
      <w:pPr>
        <w:pStyle w:val="ListParagraph"/>
        <w:numPr>
          <w:ilvl w:val="0"/>
          <w:numId w:val="21"/>
        </w:numPr>
      </w:pPr>
      <w:r>
        <w:t xml:space="preserve">From the </w:t>
      </w:r>
      <w:r w:rsidRPr="00651DD7">
        <w:rPr>
          <w:b/>
        </w:rPr>
        <w:t>File</w:t>
      </w:r>
      <w:r>
        <w:t xml:space="preserve"> menu, click </w:t>
      </w:r>
      <w:r w:rsidRPr="00651DD7">
        <w:rPr>
          <w:b/>
        </w:rPr>
        <w:t>Import</w:t>
      </w:r>
      <w:r>
        <w:t xml:space="preserve"> and select </w:t>
      </w:r>
      <w:r w:rsidRPr="00651DD7">
        <w:rPr>
          <w:b/>
        </w:rPr>
        <w:t>Results</w:t>
      </w:r>
    </w:p>
    <w:p w14:paraId="7AC9D148" w14:textId="77777777" w:rsidR="0000196E" w:rsidRDefault="00BF379E" w:rsidP="00651DD7">
      <w:pPr>
        <w:pStyle w:val="ListParagraph"/>
        <w:numPr>
          <w:ilvl w:val="0"/>
          <w:numId w:val="21"/>
        </w:numPr>
        <w:rPr>
          <w:ins w:id="153" w:author="Nat Brace" w:date="2019-12-16T12:36:00Z"/>
        </w:rPr>
      </w:pPr>
      <w:r>
        <w:t>We want to combine the five CE optimization runs into a single chromatogram. Adjust the settings to look like this:</w:t>
      </w:r>
    </w:p>
    <w:p w14:paraId="1549D3B4" w14:textId="326228F3" w:rsidR="00BF379E" w:rsidRDefault="00BF379E">
      <w:pPr>
        <w:pPrChange w:id="154" w:author="Nat Brace" w:date="2019-12-16T12:36:00Z">
          <w:pPr>
            <w:pStyle w:val="ListParagraph"/>
            <w:numPr>
              <w:numId w:val="21"/>
            </w:numPr>
            <w:ind w:left="771" w:hanging="360"/>
          </w:pPr>
        </w:pPrChange>
      </w:pPr>
      <w:del w:id="155" w:author="Nat Brace" w:date="2019-12-16T12:36:00Z">
        <w:r w:rsidDel="0000196E">
          <w:lastRenderedPageBreak/>
          <w:br/>
        </w:r>
      </w:del>
      <w:commentRangeStart w:id="156"/>
      <w:r w:rsidR="00536B3F">
        <w:rPr>
          <w:noProof/>
        </w:rPr>
        <w:drawing>
          <wp:inline distT="0" distB="0" distL="0" distR="0" wp14:anchorId="785CE89C" wp14:editId="1F54B324">
            <wp:extent cx="3581400" cy="4200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81400" cy="4200525"/>
                    </a:xfrm>
                    <a:prstGeom prst="rect">
                      <a:avLst/>
                    </a:prstGeom>
                  </pic:spPr>
                </pic:pic>
              </a:graphicData>
            </a:graphic>
          </wp:inline>
        </w:drawing>
      </w:r>
      <w:commentRangeEnd w:id="156"/>
      <w:r w:rsidR="007B615B">
        <w:rPr>
          <w:rStyle w:val="CommentReference"/>
        </w:rPr>
        <w:commentReference w:id="156"/>
      </w:r>
    </w:p>
    <w:p w14:paraId="4C4B4D59" w14:textId="77777777" w:rsidR="00763A38" w:rsidRPr="00763A38" w:rsidRDefault="00763A38" w:rsidP="00651DD7">
      <w:pPr>
        <w:pStyle w:val="ListParagraph"/>
        <w:numPr>
          <w:ilvl w:val="0"/>
          <w:numId w:val="21"/>
        </w:numPr>
      </w:pPr>
      <w:r>
        <w:t xml:space="preserve">Click </w:t>
      </w:r>
      <w:r w:rsidRPr="00763A38">
        <w:rPr>
          <w:b/>
        </w:rPr>
        <w:t>OK</w:t>
      </w:r>
    </w:p>
    <w:p w14:paraId="3F663882" w14:textId="77777777" w:rsidR="0000196E" w:rsidRDefault="00763A38" w:rsidP="0000196E">
      <w:pPr>
        <w:pStyle w:val="ListParagraph"/>
        <w:numPr>
          <w:ilvl w:val="0"/>
          <w:numId w:val="21"/>
        </w:numPr>
        <w:rPr>
          <w:ins w:id="157" w:author="Nat Brace" w:date="2019-12-16T12:37:00Z"/>
        </w:rPr>
      </w:pPr>
      <w:r w:rsidRPr="00763A38">
        <w:t>Sele</w:t>
      </w:r>
      <w:r>
        <w:t xml:space="preserve">ct all five files in the </w:t>
      </w:r>
      <w:r w:rsidRPr="0000196E">
        <w:rPr>
          <w:b/>
        </w:rPr>
        <w:t>CE Optimization</w:t>
      </w:r>
      <w:r>
        <w:t xml:space="preserve"> folder in your tutorial download folder:</w:t>
      </w:r>
    </w:p>
    <w:p w14:paraId="7FE32891" w14:textId="3FDA93D5" w:rsidR="00763A38" w:rsidRDefault="00763A38">
      <w:pPr>
        <w:pPrChange w:id="158" w:author="Nat Brace" w:date="2019-12-16T12:37:00Z">
          <w:pPr>
            <w:pStyle w:val="ListParagraph"/>
            <w:numPr>
              <w:numId w:val="21"/>
            </w:numPr>
            <w:ind w:left="771" w:hanging="360"/>
          </w:pPr>
        </w:pPrChange>
      </w:pPr>
      <w:del w:id="159" w:author="Nat Brace" w:date="2019-12-16T12:37:00Z">
        <w:r w:rsidDel="0000196E">
          <w:lastRenderedPageBreak/>
          <w:br/>
        </w:r>
      </w:del>
      <w:r w:rsidR="00536B3F">
        <w:rPr>
          <w:noProof/>
        </w:rPr>
        <w:drawing>
          <wp:inline distT="0" distB="0" distL="0" distR="0" wp14:anchorId="540AA7EF" wp14:editId="37D96181">
            <wp:extent cx="5562600" cy="4019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62600" cy="4019550"/>
                    </a:xfrm>
                    <a:prstGeom prst="rect">
                      <a:avLst/>
                    </a:prstGeom>
                  </pic:spPr>
                </pic:pic>
              </a:graphicData>
            </a:graphic>
          </wp:inline>
        </w:drawing>
      </w:r>
    </w:p>
    <w:p w14:paraId="48984FB1" w14:textId="77777777" w:rsidR="00763A38" w:rsidRDefault="00763A38" w:rsidP="00651DD7">
      <w:pPr>
        <w:pStyle w:val="ListParagraph"/>
        <w:numPr>
          <w:ilvl w:val="0"/>
          <w:numId w:val="21"/>
        </w:numPr>
      </w:pPr>
      <w:r>
        <w:t xml:space="preserve">Click </w:t>
      </w:r>
      <w:r>
        <w:rPr>
          <w:b/>
        </w:rPr>
        <w:t>OK</w:t>
      </w:r>
      <w:r>
        <w:br/>
      </w:r>
    </w:p>
    <w:p w14:paraId="16360D73" w14:textId="6AEF4A8B" w:rsidR="00763A38" w:rsidRDefault="00763A38" w:rsidP="00763A38">
      <w:r>
        <w:lastRenderedPageBreak/>
        <w:t>The files load as a single replicate, and now Skyline should show a new replicate “CE Optimization”.</w:t>
      </w:r>
      <w:r>
        <w:br/>
      </w:r>
      <w:commentRangeStart w:id="160"/>
      <w:r w:rsidR="00CE0EDE">
        <w:rPr>
          <w:noProof/>
        </w:rPr>
        <w:drawing>
          <wp:inline distT="0" distB="0" distL="0" distR="0" wp14:anchorId="790BB413" wp14:editId="278F73D0">
            <wp:extent cx="5943600" cy="3269615"/>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269615"/>
                    </a:xfrm>
                    <a:prstGeom prst="rect">
                      <a:avLst/>
                    </a:prstGeom>
                  </pic:spPr>
                </pic:pic>
              </a:graphicData>
            </a:graphic>
          </wp:inline>
        </w:drawing>
      </w:r>
      <w:commentRangeEnd w:id="160"/>
      <w:r w:rsidR="00080924">
        <w:rPr>
          <w:rStyle w:val="CommentReference"/>
        </w:rPr>
        <w:commentReference w:id="160"/>
      </w:r>
    </w:p>
    <w:p w14:paraId="32AEA794" w14:textId="77777777" w:rsidR="00763A38" w:rsidRDefault="00763A38" w:rsidP="00763A38">
      <w:r>
        <w:t>Let’s investigate the results of the CE optimization:</w:t>
      </w:r>
    </w:p>
    <w:p w14:paraId="715FB872" w14:textId="77777777" w:rsidR="00763A38" w:rsidRPr="00763A38" w:rsidRDefault="00763A38" w:rsidP="00763A38">
      <w:pPr>
        <w:pStyle w:val="ListParagraph"/>
        <w:numPr>
          <w:ilvl w:val="0"/>
          <w:numId w:val="22"/>
        </w:numPr>
      </w:pPr>
      <w:r>
        <w:t xml:space="preserve">In the </w:t>
      </w:r>
      <w:r w:rsidRPr="00763A38">
        <w:rPr>
          <w:b/>
        </w:rPr>
        <w:t>Peak Areas – Replicate Comparison</w:t>
      </w:r>
      <w:r>
        <w:t xml:space="preserve"> window, </w:t>
      </w:r>
      <w:r w:rsidRPr="00763A38">
        <w:rPr>
          <w:b/>
        </w:rPr>
        <w:t>right-click</w:t>
      </w:r>
      <w:r>
        <w:t xml:space="preserve"> then choose </w:t>
      </w:r>
      <w:r w:rsidRPr="00763A38">
        <w:rPr>
          <w:b/>
        </w:rPr>
        <w:t>Transitions</w:t>
      </w:r>
      <w:r>
        <w:t xml:space="preserve"> and enable </w:t>
      </w:r>
      <w:r w:rsidRPr="00763A38">
        <w:rPr>
          <w:b/>
        </w:rPr>
        <w:t>Single</w:t>
      </w:r>
    </w:p>
    <w:p w14:paraId="0033EBE6" w14:textId="77777777" w:rsidR="00763A38" w:rsidRPr="00795798" w:rsidRDefault="00763A38" w:rsidP="00763A38">
      <w:pPr>
        <w:pStyle w:val="ListParagraph"/>
        <w:numPr>
          <w:ilvl w:val="0"/>
          <w:numId w:val="22"/>
        </w:numPr>
      </w:pPr>
      <w:r>
        <w:t xml:space="preserve">In that same window, </w:t>
      </w:r>
      <w:r w:rsidRPr="00763A38">
        <w:rPr>
          <w:b/>
        </w:rPr>
        <w:t>right-click</w:t>
      </w:r>
      <w:r>
        <w:t xml:space="preserve"> again, choose </w:t>
      </w:r>
      <w:r w:rsidRPr="00763A38">
        <w:rPr>
          <w:b/>
        </w:rPr>
        <w:t>Transitions</w:t>
      </w:r>
      <w:r>
        <w:t xml:space="preserve">, and enable </w:t>
      </w:r>
      <w:r w:rsidR="00F61C03" w:rsidRPr="00F61C03">
        <w:rPr>
          <w:b/>
        </w:rPr>
        <w:t>Split Graph</w:t>
      </w:r>
    </w:p>
    <w:p w14:paraId="62ED7B0B" w14:textId="06547F33" w:rsidR="00795798" w:rsidRPr="00763A38" w:rsidRDefault="00795798" w:rsidP="00795798">
      <w:r>
        <w:t>Skyline should look like this:</w:t>
      </w:r>
      <w:r>
        <w:br/>
      </w:r>
      <w:commentRangeStart w:id="161"/>
      <w:r w:rsidR="00CE0EDE">
        <w:rPr>
          <w:noProof/>
        </w:rPr>
        <w:drawing>
          <wp:inline distT="0" distB="0" distL="0" distR="0" wp14:anchorId="72A08D82" wp14:editId="12EC578D">
            <wp:extent cx="5943600" cy="32696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269615"/>
                    </a:xfrm>
                    <a:prstGeom prst="rect">
                      <a:avLst/>
                    </a:prstGeom>
                  </pic:spPr>
                </pic:pic>
              </a:graphicData>
            </a:graphic>
          </wp:inline>
        </w:drawing>
      </w:r>
      <w:commentRangeEnd w:id="161"/>
      <w:r w:rsidR="00080924">
        <w:rPr>
          <w:rStyle w:val="CommentReference"/>
        </w:rPr>
        <w:commentReference w:id="161"/>
      </w:r>
    </w:p>
    <w:p w14:paraId="4B964072" w14:textId="77777777" w:rsidR="00412B7A" w:rsidRDefault="00795798" w:rsidP="00795798">
      <w:r>
        <w:lastRenderedPageBreak/>
        <w:t xml:space="preserve">The </w:t>
      </w:r>
      <w:r w:rsidRPr="00795798">
        <w:rPr>
          <w:b/>
        </w:rPr>
        <w:t>Peak Areas – Replicate Comparison</w:t>
      </w:r>
      <w:r>
        <w:t xml:space="preserve"> window now shows us the heavy and light transitions in separate displays.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proofErr w:type="spellStart"/>
      <w:r>
        <w:t>Sciex</w:t>
      </w:r>
      <w:proofErr w:type="spellEnd"/>
      <w:r>
        <w:t xml:space="preserve"> </w:t>
      </w:r>
      <w:r w:rsidR="0041192A">
        <w:t>instrument in the literature</w:t>
      </w:r>
      <w:r>
        <w:t>), the other bars show the effect of 2eV steps away from that. We can see that for Acetyl-CoA, at least, the original value or the -2eV step both provide good peak areas.</w:t>
      </w:r>
      <w:r w:rsidR="00F34246">
        <w:t xml:space="preserve"> This is easier to see if we free up room in the graph by switching off the legend:</w:t>
      </w:r>
    </w:p>
    <w:p w14:paraId="5E332968" w14:textId="77777777"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763A38">
        <w:rPr>
          <w:b/>
        </w:rPr>
        <w:t>right-click</w:t>
      </w:r>
      <w:r>
        <w:t xml:space="preserve"> then disable </w:t>
      </w:r>
      <w:r w:rsidRPr="00F34246">
        <w:rPr>
          <w:b/>
        </w:rPr>
        <w:t>Legend</w:t>
      </w:r>
    </w:p>
    <w:p w14:paraId="6BC86C5F" w14:textId="77777777" w:rsidR="00F34246" w:rsidRPr="00763A38" w:rsidRDefault="00F34246" w:rsidP="00F34246">
      <w:pPr>
        <w:keepNext/>
      </w:pPr>
      <w:r>
        <w:t>Skyline should look like this:</w:t>
      </w:r>
    </w:p>
    <w:p w14:paraId="02F26071" w14:textId="419EDB6B" w:rsidR="00F34246" w:rsidRDefault="00F34246" w:rsidP="00F34246"/>
    <w:p w14:paraId="0C1CC356" w14:textId="16C21283" w:rsidR="00CE0EDE" w:rsidRDefault="00CE0EDE" w:rsidP="00F34246">
      <w:commentRangeStart w:id="162"/>
      <w:r>
        <w:rPr>
          <w:noProof/>
        </w:rPr>
        <w:drawing>
          <wp:inline distT="0" distB="0" distL="0" distR="0" wp14:anchorId="2E4CF000" wp14:editId="377463F8">
            <wp:extent cx="5943600" cy="326961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269615"/>
                    </a:xfrm>
                    <a:prstGeom prst="rect">
                      <a:avLst/>
                    </a:prstGeom>
                  </pic:spPr>
                </pic:pic>
              </a:graphicData>
            </a:graphic>
          </wp:inline>
        </w:drawing>
      </w:r>
      <w:commentRangeEnd w:id="162"/>
      <w:r w:rsidR="00080924">
        <w:rPr>
          <w:rStyle w:val="CommentReference"/>
        </w:rPr>
        <w:commentReference w:id="162"/>
      </w:r>
    </w:p>
    <w:p w14:paraId="276A8021" w14:textId="77777777" w:rsidR="00F34246" w:rsidRDefault="00F34246" w:rsidP="00F34246">
      <w:r>
        <w:t xml:space="preserve">Now </w:t>
      </w:r>
      <w:r w:rsidR="00E56D5A">
        <w:t xml:space="preserve">we can </w:t>
      </w:r>
      <w:r>
        <w:t>explore the other molecules to see how well we have optimized collision energies</w:t>
      </w:r>
      <w:r w:rsidR="00E56D5A">
        <w:t>.</w:t>
      </w:r>
      <w:r>
        <w:t xml:space="preserve"> </w:t>
      </w:r>
      <w:r w:rsidR="00E56D5A">
        <w:t xml:space="preserve">To do this, </w:t>
      </w:r>
      <w:r>
        <w:t xml:space="preserve">click on </w:t>
      </w:r>
      <w:r w:rsidR="00E56D5A">
        <w:t>any molecule</w:t>
      </w:r>
      <w:r>
        <w:t xml:space="preserve"> in the </w:t>
      </w:r>
      <w:r w:rsidRPr="00F34246">
        <w:rPr>
          <w:b/>
        </w:rPr>
        <w:t>Targets</w:t>
      </w:r>
      <w:r>
        <w:t xml:space="preserve"> window, or us</w:t>
      </w:r>
      <w:r w:rsidR="00E56D5A">
        <w:t>e</w:t>
      </w:r>
      <w:r>
        <w:t xml:space="preserve"> the up and down arrows after the first click</w:t>
      </w:r>
      <w:r w:rsidR="00E56D5A">
        <w:t xml:space="preserve"> to scroll through the list</w:t>
      </w:r>
      <w:r>
        <w:t xml:space="preserve">. Let’s look at </w:t>
      </w:r>
      <w:r w:rsidRPr="00F34246">
        <w:rPr>
          <w:b/>
        </w:rPr>
        <w:t>Pentose-P</w:t>
      </w:r>
      <w:r>
        <w:t xml:space="preserve"> in particular:</w:t>
      </w:r>
    </w:p>
    <w:p w14:paraId="3BC24ADB" w14:textId="77777777" w:rsidR="00F34246" w:rsidRPr="00E21EBE" w:rsidRDefault="00F34246" w:rsidP="00F34246">
      <w:pPr>
        <w:pStyle w:val="ListParagraph"/>
        <w:numPr>
          <w:ilvl w:val="0"/>
          <w:numId w:val="23"/>
        </w:numPr>
      </w:pPr>
      <w:r>
        <w:t xml:space="preserve">In the </w:t>
      </w:r>
      <w:r w:rsidRPr="00F34246">
        <w:rPr>
          <w:b/>
        </w:rPr>
        <w:t>Targets</w:t>
      </w:r>
      <w:r>
        <w:t xml:space="preserve"> window, click on </w:t>
      </w:r>
      <w:r w:rsidRPr="00E21EBE">
        <w:rPr>
          <w:b/>
        </w:rPr>
        <w:t>Pentose-P</w:t>
      </w:r>
    </w:p>
    <w:p w14:paraId="27BE8E60" w14:textId="75A8672F" w:rsidR="00E56D5A" w:rsidRDefault="0041192A" w:rsidP="0041192A">
      <w:pPr>
        <w:keepNext/>
        <w:rPr>
          <w:noProof/>
        </w:rPr>
      </w:pPr>
      <w:r>
        <w:rPr>
          <w:noProof/>
        </w:rPr>
        <w:lastRenderedPageBreak/>
        <w:t>Looking at the chromatograms for the various CE step values for Pentose-P i</w:t>
      </w:r>
      <w:r w:rsidR="00E21EBE">
        <w:rPr>
          <w:noProof/>
        </w:rPr>
        <w:t>t’s clear that the CE value from the literature isn’t optimal for this molecule on this equipment</w:t>
      </w:r>
      <w:r w:rsidR="00E56D5A">
        <w:rPr>
          <w:noProof/>
        </w:rPr>
        <w:t>. As the best CE value (</w:t>
      </w:r>
      <w:r w:rsidR="00E56D5A" w:rsidRPr="0041192A">
        <w:rPr>
          <w:b/>
          <w:noProof/>
        </w:rPr>
        <w:t>Step -5</w:t>
      </w:r>
      <w:r w:rsidR="00E56D5A">
        <w:rPr>
          <w:noProof/>
        </w:rPr>
        <w:t>, the blue bar) is at the limit of the range we explored,</w:t>
      </w:r>
      <w:r w:rsidR="00CD008C">
        <w:rPr>
          <w:noProof/>
        </w:rPr>
        <w:t xml:space="preserve"> and given the trend toward that end of the range,</w:t>
      </w:r>
      <w:r w:rsidR="00E56D5A">
        <w:rPr>
          <w:noProof/>
        </w:rPr>
        <w:t xml:space="preserve"> </w:t>
      </w:r>
      <w:r w:rsidR="00E21EBE">
        <w:rPr>
          <w:noProof/>
        </w:rPr>
        <w:t>futher investigation</w:t>
      </w:r>
      <w:r w:rsidR="00E56D5A">
        <w:rPr>
          <w:noProof/>
        </w:rPr>
        <w:t xml:space="preserve"> may be warranted</w:t>
      </w:r>
      <w:r w:rsidR="00E21EBE">
        <w:rPr>
          <w:noProof/>
        </w:rPr>
        <w:t xml:space="preserve"> to arrive at a truly optimal CE</w:t>
      </w:r>
      <w:r w:rsidR="005F5FA6">
        <w:rPr>
          <w:noProof/>
        </w:rPr>
        <w:t xml:space="preserve"> for that compound.  For that reason, starting with a wider set of steps (such as 3V) may also be warranted when translating between instrument vendors</w:t>
      </w:r>
      <w:r w:rsidR="00E21EBE">
        <w:rPr>
          <w:noProof/>
        </w:rPr>
        <w:t>.</w:t>
      </w:r>
      <w:r>
        <w:rPr>
          <w:noProof/>
        </w:rPr>
        <w:t xml:space="preserve"> </w:t>
      </w:r>
    </w:p>
    <w:p w14:paraId="5468B20B" w14:textId="534EA055" w:rsidR="00E21EBE" w:rsidRDefault="00CE0EDE" w:rsidP="00E21EBE">
      <w:commentRangeStart w:id="163"/>
      <w:r>
        <w:rPr>
          <w:noProof/>
        </w:rPr>
        <w:drawing>
          <wp:inline distT="0" distB="0" distL="0" distR="0" wp14:anchorId="0A69B1B4" wp14:editId="600E2531">
            <wp:extent cx="5943600" cy="32696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269615"/>
                    </a:xfrm>
                    <a:prstGeom prst="rect">
                      <a:avLst/>
                    </a:prstGeom>
                  </pic:spPr>
                </pic:pic>
              </a:graphicData>
            </a:graphic>
          </wp:inline>
        </w:drawing>
      </w:r>
      <w:commentRangeEnd w:id="163"/>
      <w:r w:rsidR="007B615B">
        <w:rPr>
          <w:rStyle w:val="CommentReference"/>
        </w:rPr>
        <w:commentReference w:id="163"/>
      </w:r>
    </w:p>
    <w:p w14:paraId="4F83408A" w14:textId="77777777" w:rsidR="00E56D5A" w:rsidRDefault="00E56D5A" w:rsidP="00E56D5A">
      <w:pPr>
        <w:keepNext/>
        <w:rPr>
          <w:noProof/>
        </w:rPr>
      </w:pPr>
      <w:r>
        <w:rPr>
          <w:noProof/>
        </w:rPr>
        <w:t xml:space="preserve">Even so, the </w:t>
      </w:r>
      <w:r w:rsidRPr="0041192A">
        <w:rPr>
          <w:b/>
          <w:noProof/>
        </w:rPr>
        <w:t>Step -5</w:t>
      </w:r>
      <w:r>
        <w:rPr>
          <w:noProof/>
        </w:rPr>
        <w:t xml:space="preserve"> CE value (blue bar) is a clear improvement over the initial (red bar) value, and we should proceed to creating a new scheduled transition list that uses the most effective observed CE values. </w:t>
      </w:r>
    </w:p>
    <w:p w14:paraId="794FC13A" w14:textId="77777777" w:rsidR="00742966" w:rsidRPr="00397AB8" w:rsidRDefault="00742966" w:rsidP="00742966">
      <w:pPr>
        <w:pStyle w:val="ListParagraph"/>
        <w:numPr>
          <w:ilvl w:val="0"/>
          <w:numId w:val="19"/>
        </w:numPr>
      </w:pPr>
      <w:r>
        <w:t xml:space="preserve">From the </w:t>
      </w:r>
      <w:r w:rsidRPr="00663EF6">
        <w:rPr>
          <w:b/>
        </w:rPr>
        <w:t>File</w:t>
      </w:r>
      <w:r>
        <w:t xml:space="preserve"> menu, click on </w:t>
      </w:r>
      <w:r w:rsidRPr="00663EF6">
        <w:rPr>
          <w:b/>
        </w:rPr>
        <w:t>Export</w:t>
      </w:r>
      <w:r>
        <w:t xml:space="preserve"> and choose </w:t>
      </w:r>
      <w:r w:rsidRPr="00663EF6">
        <w:rPr>
          <w:b/>
        </w:rPr>
        <w:t>Transition List</w:t>
      </w:r>
    </w:p>
    <w:p w14:paraId="52EB37D0" w14:textId="77777777" w:rsidR="0000196E" w:rsidRDefault="00742966" w:rsidP="0000196E">
      <w:pPr>
        <w:rPr>
          <w:ins w:id="164" w:author="Nat Brace" w:date="2019-12-16T12:38:00Z"/>
        </w:rPr>
      </w:pPr>
      <w:r>
        <w:t>This time we want just a single method</w:t>
      </w:r>
      <w:r w:rsidR="007A7157">
        <w:t>, still scheduled but not optimizing anything this time</w:t>
      </w:r>
      <w:r w:rsidRPr="00397AB8">
        <w:t>:</w:t>
      </w:r>
    </w:p>
    <w:p w14:paraId="03B4B8C6" w14:textId="6762C34C" w:rsidR="00742966" w:rsidRPr="00397AB8" w:rsidRDefault="00742966">
      <w:pPr>
        <w:pPrChange w:id="165" w:author="Nat Brace" w:date="2019-12-16T12:38:00Z">
          <w:pPr>
            <w:ind w:left="360"/>
          </w:pPr>
        </w:pPrChange>
      </w:pPr>
      <w:r>
        <w:lastRenderedPageBreak/>
        <w:br/>
      </w:r>
      <w:r w:rsidR="00CE0EDE">
        <w:rPr>
          <w:noProof/>
        </w:rPr>
        <w:drawing>
          <wp:inline distT="0" distB="0" distL="0" distR="0" wp14:anchorId="65ACCCF9" wp14:editId="31404FE3">
            <wp:extent cx="3009900" cy="36766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009900" cy="3676650"/>
                    </a:xfrm>
                    <a:prstGeom prst="rect">
                      <a:avLst/>
                    </a:prstGeom>
                  </pic:spPr>
                </pic:pic>
              </a:graphicData>
            </a:graphic>
          </wp:inline>
        </w:drawing>
      </w:r>
    </w:p>
    <w:p w14:paraId="47212A38" w14:textId="77777777" w:rsidR="00742966" w:rsidRPr="00412B7A" w:rsidRDefault="00742966" w:rsidP="00742966">
      <w:pPr>
        <w:pStyle w:val="ListParagraph"/>
        <w:numPr>
          <w:ilvl w:val="0"/>
          <w:numId w:val="20"/>
        </w:numPr>
      </w:pPr>
      <w:r>
        <w:t xml:space="preserve">Click </w:t>
      </w:r>
      <w:r>
        <w:rPr>
          <w:b/>
        </w:rPr>
        <w:t>OK</w:t>
      </w:r>
    </w:p>
    <w:p w14:paraId="73EB06B6" w14:textId="77777777" w:rsidR="0000196E" w:rsidRDefault="00742966" w:rsidP="00742966">
      <w:pPr>
        <w:pStyle w:val="ListParagraph"/>
        <w:numPr>
          <w:ilvl w:val="0"/>
          <w:numId w:val="20"/>
        </w:numPr>
        <w:rPr>
          <w:ins w:id="166" w:author="Nat Brace" w:date="2019-12-16T12:37:00Z"/>
        </w:rPr>
      </w:pPr>
      <w:r>
        <w:t xml:space="preserve">You should see the </w:t>
      </w:r>
      <w:r w:rsidRPr="00412B7A">
        <w:rPr>
          <w:b/>
        </w:rPr>
        <w:t>Scheduling Data</w:t>
      </w:r>
      <w:r>
        <w:t xml:space="preserve"> window</w:t>
      </w:r>
      <w:r w:rsidR="007A7157">
        <w:t>. U</w:t>
      </w:r>
      <w:r>
        <w:t xml:space="preserve">se the retention times from the </w:t>
      </w:r>
      <w:r w:rsidR="007A7157" w:rsidRPr="007A7157">
        <w:rPr>
          <w:b/>
        </w:rPr>
        <w:t>CE Optimization</w:t>
      </w:r>
      <w:r>
        <w:t xml:space="preserve"> replicate for scheduling</w:t>
      </w:r>
      <w:r w:rsidR="007A7157">
        <w:t>.  The optimal CE values will also be taken from this replicate.</w:t>
      </w:r>
    </w:p>
    <w:p w14:paraId="5E5D7937" w14:textId="0C249EC1" w:rsidR="00742966" w:rsidRDefault="00742966">
      <w:pPr>
        <w:pPrChange w:id="167" w:author="Nat Brace" w:date="2019-12-16T12:37:00Z">
          <w:pPr>
            <w:pStyle w:val="ListParagraph"/>
            <w:numPr>
              <w:numId w:val="20"/>
            </w:numPr>
            <w:ind w:hanging="360"/>
          </w:pPr>
        </w:pPrChange>
      </w:pPr>
      <w:del w:id="168" w:author="Nat Brace" w:date="2019-12-16T12:37:00Z">
        <w:r w:rsidDel="0000196E">
          <w:lastRenderedPageBreak/>
          <w:br/>
        </w:r>
      </w:del>
      <w:del w:id="169" w:author="Nat Brace" w:date="2019-10-11T12:29:00Z">
        <w:r w:rsidR="00CE0EDE" w:rsidDel="00080924">
          <w:rPr>
            <w:noProof/>
          </w:rPr>
          <w:drawing>
            <wp:inline distT="0" distB="0" distL="0" distR="0" wp14:anchorId="6AAE6E87" wp14:editId="27644CC3">
              <wp:extent cx="3076575" cy="1619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076575" cy="1619250"/>
                      </a:xfrm>
                      <a:prstGeom prst="rect">
                        <a:avLst/>
                      </a:prstGeom>
                    </pic:spPr>
                  </pic:pic>
                </a:graphicData>
              </a:graphic>
            </wp:inline>
          </w:drawing>
        </w:r>
      </w:del>
      <w:ins w:id="170" w:author="Nat Brace" w:date="2019-10-11T12:29:00Z">
        <w:r w:rsidR="00080924">
          <w:rPr>
            <w:noProof/>
          </w:rPr>
          <w:drawing>
            <wp:inline distT="0" distB="0" distL="0" distR="0" wp14:anchorId="0429027E" wp14:editId="34514489">
              <wp:extent cx="3076575" cy="1619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76575" cy="1619250"/>
                      </a:xfrm>
                      <a:prstGeom prst="rect">
                        <a:avLst/>
                      </a:prstGeom>
                    </pic:spPr>
                  </pic:pic>
                </a:graphicData>
              </a:graphic>
            </wp:inline>
          </w:drawing>
        </w:r>
      </w:ins>
    </w:p>
    <w:p w14:paraId="430008C6" w14:textId="77777777" w:rsidR="00742966" w:rsidRPr="004E0514" w:rsidRDefault="00742966" w:rsidP="00742966">
      <w:pPr>
        <w:pStyle w:val="ListParagraph"/>
        <w:numPr>
          <w:ilvl w:val="0"/>
          <w:numId w:val="20"/>
        </w:numPr>
      </w:pPr>
      <w:r>
        <w:t xml:space="preserve">Click </w:t>
      </w:r>
      <w:r>
        <w:rPr>
          <w:b/>
        </w:rPr>
        <w:t>OK</w:t>
      </w:r>
    </w:p>
    <w:p w14:paraId="735D6CF1" w14:textId="07F217CC" w:rsidR="00742966" w:rsidRPr="00651DD7" w:rsidRDefault="00742966" w:rsidP="00742966">
      <w:pPr>
        <w:pStyle w:val="ListParagraph"/>
        <w:numPr>
          <w:ilvl w:val="0"/>
          <w:numId w:val="20"/>
        </w:numPr>
      </w:pPr>
      <w:r>
        <w:t xml:space="preserve">You will be asked for a file name. Set the name as </w:t>
      </w:r>
      <w:ins w:id="171" w:author="Nat Brace" w:date="2019-12-16T12:54:00Z">
        <w:r w:rsidR="00E94288">
          <w:t>“</w:t>
        </w:r>
      </w:ins>
      <w:r w:rsidRPr="00E94288">
        <w:rPr>
          <w:bCs/>
          <w:rPrChange w:id="172" w:author="Nat Brace" w:date="2019-12-16T12:54:00Z">
            <w:rPr>
              <w:b/>
            </w:rPr>
          </w:rPrChange>
        </w:rPr>
        <w:t>TL_CE_</w:t>
      </w:r>
      <w:r w:rsidR="007A7157" w:rsidRPr="00E94288">
        <w:rPr>
          <w:bCs/>
          <w:rPrChange w:id="173" w:author="Nat Brace" w:date="2019-12-16T12:54:00Z">
            <w:rPr>
              <w:b/>
            </w:rPr>
          </w:rPrChange>
        </w:rPr>
        <w:t>Final</w:t>
      </w:r>
      <w:r w:rsidR="00256B7C" w:rsidRPr="00E94288">
        <w:rPr>
          <w:bCs/>
          <w:rPrChange w:id="174" w:author="Nat Brace" w:date="2019-12-16T12:54:00Z">
            <w:rPr>
              <w:b/>
            </w:rPr>
          </w:rPrChange>
        </w:rPr>
        <w:t>.csv</w:t>
      </w:r>
      <w:ins w:id="175" w:author="Nat Brace" w:date="2019-12-16T12:54:00Z">
        <w:r w:rsidR="00E94288">
          <w:t>”</w:t>
        </w:r>
      </w:ins>
      <w:r>
        <w:t xml:space="preserve"> and click </w:t>
      </w:r>
      <w:r>
        <w:rPr>
          <w:b/>
        </w:rPr>
        <w:t>Save</w:t>
      </w:r>
    </w:p>
    <w:p w14:paraId="622951A9" w14:textId="77777777" w:rsidR="00742966" w:rsidRDefault="007A7157" w:rsidP="007A7157">
      <w:pPr>
        <w:pStyle w:val="Heading1"/>
        <w:rPr>
          <w:noProof/>
        </w:rPr>
      </w:pPr>
      <w:r>
        <w:rPr>
          <w:noProof/>
        </w:rPr>
        <w:t>Comparing the Original CE Values with the Optimized CE Values</w:t>
      </w:r>
    </w:p>
    <w:p w14:paraId="662EA0D3" w14:textId="3796991F" w:rsidR="007A7157" w:rsidRDefault="00256B7C" w:rsidP="00E56D5A">
      <w:pPr>
        <w:keepNext/>
        <w:rPr>
          <w:noProof/>
        </w:rPr>
      </w:pPr>
      <w:r>
        <w:rPr>
          <w:noProof/>
        </w:rPr>
        <w:t xml:space="preserve">At this point, it is interesting to compare where we began – using </w:t>
      </w:r>
      <w:r w:rsidR="003F174A">
        <w:rPr>
          <w:noProof/>
        </w:rPr>
        <w:t xml:space="preserve">SRM transitions and </w:t>
      </w:r>
      <w:r>
        <w:rPr>
          <w:noProof/>
        </w:rPr>
        <w:t xml:space="preserve">CE values from the literature for a Sciex mass spec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or the Waters Xevo</w:t>
      </w:r>
      <w:r w:rsidR="003F174A">
        <w:rPr>
          <w:noProof/>
        </w:rPr>
        <w:t xml:space="preserve"> TQ-S</w:t>
      </w:r>
      <w:r>
        <w:rPr>
          <w:noProof/>
        </w:rPr>
        <w:t>.</w:t>
      </w:r>
    </w:p>
    <w:p w14:paraId="25DCB617" w14:textId="77777777" w:rsidR="003B5AC0" w:rsidRDefault="00256B7C" w:rsidP="003B5AC0">
      <w:pPr>
        <w:pStyle w:val="ListParagraph"/>
        <w:keepNext/>
        <w:numPr>
          <w:ilvl w:val="0"/>
          <w:numId w:val="24"/>
        </w:numPr>
        <w:rPr>
          <w:noProof/>
        </w:rPr>
      </w:pPr>
      <w:r>
        <w:rPr>
          <w:noProof/>
        </w:rPr>
        <w:t>Open the original</w:t>
      </w:r>
      <w:r w:rsidR="003B5AC0">
        <w:rPr>
          <w:noProof/>
        </w:rPr>
        <w:t xml:space="preserve"> (Sciex instrument sourced)</w:t>
      </w:r>
      <w:r>
        <w:rPr>
          <w:noProof/>
        </w:rPr>
        <w:t xml:space="preserve"> transition list </w:t>
      </w:r>
      <w:r w:rsidRPr="003B5AC0">
        <w:rPr>
          <w:b/>
          <w:noProof/>
        </w:rPr>
        <w:t>Energy_TransitionList.</w:t>
      </w:r>
      <w:r w:rsidR="003B5AC0">
        <w:rPr>
          <w:b/>
          <w:noProof/>
        </w:rPr>
        <w:t>csv</w:t>
      </w:r>
      <w:r>
        <w:rPr>
          <w:noProof/>
        </w:rPr>
        <w:t xml:space="preserve"> </w:t>
      </w:r>
      <w:r w:rsidR="003B5AC0">
        <w:rPr>
          <w:noProof/>
        </w:rPr>
        <w:t xml:space="preserve">and the final (Waters TQMS optimized) transition list </w:t>
      </w:r>
      <w:r w:rsidR="003B5AC0" w:rsidRPr="003B5AC0">
        <w:rPr>
          <w:b/>
          <w:noProof/>
        </w:rPr>
        <w:t>TL_CE_Final.csv</w:t>
      </w:r>
      <w:r w:rsidR="003B5AC0">
        <w:rPr>
          <w:noProof/>
        </w:rPr>
        <w:t xml:space="preserve"> in Excel or any other suitable viewer</w:t>
      </w:r>
    </w:p>
    <w:p w14:paraId="1F42585D" w14:textId="77777777" w:rsidR="003B5AC0" w:rsidRDefault="003B5AC0" w:rsidP="003B5AC0">
      <w:pPr>
        <w:pStyle w:val="ListParagraph"/>
        <w:keepNext/>
        <w:numPr>
          <w:ilvl w:val="0"/>
          <w:numId w:val="24"/>
        </w:numPr>
        <w:rPr>
          <w:noProof/>
        </w:rPr>
      </w:pPr>
      <w:r>
        <w:rPr>
          <w:noProof/>
        </w:rPr>
        <w:t xml:space="preserve">Compare the CE values for various values. </w:t>
      </w:r>
      <w:r w:rsidR="009A51E4">
        <w:rPr>
          <w:noProof/>
        </w:rPr>
        <w:t>A couple of</w:t>
      </w:r>
      <w:r>
        <w:rPr>
          <w:noProof/>
        </w:rPr>
        <w:t xml:space="preserve"> points of interest:</w:t>
      </w:r>
    </w:p>
    <w:p w14:paraId="4F44B09D" w14:textId="77777777" w:rsidR="003B5AC0" w:rsidRDefault="003B5AC0" w:rsidP="003B5AC0">
      <w:pPr>
        <w:pStyle w:val="ListParagraph"/>
        <w:keepNext/>
        <w:numPr>
          <w:ilvl w:val="1"/>
          <w:numId w:val="24"/>
        </w:numPr>
        <w:rPr>
          <w:noProof/>
        </w:rPr>
      </w:pPr>
      <w:r>
        <w:rPr>
          <w:noProof/>
        </w:rPr>
        <w:t xml:space="preserve">Interestingly, </w:t>
      </w:r>
      <w:r w:rsidRPr="003B5AC0">
        <w:rPr>
          <w:noProof/>
        </w:rPr>
        <w:t>Acetyl-CoA</w:t>
      </w:r>
      <w:r>
        <w:rPr>
          <w:noProof/>
        </w:rPr>
        <w:t xml:space="preserve"> has the same optimal CE for both the Sciex and Waters instruments</w:t>
      </w:r>
    </w:p>
    <w:p w14:paraId="19386628" w14:textId="77777777" w:rsidR="001B4744" w:rsidRDefault="003B5AC0" w:rsidP="001B4744">
      <w:pPr>
        <w:pStyle w:val="ListParagraph"/>
        <w:keepNext/>
        <w:numPr>
          <w:ilvl w:val="1"/>
          <w:numId w:val="24"/>
        </w:numPr>
        <w:rPr>
          <w:noProof/>
        </w:rPr>
      </w:pPr>
      <w:r>
        <w:rPr>
          <w:noProof/>
        </w:rPr>
        <w:t>Pentose-P has quite different values:  45eV for Sciex and 35eV for Waters</w:t>
      </w:r>
      <w:r w:rsidR="009A51E4">
        <w:rPr>
          <w:noProof/>
        </w:rPr>
        <w:t xml:space="preserve">. </w:t>
      </w:r>
    </w:p>
    <w:p w14:paraId="23B3CE52" w14:textId="77777777" w:rsidR="0051596D" w:rsidRDefault="001B4744" w:rsidP="00CD008C">
      <w:pPr>
        <w:keepNext/>
        <w:rPr>
          <w:noProof/>
        </w:rPr>
      </w:pPr>
      <w:r>
        <w:rPr>
          <w:noProof/>
        </w:rPr>
        <w:t>If we did wish to further optimize CE for Pentose-P</w:t>
      </w:r>
      <w:r w:rsidR="00CD008C">
        <w:rPr>
          <w:noProof/>
        </w:rPr>
        <w:t xml:space="preserve"> (recall that the CE value we identified as optimal was at the edge of the tested range)</w:t>
      </w:r>
      <w:r>
        <w:rPr>
          <w:noProof/>
        </w:rPr>
        <w:t xml:space="preserve">, we could repeat the process using </w:t>
      </w:r>
      <w:r w:rsidR="00CD008C">
        <w:rPr>
          <w:noProof/>
        </w:rPr>
        <w:t xml:space="preserve">the </w:t>
      </w:r>
      <w:r w:rsidR="00CD008C" w:rsidRPr="00E94288">
        <w:rPr>
          <w:bCs/>
          <w:noProof/>
          <w:rPrChange w:id="176" w:author="Nat Brace" w:date="2019-12-16T12:54:00Z">
            <w:rPr>
              <w:b/>
              <w:noProof/>
            </w:rPr>
          </w:rPrChange>
        </w:rPr>
        <w:t>TL_CE_Final.csv</w:t>
      </w:r>
      <w:r>
        <w:rPr>
          <w:noProof/>
        </w:rPr>
        <w:t xml:space="preserve"> scheduled transition list as the starting point for a new round of CE optimization</w:t>
      </w:r>
      <w:r w:rsidR="00CD008C">
        <w:rPr>
          <w:noProof/>
        </w:rPr>
        <w:t>.</w:t>
      </w:r>
      <w:r w:rsidR="007F3DA7">
        <w:rPr>
          <w:noProof/>
        </w:rPr>
        <w:t xml:space="preserve"> </w:t>
      </w:r>
    </w:p>
    <w:p w14:paraId="43FEE5B2" w14:textId="277CFD53" w:rsidR="001B4744" w:rsidRDefault="0051596D" w:rsidP="00CD008C">
      <w:pPr>
        <w:keepNext/>
        <w:rPr>
          <w:noProof/>
        </w:rPr>
      </w:pPr>
      <w:r>
        <w:rPr>
          <w:noProof/>
        </w:rPr>
        <w:t>Note</w:t>
      </w:r>
      <w:r w:rsidR="003F174A">
        <w:rPr>
          <w:noProof/>
        </w:rPr>
        <w:t>s</w:t>
      </w:r>
      <w:r>
        <w:rPr>
          <w:noProof/>
        </w:rPr>
        <w:t xml:space="preserve">: </w:t>
      </w:r>
      <w:r w:rsidR="003F174A">
        <w:rPr>
          <w:noProof/>
        </w:rPr>
        <w:t>As mentioned previously, i</w:t>
      </w:r>
      <w:r w:rsidR="007F3DA7">
        <w:rPr>
          <w:noProof/>
        </w:rPr>
        <w:t xml:space="preserve">n general when performing iterative optimization, it’s good to start with large step values to test a broad range of CE values, </w:t>
      </w:r>
      <w:r>
        <w:rPr>
          <w:noProof/>
        </w:rPr>
        <w:t xml:space="preserve">then move to smaller steps in later iterations to </w:t>
      </w:r>
      <w:r>
        <w:rPr>
          <w:noProof/>
        </w:rPr>
        <w:lastRenderedPageBreak/>
        <w:t>narrow in on the final values.</w:t>
      </w:r>
      <w:r w:rsidR="003F174A">
        <w:rPr>
          <w:noProof/>
        </w:rPr>
        <w:t xml:space="preserve">  When performing CE optimization, if the “</w:t>
      </w:r>
      <w:r w:rsidR="003F174A" w:rsidRPr="009355A9">
        <w:rPr>
          <w:b/>
          <w:noProof/>
        </w:rPr>
        <w:t>Use Optimization Values</w:t>
      </w:r>
      <w:r w:rsidR="003F174A">
        <w:rPr>
          <w:noProof/>
        </w:rPr>
        <w:t xml:space="preserve">” button is checked under </w:t>
      </w:r>
      <w:r w:rsidR="003F174A" w:rsidRPr="009355A9">
        <w:rPr>
          <w:b/>
          <w:noProof/>
        </w:rPr>
        <w:t>Settings</w:t>
      </w:r>
      <w:r w:rsidR="003F174A">
        <w:rPr>
          <w:noProof/>
        </w:rPr>
        <w:t xml:space="preserve"> menu, </w:t>
      </w:r>
      <w:r w:rsidR="003F174A" w:rsidRPr="009355A9">
        <w:rPr>
          <w:b/>
          <w:noProof/>
        </w:rPr>
        <w:t>Transition Settings</w:t>
      </w:r>
      <w:r w:rsidR="003F174A">
        <w:rPr>
          <w:noProof/>
        </w:rPr>
        <w:t xml:space="preserve">, </w:t>
      </w:r>
      <w:r w:rsidR="003F174A" w:rsidRPr="009355A9">
        <w:rPr>
          <w:b/>
          <w:noProof/>
        </w:rPr>
        <w:t>Prediction</w:t>
      </w:r>
      <w:r w:rsidR="003F174A">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t>Conclusion</w:t>
      </w:r>
    </w:p>
    <w:p w14:paraId="4647625E" w14:textId="588DB373" w:rsid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377E88">
        <w:rPr>
          <w:i/>
          <w:iCs/>
          <w:rPrChange w:id="177" w:author="Nat Brace" w:date="2019-12-16T12:40:00Z">
            <w:rPr/>
          </w:rPrChange>
        </w:rPr>
        <w:t>m/z</w:t>
      </w:r>
      <w:r w:rsidR="003F174A">
        <w:t xml:space="preserve">, </w:t>
      </w:r>
      <w:r w:rsidR="00A11390">
        <w:t xml:space="preserve">product ion </w:t>
      </w:r>
      <w:r w:rsidR="00A11390" w:rsidRPr="00377E88">
        <w:rPr>
          <w:i/>
          <w:iCs/>
          <w:rPrChange w:id="178" w:author="Nat Brace" w:date="2019-12-16T12:40:00Z">
            <w:rPr/>
          </w:rPrChange>
        </w:rPr>
        <w:t>m/z</w:t>
      </w:r>
      <w:r w:rsidR="003F174A">
        <w:t>, and collision energy</w:t>
      </w:r>
      <w:r w:rsidR="00A11390">
        <w:t xml:space="preserve"> values</w:t>
      </w:r>
      <w:r w:rsidR="003F174A">
        <w:t>, from a literature citation</w:t>
      </w:r>
      <w:r w:rsidR="00A11390">
        <w:t>. You</w:t>
      </w:r>
      <w:r w:rsidR="003F174A">
        <w:t xml:space="preserve"> performed retention time scheduling and collision energy optimization for small molecules by importing</w:t>
      </w:r>
      <w:r w:rsidR="00A11390">
        <w:t xml:space="preserve"> a multi-replicate data set </w:t>
      </w:r>
      <w:r w:rsidR="003F174A">
        <w:t xml:space="preserve">from a Waters </w:t>
      </w:r>
      <w:proofErr w:type="spellStart"/>
      <w:r w:rsidR="003F174A">
        <w:t>Xevo</w:t>
      </w:r>
      <w:proofErr w:type="spellEnd"/>
      <w:r w:rsidR="003F174A">
        <w:t xml:space="preserve"> TQ-S</w:t>
      </w:r>
      <w:r w:rsidR="00553FAD">
        <w:t xml:space="preserve"> using initial CE </w:t>
      </w:r>
      <w:r w:rsidR="003F174A">
        <w:t xml:space="preserve">values from a </w:t>
      </w:r>
      <w:proofErr w:type="spellStart"/>
      <w:r w:rsidR="003F174A">
        <w:t>Sciex</w:t>
      </w:r>
      <w:proofErr w:type="spellEnd"/>
      <w:r w:rsidR="003F174A">
        <w:t xml:space="preserve"> triple quad.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p w14:paraId="3B958DCF" w14:textId="77777777" w:rsidR="00BB1DC2" w:rsidRPr="00394DFD" w:rsidRDefault="00BB1DC2" w:rsidP="00394DFD"/>
    <w:sectPr w:rsidR="00BB1DC2" w:rsidRPr="00394DFD" w:rsidSect="003051C2">
      <w:footerReference w:type="default" r:id="rId68"/>
      <w:type w:val="evenPag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Nat Brace" w:date="2019-10-15T15:26:00Z" w:initials="NB">
    <w:p w14:paraId="0004B2BD" w14:textId="0C59BFD5" w:rsidR="0046780E" w:rsidRDefault="0046780E">
      <w:pPr>
        <w:pStyle w:val="CommentText"/>
      </w:pPr>
      <w:r>
        <w:rPr>
          <w:rStyle w:val="CommentReference"/>
        </w:rPr>
        <w:annotationRef/>
      </w:r>
      <w:r>
        <w:t xml:space="preserve">This shot is made manually by doing a whole screen capture to get the tool tip as well. </w:t>
      </w:r>
    </w:p>
  </w:comment>
  <w:comment w:id="85" w:author="Nat Brace" w:date="2019-10-11T12:34:00Z" w:initials="NB">
    <w:p w14:paraId="3BCEADC4" w14:textId="12E268AF" w:rsidR="00076D88" w:rsidRDefault="00076D88">
      <w:pPr>
        <w:pStyle w:val="CommentText"/>
      </w:pPr>
      <w:r>
        <w:rPr>
          <w:rStyle w:val="CommentReference"/>
        </w:rPr>
        <w:annotationRef/>
      </w:r>
      <w:r>
        <w:t>Rescaled from test</w:t>
      </w:r>
    </w:p>
  </w:comment>
  <w:comment w:id="89" w:author="Nat Brace" w:date="2019-10-11T12:34:00Z" w:initials="NB">
    <w:p w14:paraId="12D6C490" w14:textId="6468BB6D" w:rsidR="00076D88" w:rsidRDefault="00076D88">
      <w:pPr>
        <w:pStyle w:val="CommentText"/>
      </w:pPr>
      <w:r>
        <w:rPr>
          <w:rStyle w:val="CommentReference"/>
        </w:rPr>
        <w:annotationRef/>
      </w:r>
      <w:r>
        <w:t xml:space="preserve"> Lots of rescaling from test</w:t>
      </w:r>
    </w:p>
  </w:comment>
  <w:comment w:id="90" w:author="Nat Brace" w:date="2019-10-11T12:36:00Z" w:initials="NB">
    <w:p w14:paraId="168AB8F0" w14:textId="3E4BF0F7" w:rsidR="00076D88" w:rsidRDefault="00076D88">
      <w:pPr>
        <w:pStyle w:val="CommentText"/>
      </w:pPr>
      <w:r>
        <w:rPr>
          <w:rStyle w:val="CommentReference"/>
        </w:rPr>
        <w:annotationRef/>
      </w:r>
      <w:r>
        <w:t>Y scales in lower graphs needed scaling from test</w:t>
      </w:r>
    </w:p>
  </w:comment>
  <w:comment w:id="103" w:author="Nat Brace" w:date="2019-10-15T15:37:00Z" w:initials="NB">
    <w:p w14:paraId="65E0A28C" w14:textId="7140D50C" w:rsidR="00056635" w:rsidRDefault="00056635">
      <w:pPr>
        <w:pStyle w:val="CommentText"/>
      </w:pPr>
      <w:r>
        <w:rPr>
          <w:rStyle w:val="CommentReference"/>
        </w:rPr>
        <w:annotationRef/>
      </w:r>
      <w:r w:rsidR="000F6107">
        <w:t>Test brings up the Library tab</w:t>
      </w:r>
      <w:r w:rsidR="008410B1">
        <w:t xml:space="preserve"> instead of the Prediction tab</w:t>
      </w:r>
    </w:p>
  </w:comment>
  <w:comment w:id="126" w:author="Nat Brace" w:date="2019-10-11T12:38:00Z" w:initials="NB">
    <w:p w14:paraId="026812E5" w14:textId="2B25F1B2" w:rsidR="00076D88" w:rsidRDefault="00076D88">
      <w:pPr>
        <w:pStyle w:val="CommentText"/>
      </w:pPr>
      <w:r>
        <w:rPr>
          <w:rStyle w:val="CommentReference"/>
        </w:rPr>
        <w:annotationRef/>
      </w:r>
      <w:r>
        <w:t>Needed lots of scaling from test</w:t>
      </w:r>
    </w:p>
  </w:comment>
  <w:comment w:id="135" w:author="Nat Brace" w:date="2019-10-11T12:39:00Z" w:initials="NB">
    <w:p w14:paraId="69B60C28" w14:textId="23FF0BD9" w:rsidR="00076D88" w:rsidRDefault="00076D88">
      <w:pPr>
        <w:pStyle w:val="CommentText"/>
      </w:pPr>
      <w:r>
        <w:rPr>
          <w:rStyle w:val="CommentReference"/>
        </w:rPr>
        <w:annotationRef/>
      </w:r>
      <w:r>
        <w:t>Test showed</w:t>
      </w:r>
      <w:r w:rsidR="00AD7175">
        <w:t xml:space="preserve"> Prediction</w:t>
      </w:r>
      <w:r>
        <w:t xml:space="preserve"> not quant tab</w:t>
      </w:r>
    </w:p>
  </w:comment>
  <w:comment w:id="156" w:author="Nat Brace" w:date="2019-10-11T12:41:00Z" w:initials="NB">
    <w:p w14:paraId="46E1A535" w14:textId="086DD2E9" w:rsidR="007B615B" w:rsidRDefault="007B615B">
      <w:pPr>
        <w:pStyle w:val="CommentText"/>
      </w:pPr>
      <w:r>
        <w:rPr>
          <w:rStyle w:val="CommentReference"/>
        </w:rPr>
        <w:annotationRef/>
      </w:r>
      <w:r>
        <w:t xml:space="preserve">Test shows Import Results Files dialog – need to move it out of the way to get this screen cap. </w:t>
      </w:r>
    </w:p>
  </w:comment>
  <w:comment w:id="160" w:author="Nat Brace" w:date="2019-10-11T12:26:00Z" w:initials="NB">
    <w:p w14:paraId="03B65E74" w14:textId="448A3F0B" w:rsidR="00080924" w:rsidRDefault="00080924">
      <w:pPr>
        <w:pStyle w:val="CommentText"/>
      </w:pPr>
      <w:r>
        <w:rPr>
          <w:rStyle w:val="CommentReference"/>
        </w:rPr>
        <w:annotationRef/>
      </w:r>
      <w:r>
        <w:t>Test does not produce this. Rep comparison and bottom table empty</w:t>
      </w:r>
    </w:p>
  </w:comment>
  <w:comment w:id="161" w:author="Nat Brace" w:date="2019-10-11T12:27:00Z" w:initials="NB">
    <w:p w14:paraId="06A16E01" w14:textId="643477E9" w:rsidR="00080924" w:rsidRDefault="00080924">
      <w:pPr>
        <w:pStyle w:val="CommentText"/>
      </w:pPr>
      <w:r>
        <w:rPr>
          <w:rStyle w:val="CommentReference"/>
        </w:rPr>
        <w:annotationRef/>
      </w:r>
      <w:r>
        <w:t xml:space="preserve">Test doesn’t produce this.  CE </w:t>
      </w:r>
      <w:r>
        <w:t>Opt window at bottom empty</w:t>
      </w:r>
    </w:p>
  </w:comment>
  <w:comment w:id="162" w:author="Nat Brace" w:date="2019-10-11T12:28:00Z" w:initials="NB">
    <w:p w14:paraId="651BA3E0" w14:textId="77777777" w:rsidR="008410B1" w:rsidRDefault="00080924" w:rsidP="00080924">
      <w:pPr>
        <w:pStyle w:val="CommentText"/>
      </w:pPr>
      <w:r>
        <w:rPr>
          <w:rStyle w:val="CommentReference"/>
        </w:rPr>
        <w:annotationRef/>
      </w:r>
      <w:r>
        <w:t xml:space="preserve">Test doesn’t produce this.  </w:t>
      </w:r>
      <w:r w:rsidR="008410B1">
        <w:t xml:space="preserve">Seems to jump ahead to the next graphic Pentose-P </w:t>
      </w:r>
    </w:p>
    <w:p w14:paraId="463145E7" w14:textId="77777777" w:rsidR="008410B1" w:rsidRDefault="008410B1" w:rsidP="00080924">
      <w:pPr>
        <w:pStyle w:val="CommentText"/>
      </w:pPr>
    </w:p>
    <w:p w14:paraId="73E69BF1" w14:textId="37291313" w:rsidR="00080924" w:rsidRDefault="008410B1" w:rsidP="00080924">
      <w:pPr>
        <w:pStyle w:val="CommentText"/>
      </w:pPr>
      <w:r>
        <w:t xml:space="preserve">In any case, </w:t>
      </w:r>
      <w:r w:rsidR="00080924">
        <w:t xml:space="preserve">CE </w:t>
      </w:r>
      <w:r w:rsidR="00080924">
        <w:t>Opt window at bottom empty</w:t>
      </w:r>
    </w:p>
    <w:p w14:paraId="6F6051B7" w14:textId="4325E07C" w:rsidR="00080924" w:rsidRDefault="00080924">
      <w:pPr>
        <w:pStyle w:val="CommentText"/>
      </w:pPr>
    </w:p>
  </w:comment>
  <w:comment w:id="163" w:author="Nat Brace" w:date="2019-10-11T12:43:00Z" w:initials="NB">
    <w:p w14:paraId="7C3D8AFD" w14:textId="77777777" w:rsidR="007B615B" w:rsidRDefault="007B615B" w:rsidP="007B615B">
      <w:pPr>
        <w:pStyle w:val="CommentText"/>
      </w:pPr>
      <w:r>
        <w:rPr>
          <w:rStyle w:val="CommentReference"/>
        </w:rPr>
        <w:annotationRef/>
      </w:r>
      <w:r>
        <w:t xml:space="preserve">Test doesn’t produce this.  CE </w:t>
      </w:r>
      <w:r>
        <w:t>Opt window at bottom empty</w:t>
      </w:r>
    </w:p>
    <w:p w14:paraId="05FE454E" w14:textId="06B581B4" w:rsidR="007B615B" w:rsidRDefault="007B615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4B2BD" w15:done="0"/>
  <w15:commentEx w15:paraId="3BCEADC4" w15:done="0"/>
  <w15:commentEx w15:paraId="12D6C490" w15:done="0"/>
  <w15:commentEx w15:paraId="168AB8F0" w15:paraIdParent="12D6C490" w15:done="0"/>
  <w15:commentEx w15:paraId="65E0A28C" w15:done="0"/>
  <w15:commentEx w15:paraId="026812E5" w15:done="0"/>
  <w15:commentEx w15:paraId="69B60C28" w15:done="0"/>
  <w15:commentEx w15:paraId="46E1A535" w15:done="0"/>
  <w15:commentEx w15:paraId="03B65E74" w15:done="0"/>
  <w15:commentEx w15:paraId="06A16E01" w15:done="0"/>
  <w15:commentEx w15:paraId="6F6051B7" w15:done="0"/>
  <w15:commentEx w15:paraId="05FE45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4B2BD" w16cid:durableId="2150638C"/>
  <w16cid:commentId w16cid:paraId="3BCEADC4" w16cid:durableId="214AF544"/>
  <w16cid:commentId w16cid:paraId="12D6C490" w16cid:durableId="214AF567"/>
  <w16cid:commentId w16cid:paraId="168AB8F0" w16cid:durableId="214AF5C8"/>
  <w16cid:commentId w16cid:paraId="65E0A28C" w16cid:durableId="21506627"/>
  <w16cid:commentId w16cid:paraId="026812E5" w16cid:durableId="214AF65F"/>
  <w16cid:commentId w16cid:paraId="69B60C28" w16cid:durableId="214AF687"/>
  <w16cid:commentId w16cid:paraId="46E1A535" w16cid:durableId="214AF6ED"/>
  <w16cid:commentId w16cid:paraId="03B65E74" w16cid:durableId="214AF373"/>
  <w16cid:commentId w16cid:paraId="06A16E01" w16cid:durableId="214AF3B5"/>
  <w16cid:commentId w16cid:paraId="6F6051B7" w16cid:durableId="214AF409"/>
  <w16cid:commentId w16cid:paraId="05FE454E" w16cid:durableId="214AF7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0ED31" w14:textId="77777777" w:rsidR="008C7A4C" w:rsidRDefault="008C7A4C" w:rsidP="00F726CD">
      <w:pPr>
        <w:spacing w:after="0" w:line="240" w:lineRule="auto"/>
      </w:pPr>
      <w:r>
        <w:separator/>
      </w:r>
    </w:p>
  </w:endnote>
  <w:endnote w:type="continuationSeparator" w:id="0">
    <w:p w14:paraId="59ED9927" w14:textId="77777777" w:rsidR="008C7A4C" w:rsidRDefault="008C7A4C"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88E6B" w14:textId="4CFCC8A1" w:rsidR="00795798" w:rsidRDefault="00795798">
    <w:pPr>
      <w:pStyle w:val="Footer"/>
      <w:jc w:val="center"/>
    </w:pPr>
    <w:r>
      <w:fldChar w:fldCharType="begin"/>
    </w:r>
    <w:r>
      <w:instrText xml:space="preserve"> PAGE   \* MERGEFORMAT </w:instrText>
    </w:r>
    <w:r>
      <w:fldChar w:fldCharType="separate"/>
    </w:r>
    <w:r w:rsidR="00BA7143">
      <w:rPr>
        <w:noProof/>
      </w:rPr>
      <w:t>3</w:t>
    </w:r>
    <w:r>
      <w:fldChar w:fldCharType="end"/>
    </w:r>
  </w:p>
  <w:p w14:paraId="5BEC659A" w14:textId="77777777" w:rsidR="00795798" w:rsidRDefault="007957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52ACD" w14:textId="77777777" w:rsidR="008C7A4C" w:rsidRDefault="008C7A4C" w:rsidP="00F726CD">
      <w:pPr>
        <w:spacing w:after="0" w:line="240" w:lineRule="auto"/>
      </w:pPr>
      <w:r>
        <w:separator/>
      </w:r>
    </w:p>
  </w:footnote>
  <w:footnote w:type="continuationSeparator" w:id="0">
    <w:p w14:paraId="5EE81437" w14:textId="77777777" w:rsidR="008C7A4C" w:rsidRDefault="008C7A4C"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7D64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AB3EED4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31013C"/>
    <w:multiLevelType w:val="hybridMultilevel"/>
    <w:tmpl w:val="2E7A7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1A5D61"/>
    <w:multiLevelType w:val="hybridMultilevel"/>
    <w:tmpl w:val="EE720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14"/>
  </w:num>
  <w:num w:numId="3">
    <w:abstractNumId w:val="17"/>
  </w:num>
  <w:num w:numId="4">
    <w:abstractNumId w:val="19"/>
  </w:num>
  <w:num w:numId="5">
    <w:abstractNumId w:val="2"/>
  </w:num>
  <w:num w:numId="6">
    <w:abstractNumId w:val="8"/>
  </w:num>
  <w:num w:numId="7">
    <w:abstractNumId w:val="12"/>
  </w:num>
  <w:num w:numId="8">
    <w:abstractNumId w:val="16"/>
  </w:num>
  <w:num w:numId="9">
    <w:abstractNumId w:val="22"/>
  </w:num>
  <w:num w:numId="10">
    <w:abstractNumId w:val="13"/>
  </w:num>
  <w:num w:numId="11">
    <w:abstractNumId w:val="5"/>
  </w:num>
  <w:num w:numId="12">
    <w:abstractNumId w:val="3"/>
  </w:num>
  <w:num w:numId="13">
    <w:abstractNumId w:val="20"/>
  </w:num>
  <w:num w:numId="14">
    <w:abstractNumId w:val="21"/>
  </w:num>
  <w:num w:numId="15">
    <w:abstractNumId w:val="18"/>
  </w:num>
  <w:num w:numId="16">
    <w:abstractNumId w:val="7"/>
  </w:num>
  <w:num w:numId="17">
    <w:abstractNumId w:val="4"/>
  </w:num>
  <w:num w:numId="18">
    <w:abstractNumId w:val="24"/>
  </w:num>
  <w:num w:numId="19">
    <w:abstractNumId w:val="11"/>
  </w:num>
  <w:num w:numId="20">
    <w:abstractNumId w:val="1"/>
  </w:num>
  <w:num w:numId="21">
    <w:abstractNumId w:val="6"/>
  </w:num>
  <w:num w:numId="22">
    <w:abstractNumId w:val="10"/>
  </w:num>
  <w:num w:numId="23">
    <w:abstractNumId w:val="25"/>
  </w:num>
  <w:num w:numId="24">
    <w:abstractNumId w:val="15"/>
  </w:num>
  <w:num w:numId="25">
    <w:abstractNumId w:val="26"/>
  </w:num>
  <w:num w:numId="26">
    <w:abstractNumId w:val="0"/>
  </w:num>
  <w:num w:numId="27">
    <w:abstractNumId w:val="23"/>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 Brace">
    <w15:presenceInfo w15:providerId="Windows Live" w15:userId="626e339747d96c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617B"/>
    <w:rsid w:val="00040C5F"/>
    <w:rsid w:val="00041991"/>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4159"/>
    <w:rsid w:val="000E5E28"/>
    <w:rsid w:val="000E7D35"/>
    <w:rsid w:val="000E7F4A"/>
    <w:rsid w:val="000F0530"/>
    <w:rsid w:val="000F0EB0"/>
    <w:rsid w:val="000F2F83"/>
    <w:rsid w:val="000F3225"/>
    <w:rsid w:val="000F4ED7"/>
    <w:rsid w:val="000F6107"/>
    <w:rsid w:val="001003D1"/>
    <w:rsid w:val="0010065A"/>
    <w:rsid w:val="00100948"/>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187"/>
    <w:rsid w:val="00162F73"/>
    <w:rsid w:val="00163B4D"/>
    <w:rsid w:val="00163B9B"/>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AC4"/>
    <w:rsid w:val="001C0F87"/>
    <w:rsid w:val="001C34D2"/>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2F4DA5"/>
    <w:rsid w:val="00302921"/>
    <w:rsid w:val="00302FED"/>
    <w:rsid w:val="00303816"/>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AA5"/>
    <w:rsid w:val="00385C26"/>
    <w:rsid w:val="00386150"/>
    <w:rsid w:val="00387FA2"/>
    <w:rsid w:val="003903EE"/>
    <w:rsid w:val="00390EBB"/>
    <w:rsid w:val="0039196D"/>
    <w:rsid w:val="00391EB7"/>
    <w:rsid w:val="003934F8"/>
    <w:rsid w:val="00393FB2"/>
    <w:rsid w:val="003942DA"/>
    <w:rsid w:val="00394DFD"/>
    <w:rsid w:val="00397AB8"/>
    <w:rsid w:val="003A018F"/>
    <w:rsid w:val="003A0208"/>
    <w:rsid w:val="003A02DF"/>
    <w:rsid w:val="003A08DE"/>
    <w:rsid w:val="003A2465"/>
    <w:rsid w:val="003A3CD1"/>
    <w:rsid w:val="003A446D"/>
    <w:rsid w:val="003A5B38"/>
    <w:rsid w:val="003A643A"/>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60D8"/>
    <w:rsid w:val="003C686F"/>
    <w:rsid w:val="003C6A3A"/>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07109"/>
    <w:rsid w:val="00514D52"/>
    <w:rsid w:val="005153E9"/>
    <w:rsid w:val="0051596D"/>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60FA"/>
    <w:rsid w:val="00591708"/>
    <w:rsid w:val="005937C6"/>
    <w:rsid w:val="005951E9"/>
    <w:rsid w:val="005961C9"/>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3F21"/>
    <w:rsid w:val="006166FA"/>
    <w:rsid w:val="00617050"/>
    <w:rsid w:val="00617491"/>
    <w:rsid w:val="0061766E"/>
    <w:rsid w:val="00617AF6"/>
    <w:rsid w:val="00622E8A"/>
    <w:rsid w:val="00623AAF"/>
    <w:rsid w:val="0062599D"/>
    <w:rsid w:val="0062657C"/>
    <w:rsid w:val="006277E7"/>
    <w:rsid w:val="0063120F"/>
    <w:rsid w:val="00632F85"/>
    <w:rsid w:val="00632FBF"/>
    <w:rsid w:val="006331A9"/>
    <w:rsid w:val="00634D8D"/>
    <w:rsid w:val="00635426"/>
    <w:rsid w:val="00637D63"/>
    <w:rsid w:val="00640ECE"/>
    <w:rsid w:val="00642FEA"/>
    <w:rsid w:val="00643708"/>
    <w:rsid w:val="00645090"/>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7DC6"/>
    <w:rsid w:val="00690642"/>
    <w:rsid w:val="0069216C"/>
    <w:rsid w:val="006926F7"/>
    <w:rsid w:val="00694119"/>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4608"/>
    <w:rsid w:val="007849CE"/>
    <w:rsid w:val="007861CF"/>
    <w:rsid w:val="0078713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39C"/>
    <w:rsid w:val="00A136E1"/>
    <w:rsid w:val="00A14C4E"/>
    <w:rsid w:val="00A17F78"/>
    <w:rsid w:val="00A26920"/>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530"/>
    <w:rsid w:val="00A977E6"/>
    <w:rsid w:val="00AA053E"/>
    <w:rsid w:val="00AA2FDA"/>
    <w:rsid w:val="00AA5AF7"/>
    <w:rsid w:val="00AB0A78"/>
    <w:rsid w:val="00AB25BB"/>
    <w:rsid w:val="00AB2CB6"/>
    <w:rsid w:val="00AB61CF"/>
    <w:rsid w:val="00AB645E"/>
    <w:rsid w:val="00AB6C3C"/>
    <w:rsid w:val="00AB769D"/>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4F1A"/>
    <w:rsid w:val="00AE67A0"/>
    <w:rsid w:val="00AF164C"/>
    <w:rsid w:val="00AF1759"/>
    <w:rsid w:val="00AF17F0"/>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367AC"/>
    <w:rsid w:val="00B41C87"/>
    <w:rsid w:val="00B42030"/>
    <w:rsid w:val="00B4246A"/>
    <w:rsid w:val="00B44A75"/>
    <w:rsid w:val="00B457A8"/>
    <w:rsid w:val="00B47EDE"/>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7F3"/>
    <w:rsid w:val="00D06A09"/>
    <w:rsid w:val="00D1209A"/>
    <w:rsid w:val="00D12F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1EBE"/>
    <w:rsid w:val="00E229DD"/>
    <w:rsid w:val="00E23B2A"/>
    <w:rsid w:val="00E23FBD"/>
    <w:rsid w:val="00E24A3D"/>
    <w:rsid w:val="00E254A7"/>
    <w:rsid w:val="00E25613"/>
    <w:rsid w:val="00E26EFE"/>
    <w:rsid w:val="00E31D06"/>
    <w:rsid w:val="00E350BF"/>
    <w:rsid w:val="00E35660"/>
    <w:rsid w:val="00E3705E"/>
    <w:rsid w:val="00E37E86"/>
    <w:rsid w:val="00E406C1"/>
    <w:rsid w:val="00E445FF"/>
    <w:rsid w:val="00E45B2F"/>
    <w:rsid w:val="00E45EC6"/>
    <w:rsid w:val="00E47050"/>
    <w:rsid w:val="00E470B9"/>
    <w:rsid w:val="00E4744A"/>
    <w:rsid w:val="00E5121B"/>
    <w:rsid w:val="00E531A0"/>
    <w:rsid w:val="00E56C57"/>
    <w:rsid w:val="00E56D5A"/>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A43"/>
    <w:rsid w:val="00EC0EBF"/>
    <w:rsid w:val="00EC2A9F"/>
    <w:rsid w:val="00EC4301"/>
    <w:rsid w:val="00EC5117"/>
    <w:rsid w:val="00EC6818"/>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40B10"/>
    <w:rsid w:val="00F416FD"/>
    <w:rsid w:val="00F41EFD"/>
    <w:rsid w:val="00F42B15"/>
    <w:rsid w:val="00F436B6"/>
    <w:rsid w:val="00F466E7"/>
    <w:rsid w:val="00F4774E"/>
    <w:rsid w:val="00F52E6C"/>
    <w:rsid w:val="00F54394"/>
    <w:rsid w:val="00F61953"/>
    <w:rsid w:val="00F61C03"/>
    <w:rsid w:val="00F64B7C"/>
    <w:rsid w:val="00F65A23"/>
    <w:rsid w:val="00F6618D"/>
    <w:rsid w:val="00F670B3"/>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hyperlink" Target="https://skyline.ms/project/home/software/Skyline/events/2017%20Webinars/Webinar%2016/begin.view?"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hyperlink" Target="https://www.ncbi.nlm.nih.gov/pubmed/28050903"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2F186-951E-420B-8AA8-84BEBC075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TotalTime>
  <Pages>53</Pages>
  <Words>3488</Words>
  <Characters>19884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23326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Nat Brace</cp:lastModifiedBy>
  <cp:revision>21</cp:revision>
  <cp:lastPrinted>2013-11-01T17:12:00Z</cp:lastPrinted>
  <dcterms:created xsi:type="dcterms:W3CDTF">2018-04-12T17:10:00Z</dcterms:created>
  <dcterms:modified xsi:type="dcterms:W3CDTF">2020-01-31T00:00:00Z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