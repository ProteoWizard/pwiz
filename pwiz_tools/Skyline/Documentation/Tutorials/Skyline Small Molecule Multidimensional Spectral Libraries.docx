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E273B" w14:textId="488D5C10" w:rsidR="00B1645B" w:rsidRDefault="00C87315" w:rsidP="00B42030">
      <w:pPr>
        <w:pStyle w:val="Title"/>
      </w:pPr>
      <w:r>
        <w:t xml:space="preserve">Skyline Small Molecule </w:t>
      </w:r>
      <w:r w:rsidR="00FE1CC9">
        <w:t>Multidimensional Spectral Libraries</w:t>
      </w:r>
    </w:p>
    <w:p w14:paraId="401C69E5" w14:textId="5E6F8F84" w:rsidR="00252779" w:rsidRDefault="00FF5E06" w:rsidP="00B42030">
      <w:r>
        <w:t xml:space="preserve">In this tutorial, you will learn how to utilize spectral libraries and drift time filtering for analysis of complex ion mobility spectrometry-mass spectrometry (IMS-MS) small molecule data. </w:t>
      </w:r>
      <w:r w:rsidR="000B4CE2">
        <w:t xml:space="preserve">The IMS-MS capabilities are compatible for platforms were collision cross section (CCS) values are calculated such as DTIMS, TIMS, and TWIMS instruments. </w:t>
      </w:r>
      <w:r>
        <w:t xml:space="preserve">A spectral library containing </w:t>
      </w:r>
      <w:r w:rsidRPr="00FF5E06">
        <w:rPr>
          <w:i/>
        </w:rPr>
        <w:t>m/z</w:t>
      </w:r>
      <w:r>
        <w:t>, retention time, fragmentation, and ion mobility information for a set of lipids in fruit fly samples will be explored and added to the Skyline document. The CCS values for each molecule can then be used to increase the selectivity of precursor and fragment extracted ion chromatograms above what can be realized by high mass resolution alone, thereby reducing interference from other ions.</w:t>
      </w:r>
    </w:p>
    <w:p w14:paraId="73BCF295" w14:textId="77777777" w:rsidR="00FF5E06" w:rsidRDefault="00FF5E06" w:rsidP="00FF5E06">
      <w:r>
        <w:t xml:space="preserve">In this more advanced tutorial, some familiarity with Skyline is assumed.  If you are not familiar with Skyline, you should first work through some of the introductory tutorials at  </w:t>
      </w:r>
    </w:p>
    <w:p w14:paraId="32B33198" w14:textId="77777777" w:rsidR="00FF5E06" w:rsidRDefault="009F631F"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0" w:name="OLE_LINK1"/>
    <w:bookmarkStart w:id="1" w:name="OLE_LINK2"/>
    <w:p w14:paraId="07415541" w14:textId="6C0D2CE2" w:rsidR="00C87315" w:rsidRPr="00196B89" w:rsidRDefault="00850105" w:rsidP="00252779">
      <w:pPr>
        <w:rPr>
          <w:color w:val="FF0000"/>
        </w:rPr>
      </w:pPr>
      <w:ins w:id="2" w:author="Brian Pratt" w:date="2020-09-03T10:26:00Z">
        <w:r>
          <w:fldChar w:fldCharType="begin"/>
        </w:r>
        <w:r>
          <w:instrText xml:space="preserve"> HYPERLINK "https://skyline.ms/tutorials/SmallMoleculeLibraries.zip" </w:instrText>
        </w:r>
        <w:r>
          <w:fldChar w:fldCharType="separate"/>
        </w:r>
        <w:del w:id="3" w:author="Brian Pratt" w:date="2020-09-03T10:25:00Z">
          <w:r w:rsidR="00C87315" w:rsidRPr="00850105" w:rsidDel="00850105">
            <w:rPr>
              <w:rStyle w:val="Hyperlink"/>
              <w:rPrChange w:id="4" w:author="Brian Pratt" w:date="2020-09-03T10:26:00Z">
                <w:rPr>
                  <w:color w:val="FF0000"/>
                </w:rPr>
              </w:rPrChange>
            </w:rPr>
            <w:delText>Zip file</w:delText>
          </w:r>
        </w:del>
        <w:r w:rsidRPr="00850105">
          <w:rPr>
            <w:rStyle w:val="Hyperlink"/>
            <w:rPrChange w:id="5" w:author="Brian Pratt" w:date="2020-09-03T10:26:00Z">
              <w:rPr>
                <w:color w:val="FF0000"/>
              </w:rPr>
            </w:rPrChange>
          </w:rPr>
          <w:t>https://skyline.ms/tutorials/</w:t>
        </w:r>
        <w:r w:rsidRPr="00850105">
          <w:rPr>
            <w:rStyle w:val="Hyperlink"/>
            <w:rPrChange w:id="6" w:author="Brian Pratt" w:date="2020-09-03T10:26:00Z">
              <w:rPr/>
            </w:rPrChange>
          </w:rPr>
          <w:t>SmallMoleculeLibraries.zip</w:t>
        </w:r>
        <w:r>
          <w:fldChar w:fldCharType="end"/>
        </w:r>
      </w:ins>
    </w:p>
    <w:bookmarkEnd w:id="0"/>
    <w:bookmarkEnd w:id="1"/>
    <w:p w14:paraId="2012AA4B" w14:textId="77777777" w:rsidR="00850105" w:rsidRDefault="00850105" w:rsidP="00252779">
      <w:pPr>
        <w:rPr>
          <w:ins w:id="7" w:author="Brian Pratt" w:date="2020-09-03T10:28:00Z"/>
        </w:rPr>
      </w:pPr>
      <w:moveToRangeStart w:id="8" w:author="Brian Pratt" w:date="2020-09-03T10:28:00Z" w:name="move50021296"/>
      <w:moveTo w:id="9" w:author="Brian Pratt" w:date="2020-09-03T10:28:00Z">
        <w:r>
          <w:t>There is a total of over 2 GB of data, so downloading may take a while.</w:t>
        </w:r>
      </w:moveTo>
      <w:moveToRangeEnd w:id="8"/>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C86BB5F" w14:textId="5D33328D" w:rsidR="00196B89" w:rsidDel="00850105" w:rsidRDefault="00196B89">
      <w:pPr>
        <w:rPr>
          <w:del w:id="10" w:author="Brian Pratt" w:date="2020-09-03T10:27:00Z"/>
        </w:rPr>
      </w:pPr>
      <w:r>
        <w:t>It will contain the Skyline file</w:t>
      </w:r>
      <w:r w:rsidR="0070354B">
        <w:t xml:space="preserve">s necessary for this tutorial. </w:t>
      </w:r>
      <w:del w:id="11" w:author="Brian Pratt" w:date="2020-09-03T10:27:00Z">
        <w:r w:rsidDel="00850105">
          <w:delText>In addition to these files, you will need to download two Agilent mass spec raw data files from the following links:</w:delText>
        </w:r>
      </w:del>
    </w:p>
    <w:p w14:paraId="45171722" w14:textId="714CA01A" w:rsidR="00196B89" w:rsidRPr="00E84482" w:rsidDel="00850105" w:rsidRDefault="00196B89">
      <w:pPr>
        <w:rPr>
          <w:del w:id="12" w:author="Brian Pratt" w:date="2020-09-03T10:27:00Z"/>
          <w:color w:val="FF0000"/>
        </w:rPr>
      </w:pPr>
      <w:del w:id="13" w:author="Brian Pratt" w:date="2020-09-03T10:27:00Z">
        <w:r w:rsidRPr="00E84482" w:rsidDel="00850105">
          <w:rPr>
            <w:color w:val="FF0000"/>
          </w:rPr>
          <w:delText>.d file 1</w:delText>
        </w:r>
        <w:r w:rsidRPr="00E84482" w:rsidDel="00850105">
          <w:rPr>
            <w:color w:val="FF0000"/>
          </w:rPr>
          <w:br/>
          <w:delText>.d file 2</w:delText>
        </w:r>
      </w:del>
    </w:p>
    <w:p w14:paraId="2F12B8B2" w14:textId="7965049F" w:rsidR="00196B89" w:rsidRDefault="0075465B">
      <w:moveFromRangeStart w:id="14" w:author="Brian Pratt" w:date="2020-09-03T10:28:00Z" w:name="move50021296"/>
      <w:moveFrom w:id="15" w:author="Brian Pratt" w:date="2020-09-03T10:28:00Z">
        <w:r w:rsidDel="00850105">
          <w:t>Th</w:t>
        </w:r>
        <w:r w:rsidR="00205977" w:rsidDel="00850105">
          <w:t>ere</w:t>
        </w:r>
        <w:r w:rsidDel="00850105">
          <w:t xml:space="preserve"> is a total of </w:t>
        </w:r>
        <w:r w:rsidR="00E84482" w:rsidDel="00850105">
          <w:t>over 2</w:t>
        </w:r>
        <w:r w:rsidDel="00850105">
          <w:t xml:space="preserve"> GB of data, so downloading may take a while. </w:t>
        </w:r>
      </w:moveFrom>
      <w:moveFromRangeEnd w:id="14"/>
      <w:del w:id="16" w:author="Brian Pratt" w:date="2020-09-03T10:27:00Z">
        <w:r w:rsidR="00E84482" w:rsidDel="00850105">
          <w:rPr>
            <w:rFonts w:asciiTheme="minorHAnsi" w:hAnsiTheme="minorHAnsi"/>
          </w:rPr>
          <w:delText>Once downloaded, unzip the .d files to your previously created “Documents\</w:delText>
        </w:r>
        <w:r w:rsidR="00E84482" w:rsidDel="00850105">
          <w:delText xml:space="preserve">SmallMoleculeLibraries” folder so that it contains subfolders named </w:delText>
        </w:r>
        <w:r w:rsidR="005C60AA" w:rsidDel="00850105">
          <w:delText>“Flies</w:delText>
        </w:r>
        <w:r w:rsidR="005C60AA" w:rsidRPr="00E84482" w:rsidDel="00850105">
          <w:delText xml:space="preserve"> </w:delText>
        </w:r>
        <w:r w:rsidR="00E84482" w:rsidRPr="00E84482" w:rsidDel="00850105">
          <w:delText>_Ctrl_F_A_018</w:delText>
        </w:r>
        <w:r w:rsidR="005C60AA" w:rsidRPr="00E84482" w:rsidDel="00850105">
          <w:delText xml:space="preserve"> </w:delText>
        </w:r>
        <w:r w:rsidR="00E84482" w:rsidRPr="00E84482" w:rsidDel="00850105">
          <w:delText>_Neg.d</w:delText>
        </w:r>
        <w:r w:rsidR="005C60AA" w:rsidDel="00850105">
          <w:delText>”</w:delText>
        </w:r>
        <w:r w:rsidR="00E84482" w:rsidDel="00850105">
          <w:delText xml:space="preserve"> and </w:delText>
        </w:r>
        <w:r w:rsidR="005C60AA" w:rsidDel="00850105">
          <w:delText>“</w:delText>
        </w:r>
        <w:r w:rsidR="00E84482" w:rsidRPr="00E84482" w:rsidDel="00850105">
          <w:delText>Flies_</w:delText>
        </w:r>
        <w:r w:rsidR="005C60AA" w:rsidRPr="00E84482" w:rsidDel="00850105">
          <w:delText xml:space="preserve"> </w:delText>
        </w:r>
        <w:r w:rsidR="00E84482" w:rsidRPr="00E84482" w:rsidDel="00850105">
          <w:delText>Ctrl_M_A_001_</w:delText>
        </w:r>
        <w:r w:rsidR="005C60AA" w:rsidRPr="00E84482" w:rsidDel="00850105">
          <w:delText xml:space="preserve"> </w:delText>
        </w:r>
        <w:r w:rsidR="00E84482" w:rsidRPr="00E84482" w:rsidDel="00850105">
          <w:delText>Neg.d</w:delText>
        </w:r>
        <w:r w:rsidR="005C60AA" w:rsidDel="00850105">
          <w:delText>”</w:delText>
        </w:r>
        <w:r w:rsidR="00E84482" w:rsidDel="00850105">
          <w:delText>. Note that while these are referred to as files in tutorials, they are technically folders.</w:delText>
        </w:r>
      </w:del>
    </w:p>
    <w:p w14:paraId="22233591" w14:textId="5E78190A" w:rsidR="00E84482" w:rsidRDefault="00205977" w:rsidP="00196B89">
      <w:proofErr w:type="gramStart"/>
      <w:r>
        <w:lastRenderedPageBreak/>
        <w:t>The</w:t>
      </w:r>
      <w:ins w:id="17" w:author="Brian Pratt" w:date="2020-09-03T10:27:00Z">
        <w:r w:rsidR="00850105">
          <w:t xml:space="preserve"> .d</w:t>
        </w:r>
      </w:ins>
      <w:proofErr w:type="gramEnd"/>
      <w:r>
        <w:t xml:space="preserve"> </w:t>
      </w:r>
      <w:r w:rsidR="00E84482">
        <w:t xml:space="preserve">files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18" w:name="OLE_LINK3"/>
      <w:bookmarkStart w:id="19" w:name="OLE_LINK4"/>
      <w:r>
        <w:t>Start Skyline.</w:t>
      </w:r>
    </w:p>
    <w:p w14:paraId="2B647E2A" w14:textId="26F2A4EE" w:rsidR="00AC677A" w:rsidRDefault="00AC677A" w:rsidP="00C21707">
      <w:pPr>
        <w:pStyle w:val="ListParagraph"/>
        <w:numPr>
          <w:ilvl w:val="0"/>
          <w:numId w:val="1"/>
        </w:numPr>
      </w:pPr>
      <w:r>
        <w:t xml:space="preserve">On the </w:t>
      </w:r>
      <w:r>
        <w:rPr>
          <w:b/>
          <w:bCs/>
        </w:rPr>
        <w:t xml:space="preserve">Start Page, </w:t>
      </w:r>
      <w:r>
        <w:t xml:space="preserve">click </w:t>
      </w:r>
      <w:r w:rsidRPr="00004E91">
        <w:rPr>
          <w:b/>
          <w:bCs/>
        </w:rPr>
        <w:t>Blank Document</w:t>
      </w:r>
      <w:r>
        <w:rPr>
          <w:b/>
          <w:bCs/>
        </w:rPr>
        <w:t xml:space="preserve"> </w:t>
      </w:r>
      <w:del w:id="20" w:author="Brian Pratt" w:date="2020-09-03T10:30:00Z">
        <w:r w:rsidDel="00850105">
          <w:delText xml:space="preserve">which looks like this: </w:delText>
        </w:r>
      </w:del>
    </w:p>
    <w:bookmarkEnd w:id="18"/>
    <w:bookmarkEnd w:id="19"/>
    <w:p w14:paraId="4948CF86" w14:textId="46D9E9EA" w:rsidR="00AC677A" w:rsidRDefault="00850105" w:rsidP="00AC677A">
      <w:pPr>
        <w:spacing w:after="120"/>
      </w:pPr>
      <w:ins w:id="21" w:author="Brian Pratt" w:date="2020-09-03T10:30:00Z">
        <w:r>
          <w:t xml:space="preserve">You should now be looking at </w:t>
        </w:r>
      </w:ins>
      <w:ins w:id="22" w:author="Brian Pratt" w:date="2020-09-03T10:31:00Z">
        <w:r>
          <w:t xml:space="preserve">a Skyline window with </w:t>
        </w:r>
      </w:ins>
      <w:ins w:id="23" w:author="Brian Pratt" w:date="2020-09-03T10:30:00Z">
        <w:r>
          <w:t>an empty Skyline document.</w:t>
        </w:r>
      </w:ins>
      <w:del w:id="24" w:author="Brian Pratt" w:date="2020-09-03T10:30:00Z">
        <w:r w:rsidR="00AC677A" w:rsidDel="00850105">
          <w:rPr>
            <w:noProof/>
          </w:rPr>
          <w:drawing>
            <wp:inline distT="0" distB="0" distL="0" distR="0" wp14:anchorId="4BB6B1C0" wp14:editId="4D491B7D">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del>
    </w:p>
    <w:p w14:paraId="094E1F59" w14:textId="77777777" w:rsidR="00AC677A" w:rsidRPr="004D70A3" w:rsidRDefault="00AC677A" w:rsidP="00C21707">
      <w:pPr>
        <w:pStyle w:val="ListParagraph"/>
        <w:numPr>
          <w:ilvl w:val="0"/>
          <w:numId w:val="2"/>
        </w:numPr>
        <w:spacing w:after="120" w:line="259" w:lineRule="auto"/>
      </w:pPr>
      <w:bookmarkStart w:id="25" w:name="OLE_LINK5"/>
      <w:bookmarkStart w:id="26" w:name="OLE_LINK6"/>
      <w:r>
        <w:rPr>
          <w:bCs/>
        </w:rPr>
        <w:t xml:space="preserve">On the </w:t>
      </w:r>
      <w:r w:rsidRPr="00F544F8">
        <w:rPr>
          <w:b/>
        </w:rPr>
        <w:t>Settings</w:t>
      </w:r>
      <w:r>
        <w:rPr>
          <w:bCs/>
        </w:rPr>
        <w:t xml:space="preserve"> menu, click </w:t>
      </w:r>
      <w:r>
        <w:rPr>
          <w:b/>
        </w:rPr>
        <w:t xml:space="preserve">Default. </w:t>
      </w:r>
    </w:p>
    <w:p w14:paraId="151560BE" w14:textId="77777777" w:rsidR="00AC677A" w:rsidRPr="004D70A3" w:rsidRDefault="00AC677A" w:rsidP="00C21707">
      <w:pPr>
        <w:pStyle w:val="ListParagraph"/>
        <w:numPr>
          <w:ilvl w:val="0"/>
          <w:numId w:val="2"/>
        </w:numPr>
        <w:spacing w:after="120" w:line="259" w:lineRule="auto"/>
      </w:pPr>
      <w:r>
        <w:t xml:space="preserve">Click </w:t>
      </w:r>
      <w:r w:rsidRPr="004D70A3">
        <w:rPr>
          <w:b/>
          <w:bCs/>
        </w:rPr>
        <w:t xml:space="preserve">No </w:t>
      </w:r>
      <w:r>
        <w:t>on the form asking if you want to save the current settings.</w:t>
      </w:r>
    </w:p>
    <w:bookmarkEnd w:id="25"/>
    <w:bookmarkEnd w:id="26"/>
    <w:p w14:paraId="702D1078" w14:textId="77777777" w:rsidR="00AC677A" w:rsidRDefault="00AC677A" w:rsidP="00AC677A">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27" w:name="OLE_LINK7"/>
      <w:bookmarkStart w:id="28" w:name="OLE_LINK8"/>
      <w:r>
        <w:t xml:space="preserve">Click the user interface control in the upper right-hand corner of the Skyline window, and click </w:t>
      </w:r>
      <w:r>
        <w:rPr>
          <w:b/>
          <w:bCs/>
        </w:rPr>
        <w:t xml:space="preserve">Molecule interface </w:t>
      </w:r>
      <w:r>
        <w:t xml:space="preserve">which looks like this: </w:t>
      </w:r>
    </w:p>
    <w:bookmarkEnd w:id="27"/>
    <w:bookmarkEnd w:id="28"/>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312E3A4B" w:rsidR="00AC677A" w:rsidRDefault="00AC677A" w:rsidP="00AC677A">
      <w:r>
        <w:t>Skyline is operating in molecule mode</w:t>
      </w:r>
      <w:ins w:id="29" w:author="Brian Pratt" w:date="2020-09-03T10:31:00Z">
        <w:r w:rsidR="00850105">
          <w:t xml:space="preserve">, </w:t>
        </w:r>
      </w:ins>
      <w:del w:id="30" w:author="Brian Pratt" w:date="2020-09-03T10:31:00Z">
        <w:r w:rsidDel="00850105">
          <w:delText xml:space="preserve"> which is displayed</w:delText>
        </w:r>
      </w:del>
      <w:ins w:id="31" w:author="Brian Pratt" w:date="2020-09-03T10:31:00Z">
        <w:r w:rsidR="00850105">
          <w:t>as indicated</w:t>
        </w:r>
      </w:ins>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ins w:id="32" w:author="Brian Pratt" w:date="2020-09-03T10:32:00Z">
        <w:r w:rsidR="00850105">
          <w:t xml:space="preserve">. </w:t>
        </w:r>
      </w:ins>
      <w:del w:id="33" w:author="Brian Pratt" w:date="2020-09-03T10:32:00Z">
        <w:r w:rsidDel="00850105">
          <w:delText>. Its original</w:delText>
        </w:r>
      </w:del>
      <w:ins w:id="34" w:author="Brian Pratt" w:date="2020-09-03T10:32:00Z">
        <w:r w:rsidR="00850105">
          <w:t xml:space="preserve"> Skyline’s</w:t>
        </w:r>
      </w:ins>
      <w:r>
        <w:t xml:space="preserve"> proteomics</w:t>
      </w:r>
      <w:ins w:id="35" w:author="Brian Pratt" w:date="2020-09-03T10:32:00Z">
        <w:r w:rsidR="00850105">
          <w:t>-specific</w:t>
        </w:r>
      </w:ins>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77777777" w:rsidR="008756AC" w:rsidRDefault="002F78BF" w:rsidP="002F78BF">
      <w:pPr>
        <w:rPr>
          <w:ins w:id="36" w:author="Brian Pratt" w:date="2020-09-03T10:35:00Z"/>
        </w:rPr>
      </w:pPr>
      <w:r>
        <w:t>You will need to review the transition settings before adding the</w:t>
      </w:r>
      <w:r w:rsidR="0044394A">
        <w:t xml:space="preserve"> spectral</w:t>
      </w:r>
      <w:r>
        <w:t xml:space="preserve"> library and results data. </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37" w:name="OLE_LINK9"/>
      <w:bookmarkStart w:id="38" w:name="OLE_LINK10"/>
      <w:r>
        <w:lastRenderedPageBreak/>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rPr>
          <w:ins w:id="39" w:author="Brian Pratt" w:date="2020-09-03T10:36:00Z"/>
        </w:rPr>
      </w:pPr>
      <w:r>
        <w:t xml:space="preserve">Click the </w:t>
      </w:r>
      <w:r w:rsidRPr="00B04A92">
        <w:rPr>
          <w:b/>
        </w:rPr>
        <w:t>Filter</w:t>
      </w:r>
      <w:r>
        <w:t xml:space="preserve"> tab.</w:t>
      </w:r>
    </w:p>
    <w:bookmarkEnd w:id="37"/>
    <w:bookmarkEnd w:id="38"/>
    <w:p w14:paraId="4BC41A31" w14:textId="22DB1FB3" w:rsidR="008756AC" w:rsidRDefault="008756AC">
      <w:pPr>
        <w:pPrChange w:id="40" w:author="Brian Pratt" w:date="2020-09-03T10:36:00Z">
          <w:pPr>
            <w:pStyle w:val="ListParagraph"/>
            <w:numPr>
              <w:numId w:val="8"/>
            </w:numPr>
            <w:ind w:hanging="360"/>
          </w:pPr>
        </w:pPrChange>
      </w:pPr>
      <w:ins w:id="41" w:author="Brian Pratt" w:date="2020-09-03T10:36:00Z">
        <w:r>
          <w:t>The transition filter settings are used to decide which library entries are s</w:t>
        </w:r>
      </w:ins>
      <w:ins w:id="42" w:author="Brian Pratt" w:date="2020-09-03T10:37:00Z">
        <w:r>
          <w:t>uitable</w:t>
        </w:r>
      </w:ins>
      <w:ins w:id="43" w:author="Brian Pratt" w:date="2020-09-03T10:36:00Z">
        <w:r>
          <w:t xml:space="preserve"> for inclusion in the </w:t>
        </w:r>
      </w:ins>
      <w:ins w:id="44" w:author="Brian Pratt" w:date="2020-09-03T10:37:00Z">
        <w:r>
          <w:t xml:space="preserve">Skyline </w:t>
        </w:r>
      </w:ins>
      <w:ins w:id="45" w:author="Brian Pratt" w:date="2020-09-03T10:36:00Z">
        <w:r>
          <w:t>document. Only entries with adducts that match the filters will be selected for use</w:t>
        </w:r>
      </w:ins>
      <w:ins w:id="46" w:author="Brian Pratt" w:date="2020-09-03T10:37:00Z">
        <w:r>
          <w:t>.</w:t>
        </w:r>
      </w:ins>
    </w:p>
    <w:p w14:paraId="1B1B1DF3" w14:textId="26C89360" w:rsidR="009F08BE" w:rsidRDefault="009F08BE" w:rsidP="00C21707">
      <w:pPr>
        <w:pStyle w:val="ListParagraph"/>
        <w:numPr>
          <w:ilvl w:val="0"/>
          <w:numId w:val="8"/>
        </w:numPr>
      </w:pPr>
      <w:bookmarkStart w:id="47" w:name="OLE_LINK11"/>
      <w:bookmarkStart w:id="48" w:name="OLE_LINK12"/>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However, they are harmless if left as is</w:t>
      </w:r>
      <w:ins w:id="49" w:author="Brian Pratt" w:date="2020-09-03T10:33:00Z">
        <w:r w:rsidR="00850105">
          <w:t xml:space="preserve"> since the library we will use has only negative ion mode entries</w:t>
        </w:r>
      </w:ins>
      <w:r>
        <w:t>.</w:t>
      </w:r>
    </w:p>
    <w:p w14:paraId="70195C02" w14:textId="2EE152DB" w:rsidR="00B04A92" w:rsidRDefault="00B04A92" w:rsidP="00C21707">
      <w:pPr>
        <w:pStyle w:val="ListParagraph"/>
        <w:numPr>
          <w:ilvl w:val="0"/>
          <w:numId w:val="8"/>
        </w:numPr>
      </w:pPr>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t xml:space="preserve">. </w:t>
      </w:r>
    </w:p>
    <w:p w14:paraId="306C7EB3" w14:textId="28050BA7" w:rsidR="00B04A92" w:rsidRDefault="00B04A92" w:rsidP="00C21707">
      <w:pPr>
        <w:pStyle w:val="ListParagraph"/>
        <w:numPr>
          <w:ilvl w:val="0"/>
          <w:numId w:val="8"/>
        </w:numPr>
      </w:pPr>
      <w:r>
        <w:t xml:space="preserve">In the </w:t>
      </w:r>
      <w:r w:rsidRPr="00B04A92">
        <w:rPr>
          <w:b/>
        </w:rPr>
        <w:t>Fragment Adducts</w:t>
      </w:r>
      <w:r>
        <w:t xml:space="preserve"> field, enter </w:t>
      </w:r>
      <w:r w:rsidR="00E44CCA">
        <w:t>“</w:t>
      </w:r>
      <w:r>
        <w:t>[M-]</w:t>
      </w:r>
      <w:r w:rsidR="00E44CCA">
        <w:t>”</w:t>
      </w:r>
      <w:r>
        <w:t>.</w:t>
      </w:r>
    </w:p>
    <w:bookmarkEnd w:id="47"/>
    <w:bookmarkEnd w:id="48"/>
    <w:p w14:paraId="0FD82F1B" w14:textId="0820303F" w:rsidR="00B04A92" w:rsidDel="00E74654" w:rsidRDefault="00B04A92" w:rsidP="00B04A92">
      <w:pPr>
        <w:rPr>
          <w:del w:id="50" w:author="Brian Pratt" w:date="2020-09-03T11:07:00Z"/>
        </w:rPr>
      </w:pPr>
      <w:del w:id="51" w:author="Brian Pratt" w:date="2020-09-03T10:34:00Z">
        <w:r w:rsidDel="00850105">
          <w:delText xml:space="preserve"> </w:delText>
        </w:r>
      </w:del>
      <w:r>
        <w:t xml:space="preserve">Note that these adducts can </w:t>
      </w:r>
      <w:r w:rsidR="00E410D1">
        <w:t xml:space="preserve">also be </w:t>
      </w:r>
      <w:r>
        <w:t xml:space="preserve">added using the </w:t>
      </w:r>
      <w:ins w:id="52" w:author="Brian Pratt" w:date="2020-09-03T10:39:00Z">
        <w:r w:rsidR="008756AC">
          <w:t xml:space="preserve">drop-down menus accessed by the </w:t>
        </w:r>
      </w:ins>
      <w:r>
        <w:t xml:space="preserve">arrow </w:t>
      </w:r>
      <w:commentRangeStart w:id="53"/>
      <w:r>
        <w:t>buttons</w:t>
      </w:r>
      <w:commentRangeEnd w:id="53"/>
      <w:r w:rsidR="00E74654">
        <w:rPr>
          <w:rStyle w:val="CommentReference"/>
        </w:rPr>
        <w:commentReference w:id="53"/>
      </w:r>
      <w:ins w:id="54" w:author="Brian Pratt" w:date="2020-09-03T10:40:00Z">
        <w:r w:rsidR="008756AC">
          <w:t>.</w:t>
        </w:r>
      </w:ins>
      <w:del w:id="55" w:author="Brian Pratt" w:date="2020-09-03T10:40:00Z">
        <w:r w:rsidDel="008756AC">
          <w:delText>,</w:delText>
        </w:r>
      </w:del>
      <w:r>
        <w:t xml:space="preserve"> </w:t>
      </w:r>
      <w:ins w:id="56" w:author="Brian Pratt" w:date="2020-09-03T10:40:00Z">
        <w:r w:rsidR="008756AC">
          <w:t>N</w:t>
        </w:r>
      </w:ins>
      <w:del w:id="57" w:author="Brian Pratt" w:date="2020-09-03T10:40:00Z">
        <w:r w:rsidDel="008756AC">
          <w:delText>n</w:delText>
        </w:r>
      </w:del>
      <w:r>
        <w:t>avigat</w:t>
      </w:r>
      <w:ins w:id="58" w:author="Brian Pratt" w:date="2020-09-03T10:40:00Z">
        <w:r w:rsidR="008756AC">
          <w:t>e</w:t>
        </w:r>
      </w:ins>
      <w:del w:id="59" w:author="Brian Pratt" w:date="2020-09-03T10:40:00Z">
        <w:r w:rsidDel="008756AC">
          <w:delText>ing</w:delText>
        </w:r>
      </w:del>
      <w:r>
        <w:t xml:space="preserve"> to the Adducts- menu, and select</w:t>
      </w:r>
      <w:del w:id="60" w:author="Brian Pratt" w:date="2020-09-03T10:40:00Z">
        <w:r w:rsidDel="008756AC">
          <w:delText>ing</w:delText>
        </w:r>
      </w:del>
      <w:r>
        <w:t xml:space="preserve"> the appropriate adducts</w:t>
      </w:r>
      <w:del w:id="61" w:author="Brian Pratt" w:date="2020-09-03T11:07:00Z">
        <w:r w:rsidDel="00E74654">
          <w:delText>.</w:delText>
        </w:r>
        <w:r w:rsidR="00E410D1" w:rsidDel="00E74654">
          <w:delText xml:space="preserve"> In this case, [M+HCOO] </w:delText>
        </w:r>
        <w:r w:rsidR="00205977" w:rsidDel="00E74654">
          <w:delText>is denoted as</w:delText>
        </w:r>
        <w:r w:rsidR="00E410D1" w:rsidDel="00E74654">
          <w:delText xml:space="preserve"> [M+FA-H] and [M+CH3COO] </w:delText>
        </w:r>
        <w:r w:rsidR="00205977" w:rsidDel="00E74654">
          <w:delText>as</w:delText>
        </w:r>
        <w:r w:rsidR="00E410D1" w:rsidDel="00E74654">
          <w:delText xml:space="preserve"> [M+Hac-H].</w:delText>
        </w:r>
      </w:del>
    </w:p>
    <w:p w14:paraId="1449A191" w14:textId="0FE75009" w:rsidR="00B04A92" w:rsidRDefault="00E74654">
      <w:pPr>
        <w:pPrChange w:id="62" w:author="Brian Pratt" w:date="2020-09-03T11:07:00Z">
          <w:pPr>
            <w:pStyle w:val="ListParagraph"/>
            <w:numPr>
              <w:numId w:val="8"/>
            </w:numPr>
            <w:ind w:hanging="360"/>
          </w:pPr>
        </w:pPrChange>
      </w:pPr>
      <w:ins w:id="63" w:author="Brian Pratt" w:date="2020-09-03T11:07:00Z">
        <w:r>
          <w:t xml:space="preserve">. </w:t>
        </w:r>
      </w:ins>
      <w:r w:rsidR="00B04A92">
        <w:t xml:space="preserve">In the </w:t>
      </w:r>
      <w:r w:rsidR="00B04A92" w:rsidRPr="00B04A92">
        <w:rPr>
          <w:b/>
        </w:rPr>
        <w:t>Ion Types</w:t>
      </w:r>
      <w:r w:rsidR="00B04A92">
        <w:t xml:space="preserve"> field, enter </w:t>
      </w:r>
      <w:r w:rsidR="00E44CCA">
        <w:t>“</w:t>
      </w:r>
      <w:proofErr w:type="spellStart"/>
      <w:proofErr w:type="gramStart"/>
      <w:r w:rsidR="00B04A92">
        <w:t>f,p</w:t>
      </w:r>
      <w:proofErr w:type="spellEnd"/>
      <w:proofErr w:type="gramEnd"/>
      <w:r w:rsidR="00E44CCA">
        <w:t>”</w:t>
      </w:r>
      <w:r w:rsidR="00B04A92">
        <w:t xml:space="preserve"> to include both fragments and precursors</w:t>
      </w:r>
      <w:ins w:id="64" w:author="Brian Pratt" w:date="2020-09-03T11:08:00Z">
        <w:r>
          <w:t xml:space="preserve"> in the filter</w:t>
        </w:r>
      </w:ins>
      <w:r w:rsidR="00B04A92">
        <w:t>.</w:t>
      </w:r>
    </w:p>
    <w:p w14:paraId="48B889FA" w14:textId="4E3D9EB2" w:rsidR="00B04A92" w:rsidRDefault="00B04A92" w:rsidP="00C21707">
      <w:pPr>
        <w:pStyle w:val="ListParagraph"/>
        <w:numPr>
          <w:ilvl w:val="0"/>
          <w:numId w:val="8"/>
        </w:numPr>
      </w:pPr>
      <w:bookmarkStart w:id="65" w:name="OLE_LINK13"/>
      <w:bookmarkStart w:id="66" w:name="OLE_LINK14"/>
      <w:r>
        <w:t xml:space="preserve">The </w:t>
      </w:r>
      <w:r w:rsidRPr="00B04A92">
        <w:rPr>
          <w:b/>
        </w:rPr>
        <w:t>Transition Settings</w:t>
      </w:r>
      <w:r>
        <w:t xml:space="preserve"> form should</w:t>
      </w:r>
      <w:r w:rsidR="0044394A">
        <w:t xml:space="preserve"> now</w:t>
      </w:r>
      <w:r>
        <w:t xml:space="preserve"> look like this:</w:t>
      </w:r>
    </w:p>
    <w:bookmarkEnd w:id="65"/>
    <w:bookmarkEnd w:id="66"/>
    <w:p w14:paraId="0FF876CE" w14:textId="5AADD2D4" w:rsidR="00B04A92" w:rsidRDefault="00E410D1" w:rsidP="00B04A92">
      <w:r>
        <w:rPr>
          <w:noProof/>
        </w:rPr>
        <w:lastRenderedPageBreak/>
        <w:drawing>
          <wp:inline distT="0" distB="0" distL="0" distR="0" wp14:anchorId="597DF238" wp14:editId="123D2943">
            <wp:extent cx="3800475" cy="575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 t="330" r="498" b="165"/>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7F5BAB20" w14:textId="0EF485B0" w:rsidR="002F78BF" w:rsidRDefault="00B04A92" w:rsidP="00C21707">
      <w:pPr>
        <w:pStyle w:val="ListParagraph"/>
        <w:numPr>
          <w:ilvl w:val="0"/>
          <w:numId w:val="9"/>
        </w:numPr>
      </w:pPr>
      <w:bookmarkStart w:id="67" w:name="OLE_LINK15"/>
      <w:bookmarkStart w:id="68" w:name="OLE_LINK16"/>
      <w:r>
        <w:t xml:space="preserve">Click the </w:t>
      </w:r>
      <w:r w:rsidRPr="00B04A92">
        <w:rPr>
          <w:b/>
        </w:rPr>
        <w:t>Full-Scan</w:t>
      </w:r>
      <w:r>
        <w:t xml:space="preserve"> tab in the </w:t>
      </w:r>
      <w:r w:rsidRPr="00B04A92">
        <w:rPr>
          <w:b/>
        </w:rPr>
        <w:t>Transition Settings</w:t>
      </w:r>
      <w:r>
        <w:t xml:space="preserve"> form.</w:t>
      </w:r>
    </w:p>
    <w:p w14:paraId="55B96A7B" w14:textId="45EC36C7" w:rsidR="00B04A92" w:rsidRDefault="00E410D1" w:rsidP="00C21707">
      <w:pPr>
        <w:pStyle w:val="ListParagraph"/>
        <w:numPr>
          <w:ilvl w:val="0"/>
          <w:numId w:val="9"/>
        </w:numPr>
      </w:pPr>
      <w:r>
        <w:t xml:space="preserve"> 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5991D6E4"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300EED41"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E410D1">
      <w:bookmarkStart w:id="69" w:name="OLE_LINK17"/>
      <w:bookmarkStart w:id="70" w:name="OLE_LINK18"/>
      <w:bookmarkEnd w:id="67"/>
      <w:bookmarkEnd w:id="68"/>
      <w:r>
        <w:t xml:space="preserve">The </w:t>
      </w:r>
      <w:r w:rsidRPr="00E410D1">
        <w:rPr>
          <w:b/>
        </w:rPr>
        <w:t>Transition Settings</w:t>
      </w:r>
      <w:r>
        <w:t xml:space="preserve"> form should look like this:</w:t>
      </w:r>
    </w:p>
    <w:bookmarkEnd w:id="69"/>
    <w:bookmarkEnd w:id="70"/>
    <w:p w14:paraId="4ECD5430" w14:textId="58CF210F" w:rsidR="00E410D1" w:rsidRDefault="00706597" w:rsidP="00E410D1">
      <w:r>
        <w:rPr>
          <w:noProof/>
        </w:rPr>
        <w:lastRenderedPageBreak/>
        <w:drawing>
          <wp:inline distT="0" distB="0" distL="0" distR="0" wp14:anchorId="1D342E1E" wp14:editId="006CD838">
            <wp:extent cx="380047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 r="249" b="166"/>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m/z,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7CE612B8"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We will revisit the </w:t>
      </w:r>
      <w:r w:rsidRPr="00E410D1">
        <w:rPr>
          <w:b/>
        </w:rPr>
        <w:t>Ion Mobility</w:t>
      </w:r>
      <w:r>
        <w:t xml:space="preserve"> tab 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71" w:name="OLE_LINK19"/>
      <w:bookmarkStart w:id="72" w:name="OLE_LINK20"/>
      <w:r>
        <w:lastRenderedPageBreak/>
        <w:t xml:space="preserve">Click the </w:t>
      </w:r>
      <w:r w:rsidRPr="00E410D1">
        <w:rPr>
          <w:b/>
        </w:rPr>
        <w:t>OK</w:t>
      </w:r>
      <w:r>
        <w:t xml:space="preserve"> button.</w:t>
      </w:r>
    </w:p>
    <w:p w14:paraId="6E923A7E" w14:textId="0F122503" w:rsidR="00252779" w:rsidRDefault="00C87315" w:rsidP="00252779">
      <w:pPr>
        <w:pStyle w:val="Heading1"/>
      </w:pPr>
      <w:bookmarkStart w:id="73" w:name="OLE_LINK21"/>
      <w:bookmarkStart w:id="74" w:name="OLE_LINK22"/>
      <w:bookmarkEnd w:id="71"/>
      <w:bookmarkEnd w:id="72"/>
      <w:r>
        <w:t>Adding and Exploring a Spectral Library</w:t>
      </w:r>
    </w:p>
    <w:p w14:paraId="07516218" w14:textId="3287A402"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753ED2BB" w:rsidR="00C31560" w:rsidRDefault="00C31560" w:rsidP="00C21707">
      <w:pPr>
        <w:pStyle w:val="ListParagraph"/>
        <w:numPr>
          <w:ilvl w:val="0"/>
          <w:numId w:val="3"/>
        </w:numPr>
      </w:pPr>
      <w:r>
        <w:t xml:space="preserve">Enter </w:t>
      </w:r>
      <w:r w:rsidR="00E44CCA">
        <w:t>“</w:t>
      </w:r>
      <w:r>
        <w:t>Drosophila Lipids</w:t>
      </w:r>
      <w:r w:rsidR="00E44CCA">
        <w:t>”</w:t>
      </w:r>
      <w:r>
        <w:t xml:space="preserve"> in the </w:t>
      </w:r>
      <w:r w:rsidRPr="00706597">
        <w:rPr>
          <w:b/>
        </w:rPr>
        <w:t>Name</w:t>
      </w:r>
      <w:r>
        <w:t xml:space="preserve"> field of the </w:t>
      </w:r>
      <w:r w:rsidRPr="00706597">
        <w:rPr>
          <w:b/>
        </w:rPr>
        <w:t>Edit Library</w:t>
      </w:r>
      <w:r>
        <w:t xml:space="preserve"> form.</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75" w:name="OLE_LINK23"/>
      <w:bookmarkStart w:id="76" w:name="OLE_LINK24"/>
      <w:bookmarkEnd w:id="73"/>
      <w:bookmarkEnd w:id="74"/>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36442589" w:rsidR="00C31560" w:rsidRDefault="00C31560" w:rsidP="00C21707">
      <w:pPr>
        <w:pStyle w:val="ListParagraph"/>
        <w:numPr>
          <w:ilvl w:val="0"/>
          <w:numId w:val="4"/>
        </w:numPr>
      </w:pPr>
      <w:r>
        <w:t>Check the Drosophila Lipids checkbox to tell Skyline to use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010687D0" w:rsidR="0070354B" w:rsidRDefault="0070354B" w:rsidP="0070354B">
      <w:r>
        <w:t xml:space="preserve">The </w:t>
      </w:r>
      <w:r w:rsidRPr="00706597">
        <w:rPr>
          <w:b/>
        </w:rPr>
        <w:t>Molecule Settings</w:t>
      </w:r>
      <w:r>
        <w:t xml:space="preserve"> form should now look </w:t>
      </w:r>
      <w:r w:rsidR="00551340">
        <w:t>like</w:t>
      </w:r>
      <w:r>
        <w:t>:</w:t>
      </w:r>
    </w:p>
    <w:bookmarkEnd w:id="75"/>
    <w:bookmarkEnd w:id="76"/>
    <w:p w14:paraId="601F2F8A" w14:textId="388F9076" w:rsidR="0070354B" w:rsidRDefault="0070354B" w:rsidP="0070354B">
      <w:pPr>
        <w:jc w:val="center"/>
      </w:pPr>
      <w:r>
        <w:rPr>
          <w:noProof/>
        </w:rPr>
        <w:lastRenderedPageBreak/>
        <w:drawing>
          <wp:inline distT="0" distB="0" distL="0" distR="0" wp14:anchorId="30972BB2" wp14:editId="2B38A3EC">
            <wp:extent cx="3795395" cy="5205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5" b="265"/>
                    <a:stretch/>
                  </pic:blipFill>
                  <pic:spPr bwMode="auto">
                    <a:xfrm>
                      <a:off x="0" y="0"/>
                      <a:ext cx="3795713" cy="5205848"/>
                    </a:xfrm>
                    <a:prstGeom prst="rect">
                      <a:avLst/>
                    </a:prstGeom>
                    <a:ln>
                      <a:noFill/>
                    </a:ln>
                    <a:extLst>
                      <a:ext uri="{53640926-AAD7-44D8-BBD7-CCE9431645EC}">
                        <a14:shadowObscured xmlns:a14="http://schemas.microsoft.com/office/drawing/2010/main"/>
                      </a:ext>
                    </a:extLst>
                  </pic:spPr>
                </pic:pic>
              </a:graphicData>
            </a:graphic>
          </wp:inline>
        </w:drawing>
      </w:r>
    </w:p>
    <w:p w14:paraId="4581F395" w14:textId="77777777" w:rsidR="0070354B" w:rsidRDefault="0070354B" w:rsidP="00C21707">
      <w:pPr>
        <w:pStyle w:val="ListParagraph"/>
        <w:numPr>
          <w:ilvl w:val="0"/>
          <w:numId w:val="11"/>
        </w:numPr>
      </w:pPr>
      <w:bookmarkStart w:id="77" w:name="OLE_LINK25"/>
      <w:bookmarkStart w:id="78"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294DF78" w:rsidR="0070354B" w:rsidRDefault="0070354B" w:rsidP="0070354B">
      <w:r>
        <w:t xml:space="preserve">The library explorer should </w:t>
      </w:r>
      <w:r w:rsidR="00004FD7">
        <w:t>now resemble the image below</w:t>
      </w:r>
      <w:r>
        <w:t>:</w:t>
      </w:r>
    </w:p>
    <w:bookmarkEnd w:id="77"/>
    <w:bookmarkEnd w:id="78"/>
    <w:p w14:paraId="53A09FAC" w14:textId="11704174" w:rsidR="0070354B" w:rsidRDefault="005232FD" w:rsidP="0070354B">
      <w:r>
        <w:rPr>
          <w:noProof/>
        </w:rPr>
        <w:lastRenderedPageBreak/>
        <w:drawing>
          <wp:inline distT="0" distB="0" distL="0" distR="0" wp14:anchorId="1A8BBB9C" wp14:editId="0F6687D8">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923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m/z.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3E2C091A" w:rsidR="00E4678F" w:rsidRDefault="00E4678F" w:rsidP="00C21707">
      <w:pPr>
        <w:pStyle w:val="ListParagraph"/>
        <w:numPr>
          <w:ilvl w:val="0"/>
          <w:numId w:val="6"/>
        </w:numPr>
      </w:pPr>
      <w:r>
        <w:t>Notice that the toolbar also contains buttons to copy, save</w:t>
      </w:r>
      <w:r w:rsidR="0044394A">
        <w:t>,</w:t>
      </w:r>
      <w:r>
        <w:t xml:space="preserve"> and print the current chart, and as with most charts in Skyline, further options can be accessed through a right-click menu.</w:t>
      </w:r>
    </w:p>
    <w:p w14:paraId="3900D9EF" w14:textId="08C5ADF6" w:rsidR="000924F3" w:rsidRDefault="000924F3" w:rsidP="00C87315">
      <w:bookmarkStart w:id="79" w:name="OLE_LINK27"/>
      <w:bookmarkStart w:id="80"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lastRenderedPageBreak/>
        <w:t xml:space="preserve">Click the </w:t>
      </w:r>
      <w:r w:rsidRPr="00706597">
        <w:rPr>
          <w:b/>
        </w:rPr>
        <w:t>Add All</w:t>
      </w:r>
      <w:r>
        <w:t xml:space="preserve"> button.</w:t>
      </w:r>
    </w:p>
    <w:p w14:paraId="3676CF1F" w14:textId="63783CF0" w:rsidR="000924F3" w:rsidRDefault="00706597" w:rsidP="00C21707">
      <w:pPr>
        <w:pStyle w:val="ListParagraph"/>
        <w:numPr>
          <w:ilvl w:val="0"/>
          <w:numId w:val="7"/>
        </w:numPr>
      </w:pPr>
      <w:r>
        <w:t xml:space="preserve">A </w:t>
      </w:r>
      <w:r w:rsidR="000924F3">
        <w:t xml:space="preserve">popup window </w:t>
      </w:r>
      <w:r w:rsidR="00DA1779">
        <w:t xml:space="preserve">will then </w:t>
      </w:r>
      <w:r w:rsidR="000924F3">
        <w:t xml:space="preserve">notify you that you will add 34 molecules, 38 precursors, and </w:t>
      </w:r>
      <w:r>
        <w:t>246</w:t>
      </w:r>
      <w:r w:rsidR="000924F3">
        <w:t xml:space="preserve"> transitions to the document. Click </w:t>
      </w:r>
      <w:r w:rsidR="000924F3" w:rsidRPr="00706597">
        <w:rPr>
          <w:b/>
        </w:rPr>
        <w:t>Add All</w:t>
      </w:r>
      <w:r w:rsidR="000924F3">
        <w:t>.</w:t>
      </w:r>
    </w:p>
    <w:p w14:paraId="7584D0A3" w14:textId="73D1E924" w:rsidR="000924F3" w:rsidRDefault="000924F3" w:rsidP="00C21707">
      <w:pPr>
        <w:pStyle w:val="ListParagraph"/>
        <w:numPr>
          <w:ilvl w:val="0"/>
          <w:numId w:val="7"/>
        </w:numPr>
      </w:pPr>
      <w:r w:rsidRPr="00E44CCA">
        <w:t>Close</w:t>
      </w:r>
      <w:r>
        <w:t xml:space="preserve"> the </w:t>
      </w:r>
      <w:r w:rsidRPr="00706597">
        <w:rPr>
          <w:b/>
        </w:rPr>
        <w:t>Spectral Library Explorer</w:t>
      </w:r>
      <w:r>
        <w:t xml:space="preserve"> window.</w:t>
      </w:r>
    </w:p>
    <w:p w14:paraId="56E9FCF1" w14:textId="16C6B90D" w:rsidR="000924F3" w:rsidRDefault="00CF599C" w:rsidP="000924F3">
      <w:bookmarkStart w:id="81" w:name="OLE_LINK29"/>
      <w:bookmarkStart w:id="82" w:name="OLE_LINK30"/>
      <w:bookmarkEnd w:id="79"/>
      <w:bookmarkEnd w:id="80"/>
      <w:r>
        <w:t xml:space="preserve">Your Skyline window should now </w:t>
      </w:r>
      <w:r w:rsidR="00DA1779">
        <w:t>resemble</w:t>
      </w:r>
      <w:r>
        <w:t>:</w:t>
      </w:r>
    </w:p>
    <w:bookmarkEnd w:id="81"/>
    <w:bookmarkEnd w:id="82"/>
    <w:p w14:paraId="05370E2D" w14:textId="6B22242E" w:rsidR="00E44CCA" w:rsidRPr="00252779" w:rsidRDefault="00CF599C" w:rsidP="002F78BF">
      <w:r>
        <w:rPr>
          <w:noProof/>
        </w:rPr>
        <w:drawing>
          <wp:inline distT="0" distB="0" distL="0" distR="0" wp14:anchorId="52E6BB76" wp14:editId="0ACD9305">
            <wp:extent cx="5922645" cy="4094955"/>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 t="106" r="178" b="150"/>
                    <a:stretch/>
                  </pic:blipFill>
                  <pic:spPr bwMode="auto">
                    <a:xfrm>
                      <a:off x="0" y="0"/>
                      <a:ext cx="5924322" cy="4096114"/>
                    </a:xfrm>
                    <a:prstGeom prst="rect">
                      <a:avLst/>
                    </a:prstGeom>
                    <a:ln>
                      <a:noFill/>
                    </a:ln>
                    <a:extLst>
                      <a:ext uri="{53640926-AAD7-44D8-BBD7-CCE9431645EC}">
                        <a14:shadowObscured xmlns:a14="http://schemas.microsoft.com/office/drawing/2010/main"/>
                      </a:ext>
                    </a:extLst>
                  </pic:spPr>
                </pic:pic>
              </a:graphicData>
            </a:graphic>
          </wp:inline>
        </w:drawing>
      </w:r>
    </w:p>
    <w:p w14:paraId="147E3D78" w14:textId="4A3A825E" w:rsidR="00C87315" w:rsidRDefault="00C87315" w:rsidP="00C87315">
      <w:pPr>
        <w:pStyle w:val="Heading1"/>
      </w:pPr>
      <w:bookmarkStart w:id="83" w:name="OLE_LINK31"/>
      <w:bookmarkStart w:id="84"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E44CCA">
      <w:r>
        <w:t xml:space="preserve">The </w:t>
      </w:r>
      <w:r w:rsidRPr="00E44CCA">
        <w:rPr>
          <w:b/>
        </w:rPr>
        <w:t>Import Results</w:t>
      </w:r>
      <w:r>
        <w:t xml:space="preserve"> form </w:t>
      </w:r>
      <w:r w:rsidR="00DA1779">
        <w:t>will appear as follows</w:t>
      </w:r>
      <w:r>
        <w:t>:</w:t>
      </w:r>
    </w:p>
    <w:bookmarkEnd w:id="83"/>
    <w:bookmarkEnd w:id="84"/>
    <w:p w14:paraId="2E668519" w14:textId="06676A09" w:rsidR="00E44CCA" w:rsidRDefault="00E44CCA" w:rsidP="00E44CCA">
      <w:r>
        <w:rPr>
          <w:noProof/>
        </w:rPr>
        <w:lastRenderedPageBreak/>
        <w:drawing>
          <wp:inline distT="0" distB="0" distL="0" distR="0" wp14:anchorId="485B877A" wp14:editId="1CA216C5">
            <wp:extent cx="360045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 t="224" r="525" b="448"/>
                    <a:stretch/>
                  </pic:blipFill>
                  <pic:spPr bwMode="auto">
                    <a:xfrm>
                      <a:off x="0" y="0"/>
                      <a:ext cx="3600450" cy="4219575"/>
                    </a:xfrm>
                    <a:prstGeom prst="rect">
                      <a:avLst/>
                    </a:prstGeom>
                    <a:ln>
                      <a:noFill/>
                    </a:ln>
                    <a:extLst>
                      <a:ext uri="{53640926-AAD7-44D8-BBD7-CCE9431645EC}">
                        <a14:shadowObscured xmlns:a14="http://schemas.microsoft.com/office/drawing/2010/main"/>
                      </a:ext>
                    </a:extLst>
                  </pic:spPr>
                </pic:pic>
              </a:graphicData>
            </a:graphic>
          </wp:inline>
        </w:drawing>
      </w:r>
    </w:p>
    <w:p w14:paraId="16C93D04" w14:textId="458B2C4B" w:rsidR="00E44CCA" w:rsidRDefault="00E44CCA" w:rsidP="00C21707">
      <w:pPr>
        <w:pStyle w:val="ListParagraph"/>
        <w:numPr>
          <w:ilvl w:val="0"/>
          <w:numId w:val="13"/>
        </w:numPr>
      </w:pPr>
      <w:bookmarkStart w:id="85" w:name="OLE_LINK33"/>
      <w:bookmarkStart w:id="86" w:name="OLE_LINK34"/>
      <w:r>
        <w:t xml:space="preserve">Click the </w:t>
      </w:r>
      <w:r w:rsidRPr="004C5E72">
        <w:rPr>
          <w:b/>
        </w:rPr>
        <w:t>OK</w:t>
      </w:r>
      <w:r>
        <w:t xml:space="preserve"> button.</w:t>
      </w:r>
    </w:p>
    <w:p w14:paraId="072F1483" w14:textId="3D536001" w:rsidR="00E44CCA" w:rsidRDefault="00E44CCA" w:rsidP="00E44CCA">
      <w:r>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85"/>
    <w:bookmarkEnd w:id="86"/>
    <w:p w14:paraId="35DD8CC0" w14:textId="4DD3C8E4" w:rsidR="00E44CCA" w:rsidRDefault="005C60AA" w:rsidP="00E44CCA">
      <w:r>
        <w:rPr>
          <w:noProof/>
        </w:rPr>
        <w:lastRenderedPageBreak/>
        <w:drawing>
          <wp:inline distT="0" distB="0" distL="0" distR="0" wp14:anchorId="50CEC219" wp14:editId="31B832BB">
            <wp:extent cx="5563235" cy="4019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62" t="214" r="349" b="222"/>
                    <a:stretch/>
                  </pic:blipFill>
                  <pic:spPr bwMode="auto">
                    <a:xfrm>
                      <a:off x="0" y="0"/>
                      <a:ext cx="5564745" cy="4021000"/>
                    </a:xfrm>
                    <a:prstGeom prst="rect">
                      <a:avLst/>
                    </a:prstGeom>
                    <a:ln>
                      <a:noFill/>
                    </a:ln>
                    <a:extLst>
                      <a:ext uri="{53640926-AAD7-44D8-BBD7-CCE9431645EC}">
                        <a14:shadowObscured xmlns:a14="http://schemas.microsoft.com/office/drawing/2010/main"/>
                      </a:ext>
                    </a:extLst>
                  </pic:spPr>
                </pic:pic>
              </a:graphicData>
            </a:graphic>
          </wp:inline>
        </w:drawing>
      </w:r>
    </w:p>
    <w:p w14:paraId="5757BD44" w14:textId="5982D759" w:rsidR="00137B79" w:rsidRDefault="00137B79" w:rsidP="00C21707">
      <w:pPr>
        <w:pStyle w:val="ListParagraph"/>
        <w:numPr>
          <w:ilvl w:val="0"/>
          <w:numId w:val="13"/>
        </w:numPr>
      </w:pPr>
      <w:bookmarkStart w:id="87" w:name="OLE_LINK35"/>
      <w:bookmarkStart w:id="88"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137B79">
      <w:r>
        <w:t xml:space="preserve">This should start the import and cause Skyline to show the </w:t>
      </w:r>
      <w:r w:rsidRPr="004C5E72">
        <w:rPr>
          <w:b/>
        </w:rPr>
        <w:t>Importing Results</w:t>
      </w:r>
      <w:r>
        <w:t xml:space="preserve"> progress form:</w:t>
      </w:r>
    </w:p>
    <w:bookmarkEnd w:id="87"/>
    <w:bookmarkEnd w:id="88"/>
    <w:p w14:paraId="558BE492" w14:textId="4DC95E3D" w:rsidR="00137B79" w:rsidRPr="00252779" w:rsidRDefault="005C60AA" w:rsidP="00137B79">
      <w:r>
        <w:rPr>
          <w:noProof/>
        </w:rPr>
        <w:lastRenderedPageBreak/>
        <w:drawing>
          <wp:inline distT="0" distB="0" distL="0" distR="0" wp14:anchorId="41313C0D" wp14:editId="7EDC5D01">
            <wp:extent cx="5899150" cy="3346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6" t="256" r="291" b="377"/>
                    <a:stretch/>
                  </pic:blipFill>
                  <pic:spPr bwMode="auto">
                    <a:xfrm>
                      <a:off x="0" y="0"/>
                      <a:ext cx="5900463" cy="3347345"/>
                    </a:xfrm>
                    <a:prstGeom prst="rect">
                      <a:avLst/>
                    </a:prstGeom>
                    <a:ln>
                      <a:noFill/>
                    </a:ln>
                    <a:extLst>
                      <a:ext uri="{53640926-AAD7-44D8-BBD7-CCE9431645EC}">
                        <a14:shadowObscured xmlns:a14="http://schemas.microsoft.com/office/drawing/2010/main"/>
                      </a:ext>
                    </a:extLst>
                  </pic:spPr>
                </pic:pic>
              </a:graphicData>
            </a:graphic>
          </wp:inline>
        </w:drawing>
      </w:r>
    </w:p>
    <w:p w14:paraId="7130E934" w14:textId="5A5B2426" w:rsidR="00C87315" w:rsidRDefault="00C87315" w:rsidP="00C87315">
      <w:pPr>
        <w:pStyle w:val="Heading1"/>
      </w:pPr>
      <w:bookmarkStart w:id="89" w:name="OLE_LINK37"/>
      <w:bookmarkStart w:id="90"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1EDBEAD4" w14:textId="59B43D7E" w:rsidR="003C6E0E" w:rsidRDefault="00DB675A" w:rsidP="00C2170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50136F1E" w14:textId="03A3BC83" w:rsidR="003C6E0E" w:rsidRDefault="003C6E0E" w:rsidP="00C21707">
      <w:pPr>
        <w:pStyle w:val="ListParagraph"/>
        <w:numPr>
          <w:ilvl w:val="0"/>
          <w:numId w:val="14"/>
        </w:numPr>
      </w:pPr>
      <w:r>
        <w:t xml:space="preserve">Select the molecule </w:t>
      </w:r>
      <w:r w:rsidR="00070327">
        <w:t>PC(16:0_18:1)</w:t>
      </w:r>
      <w:r w:rsidR="00DA1779">
        <w:t xml:space="preserve"> and your spectra should appear as:</w:t>
      </w:r>
      <w:r w:rsidR="00DB675A">
        <w:t xml:space="preserve"> </w:t>
      </w:r>
    </w:p>
    <w:bookmarkEnd w:id="89"/>
    <w:bookmarkEnd w:id="90"/>
    <w:p w14:paraId="7FB60E3E" w14:textId="6DF9E836" w:rsidR="00A901C8" w:rsidRDefault="00A4121F" w:rsidP="00A901C8">
      <w:r>
        <w:rPr>
          <w:noProof/>
        </w:rPr>
        <w:lastRenderedPageBreak/>
        <w:drawing>
          <wp:inline distT="0" distB="0" distL="0" distR="0" wp14:anchorId="274E3F4D" wp14:editId="054D6CD7">
            <wp:extent cx="5943600" cy="370605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9"/>
                    <a:stretch/>
                  </pic:blipFill>
                  <pic:spPr bwMode="auto">
                    <a:xfrm>
                      <a:off x="0" y="0"/>
                      <a:ext cx="5943600" cy="3706050"/>
                    </a:xfrm>
                    <a:prstGeom prst="rect">
                      <a:avLst/>
                    </a:prstGeom>
                    <a:ln>
                      <a:noFill/>
                    </a:ln>
                    <a:extLst>
                      <a:ext uri="{53640926-AAD7-44D8-BBD7-CCE9431645EC}">
                        <a14:shadowObscured xmlns:a14="http://schemas.microsoft.com/office/drawing/2010/main"/>
                      </a:ext>
                    </a:extLst>
                  </pic:spPr>
                </pic:pic>
              </a:graphicData>
            </a:graphic>
          </wp:inline>
        </w:drawing>
      </w:r>
    </w:p>
    <w:p w14:paraId="40AEAAEA" w14:textId="1605945F"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 </w:t>
      </w:r>
      <w:r w:rsidR="00DA1779">
        <w:t>XIC</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47E463C4" w:rsidR="00A4121F" w:rsidRDefault="00A4121F" w:rsidP="003C6E0E">
      <w:bookmarkStart w:id="91" w:name="OLE_LINK39"/>
      <w:bookmarkStart w:id="92" w:name="OLE_LINK40"/>
      <w:r>
        <w:t xml:space="preserve">Since there are only 38 precursors in this document, you may want to review all 38 to get an overall feel for how the </w:t>
      </w:r>
      <w:r w:rsidR="00DA1779">
        <w:t>XIC</w:t>
      </w:r>
      <w:r>
        <w:t xml:space="preserve"> look prior to </w:t>
      </w:r>
      <w:r w:rsidR="00DA1779">
        <w:t xml:space="preserve">IMS </w:t>
      </w:r>
      <w:r>
        <w:t>filtering. Before starting this review, do the following:</w:t>
      </w:r>
    </w:p>
    <w:p w14:paraId="787FBDCA" w14:textId="1FD424E1" w:rsidR="00E014F0" w:rsidRDefault="00E014F0" w:rsidP="00C21707">
      <w:pPr>
        <w:pStyle w:val="ListParagraph"/>
        <w:numPr>
          <w:ilvl w:val="0"/>
          <w:numId w:val="15"/>
        </w:numPr>
      </w:pPr>
      <w:r>
        <w:t xml:space="preserve">From the </w:t>
      </w:r>
      <w:r w:rsidRPr="00E014F0">
        <w:rPr>
          <w:b/>
        </w:rPr>
        <w:t>View</w:t>
      </w:r>
      <w:r>
        <w:t xml:space="preserve"> menu, click </w:t>
      </w:r>
      <w:r w:rsidRPr="00A4121F">
        <w:rPr>
          <w:b/>
        </w:rPr>
        <w:t>Library Match</w:t>
      </w:r>
      <w:r>
        <w:t xml:space="preserve"> (Alt+1). Alternatively, click the </w:t>
      </w:r>
      <w:r w:rsidR="00EA126E">
        <w:t xml:space="preserve">library match </w:t>
      </w:r>
      <w:r>
        <w:t xml:space="preserve">ID marker displayed on the chromatogram. This should bring up </w:t>
      </w:r>
      <w:r w:rsidR="004C5E72">
        <w:t>the</w:t>
      </w:r>
      <w:r>
        <w:t xml:space="preserve"> </w:t>
      </w:r>
      <w:r w:rsidRPr="00E014F0">
        <w:rPr>
          <w:b/>
        </w:rPr>
        <w:t>Library Match</w:t>
      </w:r>
      <w:r w:rsidR="00AB380E">
        <w:t xml:space="preserve"> </w:t>
      </w:r>
      <w:r w:rsidR="008A3CB3">
        <w:t>view</w:t>
      </w:r>
      <w:r w:rsidR="00AB380E">
        <w:t>:</w:t>
      </w:r>
    </w:p>
    <w:bookmarkEnd w:id="91"/>
    <w:bookmarkEnd w:id="92"/>
    <w:p w14:paraId="18A48259" w14:textId="6B8C8268" w:rsidR="00AB380E" w:rsidRDefault="00A4121F" w:rsidP="00AB380E">
      <w:r>
        <w:rPr>
          <w:noProof/>
        </w:rPr>
        <w:lastRenderedPageBreak/>
        <w:drawing>
          <wp:inline distT="0" distB="0" distL="0" distR="0" wp14:anchorId="0873BFE1" wp14:editId="56C3E5EA">
            <wp:extent cx="59245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 t="271" r="160" b="217"/>
                    <a:stretch/>
                  </pic:blipFill>
                  <pic:spPr bwMode="auto">
                    <a:xfrm>
                      <a:off x="0" y="0"/>
                      <a:ext cx="5924550" cy="3505200"/>
                    </a:xfrm>
                    <a:prstGeom prst="rect">
                      <a:avLst/>
                    </a:prstGeom>
                    <a:ln>
                      <a:noFill/>
                    </a:ln>
                    <a:extLst>
                      <a:ext uri="{53640926-AAD7-44D8-BBD7-CCE9431645EC}">
                        <a14:shadowObscured xmlns:a14="http://schemas.microsoft.com/office/drawing/2010/main"/>
                      </a:ext>
                    </a:extLst>
                  </pic:spPr>
                </pic:pic>
              </a:graphicData>
            </a:graphic>
          </wp:inline>
        </w:drawing>
      </w:r>
    </w:p>
    <w:p w14:paraId="46C11348" w14:textId="708DBB9E" w:rsidR="00A4121F" w:rsidRDefault="00A4121F" w:rsidP="00C21707">
      <w:pPr>
        <w:pStyle w:val="ListParagraph"/>
        <w:numPr>
          <w:ilvl w:val="0"/>
          <w:numId w:val="17"/>
        </w:numPr>
        <w:rPr>
          <w:rFonts w:eastAsia="Calibri"/>
        </w:rPr>
      </w:pPr>
      <w:bookmarkStart w:id="93" w:name="OLE_LINK41"/>
      <w:bookmarkStart w:id="94" w:name="OLE_LINK42"/>
      <w:r>
        <w:rPr>
          <w:rFonts w:eastAsia="Calibri"/>
          <w:noProof/>
        </w:rPr>
        <w:drawing>
          <wp:anchor distT="0" distB="0" distL="114300" distR="114300" simplePos="0" relativeHeight="251659264" behindDoc="0" locked="0" layoutInCell="1" allowOverlap="1" wp14:anchorId="780D8B24" wp14:editId="3A9FEA0D">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Library Match</w:t>
      </w:r>
      <w:r>
        <w:rPr>
          <w:rFonts w:eastAsia="Calibri"/>
        </w:rPr>
        <w:t xml:space="preserve"> view to the right edge of the Skyline window by clicking in the title bar and dragging until the mouse cursor is inside the right-side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02F16CE9"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DB675A">
        <w:rPr>
          <w:rFonts w:eastAsia="Calibri"/>
        </w:rPr>
        <w:t xml:space="preserve">left of the </w:t>
      </w:r>
      <w:r w:rsidR="00DB675A" w:rsidRPr="00DB675A">
        <w:rPr>
          <w:rFonts w:eastAsia="Calibri"/>
          <w:b/>
        </w:rPr>
        <w:t>Library Match</w:t>
      </w:r>
      <w:r w:rsidR="00DB675A">
        <w:rPr>
          <w:rFonts w:eastAsia="Calibri"/>
        </w:rPr>
        <w:t xml:space="preserve"> view</w:t>
      </w:r>
      <w:r>
        <w:rPr>
          <w:rFonts w:eastAsia="Calibri"/>
        </w:rPr>
        <w:t xml:space="preserve"> by clicking in the title bar and dragging until the </w:t>
      </w:r>
      <w:r w:rsidR="00DB675A">
        <w:rPr>
          <w:rFonts w:eastAsia="Calibri"/>
        </w:rPr>
        <w:t>mouse cursor is inside the left</w:t>
      </w:r>
      <w:r>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610B2D4B"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above the </w:t>
      </w:r>
      <w:r>
        <w:rPr>
          <w:rFonts w:eastAsia="Calibri"/>
          <w:b/>
        </w:rPr>
        <w:t>Retention Times</w:t>
      </w:r>
      <w:r>
        <w:rPr>
          <w:rFonts w:eastAsia="Calibri"/>
        </w:rPr>
        <w:t xml:space="preserve"> view by clicking in the title bar and dragging until the mouse cursor is inside the up-side docking icon.</w:t>
      </w:r>
    </w:p>
    <w:p w14:paraId="25C4A164" w14:textId="35626E0E" w:rsidR="00A4121F" w:rsidRDefault="00A4121F" w:rsidP="00C21707">
      <w:pPr>
        <w:pStyle w:val="ListParagraph"/>
        <w:numPr>
          <w:ilvl w:val="0"/>
          <w:numId w:val="16"/>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19D186DE" w14:textId="5B1FC2CD" w:rsidR="008A3CB3" w:rsidRDefault="008A3CB3" w:rsidP="008A3CB3">
      <w:pPr>
        <w:rPr>
          <w:rFonts w:eastAsia="Calibri"/>
        </w:rPr>
      </w:pPr>
      <w:bookmarkStart w:id="95" w:name="OLE_LINK43"/>
      <w:bookmarkStart w:id="96" w:name="OLE_LINK44"/>
      <w:bookmarkEnd w:id="93"/>
      <w:bookmarkEnd w:id="94"/>
      <w:r>
        <w:rPr>
          <w:rFonts w:eastAsia="Calibri"/>
        </w:rPr>
        <w:t xml:space="preserve">You should end up with a </w:t>
      </w:r>
      <w:r w:rsidR="00BE0D53">
        <w:rPr>
          <w:rFonts w:eastAsia="Calibri"/>
        </w:rPr>
        <w:t xml:space="preserve">similar </w:t>
      </w:r>
      <w:r>
        <w:rPr>
          <w:rFonts w:eastAsia="Calibri"/>
        </w:rPr>
        <w:t>layout</w:t>
      </w:r>
      <w:r w:rsidR="00BE0D53">
        <w:rPr>
          <w:rFonts w:eastAsia="Calibri"/>
        </w:rPr>
        <w:t xml:space="preserve"> to that below</w:t>
      </w:r>
      <w:r>
        <w:rPr>
          <w:rFonts w:eastAsia="Calibri"/>
        </w:rPr>
        <w:t>:</w:t>
      </w:r>
    </w:p>
    <w:bookmarkEnd w:id="95"/>
    <w:bookmarkEnd w:id="96"/>
    <w:p w14:paraId="05EC0A73" w14:textId="41BD97B4" w:rsidR="008A3CB3" w:rsidRDefault="008A3CB3" w:rsidP="008A3CB3">
      <w:pPr>
        <w:rPr>
          <w:rFonts w:eastAsia="Calibri"/>
        </w:rPr>
      </w:pPr>
      <w:r>
        <w:rPr>
          <w:noProof/>
        </w:rPr>
        <w:lastRenderedPageBreak/>
        <w:drawing>
          <wp:inline distT="0" distB="0" distL="0" distR="0" wp14:anchorId="2171A936" wp14:editId="08C13E32">
            <wp:extent cx="5943600" cy="3209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016"/>
                    <a:stretch/>
                  </pic:blipFill>
                  <pic:spPr bwMode="auto">
                    <a:xfrm>
                      <a:off x="0" y="0"/>
                      <a:ext cx="5943600" cy="3209026"/>
                    </a:xfrm>
                    <a:prstGeom prst="rect">
                      <a:avLst/>
                    </a:prstGeom>
                    <a:ln>
                      <a:noFill/>
                    </a:ln>
                    <a:extLst>
                      <a:ext uri="{53640926-AAD7-44D8-BBD7-CCE9431645EC}">
                        <a14:shadowObscured xmlns:a14="http://schemas.microsoft.com/office/drawing/2010/main"/>
                      </a:ext>
                    </a:extLst>
                  </pic:spPr>
                </pic:pic>
              </a:graphicData>
            </a:graphic>
          </wp:inline>
        </w:drawing>
      </w:r>
    </w:p>
    <w:p w14:paraId="184B0E57" w14:textId="77777777" w:rsidR="008A3CB3" w:rsidRDefault="008A3CB3" w:rsidP="008A3CB3">
      <w:pPr>
        <w:rPr>
          <w:rFonts w:eastAsia="Calibri"/>
        </w:rPr>
      </w:pPr>
      <w:r>
        <w:rPr>
          <w:rFonts w:eastAsia="Calibri"/>
        </w:rPr>
        <w:t xml:space="preserve">If this layout is too crowded for your display, you can close the </w:t>
      </w:r>
      <w:r w:rsidRPr="008A3CB3">
        <w:rPr>
          <w:rFonts w:eastAsia="Calibri"/>
          <w:b/>
        </w:rPr>
        <w:t>Library Match</w:t>
      </w:r>
      <w:r>
        <w:rPr>
          <w:rFonts w:eastAsia="Calibri"/>
        </w:rPr>
        <w:t xml:space="preserve"> view and dock the </w:t>
      </w:r>
      <w:r w:rsidRPr="008A3CB3">
        <w:rPr>
          <w:rFonts w:eastAsia="Calibri"/>
          <w:b/>
        </w:rPr>
        <w:t>Retention Times</w:t>
      </w:r>
      <w:r>
        <w:rPr>
          <w:rFonts w:eastAsia="Calibri"/>
        </w:rPr>
        <w:t xml:space="preserve"> and </w:t>
      </w:r>
      <w:r w:rsidRPr="008A3CB3">
        <w:rPr>
          <w:rFonts w:eastAsia="Calibri"/>
          <w:b/>
        </w:rPr>
        <w:t>Peak Areas</w:t>
      </w:r>
      <w:r>
        <w:rPr>
          <w:rFonts w:eastAsia="Calibri"/>
        </w:rPr>
        <w:t xml:space="preserve"> views side-by-side. </w:t>
      </w:r>
    </w:p>
    <w:p w14:paraId="28E6AD89" w14:textId="6C81159A" w:rsidR="008A3CB3" w:rsidRPr="008A3CB3" w:rsidRDefault="008A3CB3" w:rsidP="00C21707">
      <w:pPr>
        <w:pStyle w:val="ListParagraph"/>
        <w:numPr>
          <w:ilvl w:val="0"/>
          <w:numId w:val="18"/>
        </w:numPr>
        <w:rPr>
          <w:rFonts w:eastAsia="Calibri"/>
        </w:rPr>
      </w:pPr>
      <w:r w:rsidRPr="008A3CB3">
        <w:rPr>
          <w:rFonts w:eastAsia="Calibri"/>
        </w:rPr>
        <w:t xml:space="preserve">Click on the </w:t>
      </w:r>
      <w:r w:rsidR="00BE0D53">
        <w:rPr>
          <w:rFonts w:eastAsia="Calibri"/>
        </w:rPr>
        <w:t>XIC</w:t>
      </w:r>
      <w:r w:rsidR="00BE0D53" w:rsidRPr="008A3CB3">
        <w:rPr>
          <w:rFonts w:eastAsia="Calibri"/>
        </w:rPr>
        <w:t xml:space="preserve"> </w:t>
      </w:r>
      <w:r w:rsidRPr="008A3CB3">
        <w:rPr>
          <w:rFonts w:eastAsia="Calibri"/>
        </w:rPr>
        <w:t xml:space="preserve">and use the mouse or touchpad to scroll (using a scroll-wheel or two-fingers respectively) </w:t>
      </w:r>
      <w:r>
        <w:rPr>
          <w:rFonts w:eastAsia="Calibri"/>
        </w:rPr>
        <w:t>to view the data more closely.</w:t>
      </w:r>
    </w:p>
    <w:p w14:paraId="120BABD1" w14:textId="77099246" w:rsidR="008A3CB3" w:rsidRDefault="008A3CB3" w:rsidP="008A3CB3">
      <w:pPr>
        <w:rPr>
          <w:rFonts w:eastAsia="Calibri"/>
        </w:rPr>
      </w:pPr>
      <w:bookmarkStart w:id="97" w:name="OLE_LINK45"/>
      <w:bookmarkStart w:id="98"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manual peak picking</w:t>
      </w:r>
      <w:r w:rsidR="00EA126E">
        <w:rPr>
          <w:rFonts w:eastAsia="Calibri"/>
        </w:rPr>
        <w:t xml:space="preserve">. </w:t>
      </w:r>
    </w:p>
    <w:p w14:paraId="4A5DB3AA" w14:textId="5CAB373C" w:rsidR="00EA126E"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Drag the integration boundaries with your mouse to integrate the correct peaks. </w:t>
      </w:r>
      <w:r>
        <w:rPr>
          <w:rFonts w:eastAsia="Calibri"/>
        </w:rPr>
        <w:t>Note that male and female fruit f</w:t>
      </w:r>
      <w:r w:rsidR="004C5E72">
        <w:rPr>
          <w:rFonts w:eastAsia="Calibri"/>
        </w:rPr>
        <w:t xml:space="preserve">lies have vastly different </w:t>
      </w:r>
      <w:proofErr w:type="spellStart"/>
      <w:r w:rsidR="004C5E72">
        <w:rPr>
          <w:rFonts w:eastAsia="Calibri"/>
        </w:rPr>
        <w:t>lysophospho</w:t>
      </w:r>
      <w:r>
        <w:rPr>
          <w:rFonts w:eastAsia="Calibri"/>
        </w:rPr>
        <w:t>lipid</w:t>
      </w:r>
      <w:proofErr w:type="spellEnd"/>
      <w:r>
        <w:rPr>
          <w:rFonts w:eastAsia="Calibri"/>
        </w:rPr>
        <w:t xml:space="preserve"> profiles</w:t>
      </w:r>
      <w:r w:rsidR="00064B9F">
        <w:rPr>
          <w:rFonts w:eastAsia="Calibri"/>
        </w:rPr>
        <w:t>, which</w:t>
      </w:r>
      <w:r w:rsidR="004C5E72">
        <w:rPr>
          <w:rFonts w:eastAsia="Calibri"/>
        </w:rPr>
        <w:t xml:space="preserve"> was also observed across almost all </w:t>
      </w:r>
      <w:proofErr w:type="spellStart"/>
      <w:r w:rsidR="004C5E72">
        <w:rPr>
          <w:rFonts w:eastAsia="Calibri"/>
        </w:rPr>
        <w:t>lysophospholipids</w:t>
      </w:r>
      <w:proofErr w:type="spellEnd"/>
      <w:r w:rsidR="004C5E72">
        <w:rPr>
          <w:rFonts w:eastAsia="Calibri"/>
        </w:rPr>
        <w:t xml:space="preserve"> in a larger </w:t>
      </w:r>
      <w:r w:rsidR="004C5E72" w:rsidRPr="004C5E72">
        <w:rPr>
          <w:rFonts w:eastAsia="Calibri"/>
          <w:i/>
        </w:rPr>
        <w:t>Drosophila</w:t>
      </w:r>
      <w:r w:rsidR="004C5E72">
        <w:rPr>
          <w:rFonts w:eastAsia="Calibri"/>
        </w:rPr>
        <w:t xml:space="preserve"> </w:t>
      </w:r>
      <w:r w:rsidR="00064B9F">
        <w:rPr>
          <w:rFonts w:eastAsia="Calibri"/>
        </w:rPr>
        <w:t>study</w:t>
      </w:r>
      <w:r w:rsidR="004C5E72">
        <w:rPr>
          <w:rFonts w:eastAsia="Calibri"/>
        </w:rPr>
        <w:t>.</w:t>
      </w:r>
    </w:p>
    <w:p w14:paraId="3DEF1157" w14:textId="33CAAF55" w:rsidR="00EA126E" w:rsidRPr="008A3CB3"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Again, use the library match ID retention time markers to determine the correct peak for each lipid. </w:t>
      </w:r>
      <w:r w:rsidR="004C5E72">
        <w:rPr>
          <w:rFonts w:eastAsia="Calibri"/>
        </w:rPr>
        <w:t>To integrate the correct peaks, either drag the integration boundaries with your mouse or click the retention time above the peak apex.</w:t>
      </w:r>
      <w:r w:rsidR="00064B9F">
        <w:rPr>
          <w:rFonts w:eastAsia="Calibri"/>
        </w:rPr>
        <w:t xml:space="preserve"> The product </w:t>
      </w:r>
      <w:r w:rsidR="00551340">
        <w:rPr>
          <w:rFonts w:eastAsia="Calibri"/>
        </w:rPr>
        <w:t>XIC</w:t>
      </w:r>
      <w:r w:rsidR="00064B9F">
        <w:rPr>
          <w:rFonts w:eastAsia="Calibri"/>
        </w:rPr>
        <w:t xml:space="preserve"> may not be useful until IMS filtering is utilized.</w:t>
      </w:r>
    </w:p>
    <w:p w14:paraId="0F4C2054" w14:textId="01B52766" w:rsidR="00C87315" w:rsidRDefault="00C87315" w:rsidP="00C87315">
      <w:pPr>
        <w:pStyle w:val="Heading1"/>
      </w:pPr>
      <w:bookmarkStart w:id="99" w:name="OLE_LINK47"/>
      <w:bookmarkStart w:id="100" w:name="OLE_LINK48"/>
      <w:bookmarkEnd w:id="97"/>
      <w:bookmarkEnd w:id="98"/>
      <w:r>
        <w:lastRenderedPageBreak/>
        <w:t xml:space="preserve">Understanding </w:t>
      </w:r>
      <w:r w:rsidR="00064B9F">
        <w:t>and Utilizing the IMS</w:t>
      </w:r>
      <w:r>
        <w:t xml:space="preserve"> Separation</w:t>
      </w:r>
    </w:p>
    <w:p w14:paraId="7E16F6C4" w14:textId="03B92CEA" w:rsidR="00C15685" w:rsidRDefault="00064B9F" w:rsidP="00C87315">
      <w:r>
        <w:t>To this point,</w:t>
      </w:r>
      <w:r w:rsidR="00146C4A">
        <w:t xml:space="preserve"> we have ignored the </w:t>
      </w:r>
      <w:r>
        <w:t>IMS</w:t>
      </w:r>
      <w:r w:rsidR="00146C4A">
        <w:t xml:space="preserve"> dimension in this data. To better understand </w:t>
      </w:r>
      <w:r>
        <w:t>the IMS</w:t>
      </w:r>
      <w:r w:rsidR="00146C4A">
        <w:t xml:space="preserve"> separation, you need to look at the underlying spectra from which these chromatograms were extracted by doing the followi</w:t>
      </w:r>
      <w:r w:rsidR="00C15685">
        <w:t>ng:</w:t>
      </w:r>
    </w:p>
    <w:p w14:paraId="05232983" w14:textId="028B1CEE" w:rsidR="00C15685" w:rsidRDefault="00C15685" w:rsidP="00C21707">
      <w:pPr>
        <w:pStyle w:val="ListParagraph"/>
        <w:numPr>
          <w:ilvl w:val="0"/>
          <w:numId w:val="18"/>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06E4D8F2" w14:textId="37C43AA6" w:rsidR="00C15685" w:rsidRDefault="00635E05" w:rsidP="00C21707">
      <w:pPr>
        <w:pStyle w:val="ListParagraph"/>
        <w:numPr>
          <w:ilvl w:val="0"/>
          <w:numId w:val="18"/>
        </w:numPr>
      </w:pPr>
      <w:r>
        <w:t xml:space="preserve">Select the molecule </w:t>
      </w:r>
      <w:proofErr w:type="gramStart"/>
      <w:r>
        <w:t>PE(</w:t>
      </w:r>
      <w:proofErr w:type="gramEnd"/>
      <w:r>
        <w:t>16:1_18:3).</w:t>
      </w:r>
    </w:p>
    <w:p w14:paraId="79E016AF" w14:textId="673892E1" w:rsidR="00C15685" w:rsidRDefault="00C15685" w:rsidP="00C21707">
      <w:pPr>
        <w:pStyle w:val="ListParagraph"/>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5B72D9CF" w:rsidR="00C15685" w:rsidRDefault="00C15685" w:rsidP="00C15685">
      <w:r>
        <w:rPr>
          <w:noProof/>
        </w:rPr>
        <w:drawing>
          <wp:inline distT="0" distB="0" distL="0" distR="0" wp14:anchorId="43FC0F17" wp14:editId="34834BF6">
            <wp:extent cx="3651250" cy="3465912"/>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42" t="10207" r="55041" b="49939"/>
                    <a:stretch/>
                  </pic:blipFill>
                  <pic:spPr bwMode="auto">
                    <a:xfrm>
                      <a:off x="0" y="0"/>
                      <a:ext cx="3671685" cy="3485310"/>
                    </a:xfrm>
                    <a:prstGeom prst="rect">
                      <a:avLst/>
                    </a:prstGeom>
                    <a:ln>
                      <a:noFill/>
                    </a:ln>
                    <a:extLst>
                      <a:ext uri="{53640926-AAD7-44D8-BBD7-CCE9431645EC}">
                        <a14:shadowObscured xmlns:a14="http://schemas.microsoft.com/office/drawing/2010/main"/>
                      </a:ext>
                    </a:extLst>
                  </pic:spPr>
                </pic:pic>
              </a:graphicData>
            </a:graphic>
          </wp:inline>
        </w:drawing>
      </w:r>
    </w:p>
    <w:p w14:paraId="601AB696" w14:textId="069CE8E1" w:rsidR="00C15685" w:rsidRDefault="00C15685" w:rsidP="00C15685">
      <w:commentRangeStart w:id="101"/>
      <w:r>
        <w:t xml:space="preserve">This should bring up the </w:t>
      </w:r>
      <w:r w:rsidRPr="005A38C6">
        <w:rPr>
          <w:b/>
        </w:rPr>
        <w:t>Full-Scan</w:t>
      </w:r>
      <w:r>
        <w:t xml:space="preserve"> view showing a familiar two-dimensional spectrum in profile mode:</w:t>
      </w:r>
      <w:commentRangeEnd w:id="101"/>
      <w:r w:rsidR="004C5E72">
        <w:rPr>
          <w:rStyle w:val="CommentReference"/>
        </w:rPr>
        <w:commentReference w:id="101"/>
      </w:r>
    </w:p>
    <w:bookmarkEnd w:id="99"/>
    <w:bookmarkEnd w:id="100"/>
    <w:p w14:paraId="4C9EAB1F" w14:textId="495D88A2" w:rsidR="00C15685" w:rsidRDefault="005C60AA" w:rsidP="00C15685">
      <w:r>
        <w:rPr>
          <w:noProof/>
        </w:rPr>
        <w:lastRenderedPageBreak/>
        <w:drawing>
          <wp:inline distT="0" distB="0" distL="0" distR="0" wp14:anchorId="244F992D" wp14:editId="7E1B3361">
            <wp:extent cx="5943600" cy="2529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9205"/>
                    </a:xfrm>
                    <a:prstGeom prst="rect">
                      <a:avLst/>
                    </a:prstGeom>
                  </pic:spPr>
                </pic:pic>
              </a:graphicData>
            </a:graphic>
          </wp:inline>
        </w:drawing>
      </w:r>
    </w:p>
    <w:p w14:paraId="191D16A8" w14:textId="34F72877" w:rsidR="005A38C6" w:rsidRDefault="005A38C6" w:rsidP="00C21707">
      <w:pPr>
        <w:pStyle w:val="ListParagraph"/>
        <w:numPr>
          <w:ilvl w:val="0"/>
          <w:numId w:val="19"/>
        </w:numPr>
        <w:rPr>
          <w:color w:val="000000"/>
        </w:rPr>
      </w:pPr>
      <w:bookmarkStart w:id="102" w:name="OLE_LINK49"/>
      <w:bookmarkStart w:id="103"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102"/>
    <w:bookmarkEnd w:id="103"/>
    <w:p w14:paraId="08D834FA" w14:textId="4608F0F6" w:rsidR="005A38C6" w:rsidRDefault="005C60AA" w:rsidP="005A38C6">
      <w:pPr>
        <w:rPr>
          <w:color w:val="000000"/>
        </w:rPr>
      </w:pPr>
      <w:r>
        <w:rPr>
          <w:noProof/>
        </w:rPr>
        <w:drawing>
          <wp:inline distT="0" distB="0" distL="0" distR="0" wp14:anchorId="6010E51B" wp14:editId="3D94B209">
            <wp:extent cx="5943600" cy="2538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70" b="1"/>
                    <a:stretch/>
                  </pic:blipFill>
                  <pic:spPr bwMode="auto">
                    <a:xfrm>
                      <a:off x="0" y="0"/>
                      <a:ext cx="5943600" cy="2538778"/>
                    </a:xfrm>
                    <a:prstGeom prst="rect">
                      <a:avLst/>
                    </a:prstGeom>
                    <a:ln>
                      <a:noFill/>
                    </a:ln>
                    <a:extLst>
                      <a:ext uri="{53640926-AAD7-44D8-BBD7-CCE9431645EC}">
                        <a14:shadowObscured xmlns:a14="http://schemas.microsoft.com/office/drawing/2010/main"/>
                      </a:ext>
                    </a:extLst>
                  </pic:spPr>
                </pic:pic>
              </a:graphicData>
            </a:graphic>
          </wp:inline>
        </w:drawing>
      </w:r>
    </w:p>
    <w:p w14:paraId="24837E3E" w14:textId="77777777" w:rsidR="005A38C6" w:rsidRDefault="005A38C6" w:rsidP="005A38C6">
      <w:pPr>
        <w:rPr>
          <w:color w:val="000000"/>
        </w:rPr>
      </w:pPr>
      <w:r>
        <w:rPr>
          <w:color w:val="000000"/>
        </w:rPr>
        <w:t xml:space="preserve">You can see that there is small interference above the most intense visible ion. </w:t>
      </w:r>
    </w:p>
    <w:p w14:paraId="5ACE799F" w14:textId="71FCC9C6"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mouse-centered zooming to zoom in. </w:t>
      </w:r>
      <w:r>
        <w:rPr>
          <w:color w:val="000000"/>
        </w:rPr>
        <w:t>You can also place your cursor to the left of the y-axis or below the x-axis to zoom one axis only.</w:t>
      </w:r>
    </w:p>
    <w:p w14:paraId="45F4F83F" w14:textId="12AF2185"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and the interference above 36 </w:t>
      </w:r>
      <w:proofErr w:type="spellStart"/>
      <w:r w:rsidR="005A38C6">
        <w:rPr>
          <w:color w:val="000000"/>
        </w:rPr>
        <w:t>ms.</w:t>
      </w:r>
      <w:proofErr w:type="spellEnd"/>
      <w:r w:rsidR="005A38C6">
        <w:rPr>
          <w:color w:val="000000"/>
        </w:rPr>
        <w:t xml:space="preserve"> </w:t>
      </w:r>
    </w:p>
    <w:p w14:paraId="25612501" w14:textId="01444C10" w:rsidR="007C2987" w:rsidRDefault="007C2987" w:rsidP="00C21707">
      <w:pPr>
        <w:pStyle w:val="ListParagraph"/>
        <w:numPr>
          <w:ilvl w:val="0"/>
          <w:numId w:val="19"/>
        </w:numPr>
        <w:rPr>
          <w:color w:val="000000"/>
        </w:rPr>
      </w:pPr>
      <w:bookmarkStart w:id="104" w:name="OLE_LINK51"/>
      <w:bookmarkStart w:id="105" w:name="OLE_LINK52"/>
      <w:r>
        <w:rPr>
          <w:color w:val="000000"/>
        </w:rPr>
        <w:t xml:space="preserve">Click the </w:t>
      </w:r>
      <w:r>
        <w:rPr>
          <w:b/>
          <w:color w:val="000000"/>
        </w:rPr>
        <w:t>Zoom to Selection</w:t>
      </w:r>
      <w:r>
        <w:rPr>
          <w:color w:val="000000"/>
        </w:rPr>
        <w:t xml:space="preserve"> button to see the entire 3D MS1 spectrum at the selected retention time.</w:t>
      </w:r>
    </w:p>
    <w:bookmarkEnd w:id="104"/>
    <w:bookmarkEnd w:id="105"/>
    <w:p w14:paraId="3426B00B" w14:textId="0541FDA0" w:rsidR="007C2987" w:rsidRDefault="005C60AA" w:rsidP="007C2987">
      <w:pPr>
        <w:rPr>
          <w:color w:val="000000"/>
        </w:rPr>
      </w:pPr>
      <w:r>
        <w:rPr>
          <w:noProof/>
        </w:rPr>
        <w:lastRenderedPageBreak/>
        <w:drawing>
          <wp:inline distT="0" distB="0" distL="0" distR="0" wp14:anchorId="4FAB8451" wp14:editId="73F50964">
            <wp:extent cx="5943600" cy="2554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4605"/>
                    </a:xfrm>
                    <a:prstGeom prst="rect">
                      <a:avLst/>
                    </a:prstGeom>
                  </pic:spPr>
                </pic:pic>
              </a:graphicData>
            </a:graphic>
          </wp:inline>
        </w:drawing>
      </w:r>
    </w:p>
    <w:p w14:paraId="7B675C37" w14:textId="668703DC" w:rsidR="00C92FE1" w:rsidRDefault="007C2987" w:rsidP="007C2987">
      <w:pPr>
        <w:rPr>
          <w:color w:val="000000"/>
        </w:rPr>
      </w:pPr>
      <w:bookmarkStart w:id="106" w:name="OLE_LINK53"/>
      <w:bookmarkStart w:id="107" w:name="OLE_LINK54"/>
      <w:r>
        <w:rPr>
          <w:color w:val="000000"/>
        </w:rPr>
        <w:t xml:space="preserve">This is a fairly typical MS1 spectrum for IMS-MS </w:t>
      </w:r>
      <w:r w:rsidR="00C92FE1">
        <w:rPr>
          <w:color w:val="000000"/>
        </w:rPr>
        <w:t xml:space="preserve">lipidomics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070327">
      <w:pPr>
        <w:rPr>
          <w:color w:val="000000"/>
        </w:rPr>
      </w:pPr>
      <w:r>
        <w:rPr>
          <w:color w:val="000000"/>
        </w:rPr>
        <w:t>The Full-Scan graph should change to:</w:t>
      </w:r>
    </w:p>
    <w:bookmarkEnd w:id="106"/>
    <w:bookmarkEnd w:id="107"/>
    <w:p w14:paraId="4321A6D8" w14:textId="2E2D3C7D" w:rsidR="00070327" w:rsidRDefault="005C60AA" w:rsidP="00070327">
      <w:pPr>
        <w:rPr>
          <w:color w:val="000000"/>
        </w:rPr>
      </w:pPr>
      <w:r>
        <w:rPr>
          <w:noProof/>
        </w:rPr>
        <w:drawing>
          <wp:inline distT="0" distB="0" distL="0" distR="0" wp14:anchorId="187652CA" wp14:editId="02D815BC">
            <wp:extent cx="5943600" cy="2545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5715"/>
                    </a:xfrm>
                    <a:prstGeom prst="rect">
                      <a:avLst/>
                    </a:prstGeom>
                  </pic:spPr>
                </pic:pic>
              </a:graphicData>
            </a:graphic>
          </wp:inline>
        </w:drawing>
      </w:r>
    </w:p>
    <w:p w14:paraId="11BDD464" w14:textId="36855F0A" w:rsidR="00070327" w:rsidRDefault="00070327" w:rsidP="00070327">
      <w:pPr>
        <w:rPr>
          <w:color w:val="000000"/>
        </w:rPr>
      </w:pPr>
      <w:bookmarkStart w:id="108" w:name="OLE_LINK55"/>
      <w:bookmarkStart w:id="109" w:name="OLE_LINK56"/>
      <w:r>
        <w:rPr>
          <w:color w:val="000000"/>
        </w:rPr>
        <w:lastRenderedPageBreak/>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C21707">
      <w:pPr>
        <w:pStyle w:val="ListParagraph"/>
        <w:numPr>
          <w:ilvl w:val="0"/>
          <w:numId w:val="20"/>
        </w:numPr>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bookmarkEnd w:id="108"/>
    <w:bookmarkEnd w:id="109"/>
    <w:p w14:paraId="1012DF02" w14:textId="04C48F63" w:rsidR="00BA16BC" w:rsidRDefault="005C60AA" w:rsidP="00BA16BC">
      <w:pPr>
        <w:rPr>
          <w:color w:val="000000"/>
        </w:rPr>
      </w:pPr>
      <w:r>
        <w:rPr>
          <w:noProof/>
        </w:rPr>
        <w:drawing>
          <wp:inline distT="0" distB="0" distL="0" distR="0" wp14:anchorId="03BD769A" wp14:editId="26C43BBC">
            <wp:extent cx="5943600" cy="2546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46350"/>
                    </a:xfrm>
                    <a:prstGeom prst="rect">
                      <a:avLst/>
                    </a:prstGeom>
                  </pic:spPr>
                </pic:pic>
              </a:graphicData>
            </a:graphic>
          </wp:inline>
        </w:drawing>
      </w:r>
    </w:p>
    <w:p w14:paraId="7C6C2B2D" w14:textId="77BD49CB"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extracted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110" w:name="OLE_LINK57"/>
      <w:bookmarkStart w:id="111" w:name="OLE_LINK58"/>
      <w:r>
        <w:t>Reimporting Data with Drift Time Filtering</w:t>
      </w:r>
    </w:p>
    <w:bookmarkEnd w:id="110"/>
    <w:bookmarkEnd w:id="111"/>
    <w:p w14:paraId="5AEF2FA5" w14:textId="23361148" w:rsidR="00C87315" w:rsidRDefault="00BA16BC" w:rsidP="00252779">
      <w:r>
        <w:t xml:space="preserve">It should </w:t>
      </w:r>
      <w:r w:rsidR="000B4CE2">
        <w:t xml:space="preserve">now </w:t>
      </w:r>
      <w:r>
        <w:t>be clear that the selectivity of chromatogram extraction in MS/MS and even MS1 can be made more selective</w:t>
      </w:r>
      <w:r w:rsidR="000B4CE2">
        <w:t xml:space="preserve"> utilizing IMS and </w:t>
      </w:r>
      <w:r>
        <w:t xml:space="preserve">extracting only a limited drift time range around the </w:t>
      </w:r>
      <w:r w:rsidR="000B4CE2">
        <w:t>area of interest</w:t>
      </w:r>
      <w:r>
        <w:t>.</w:t>
      </w:r>
    </w:p>
    <w:p w14:paraId="6AA31994" w14:textId="32608ACE"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3" w:history="1">
        <w:r w:rsidRPr="00851665">
          <w:rPr>
            <w:rStyle w:val="Hyperlink"/>
          </w:rPr>
          <w:t>Skyline Ion Mobility Spectrum Filtering tutorial</w:t>
        </w:r>
      </w:hyperlink>
      <w:r>
        <w:t xml:space="preserve">. In this tutorial, however, you may recall that </w:t>
      </w:r>
      <w:r w:rsidR="00BA16BC">
        <w:t>our spectral library</w:t>
      </w:r>
      <w:r w:rsidR="00851665">
        <w:t xml:space="preserve"> contains collision cross section</w:t>
      </w:r>
      <w:r w:rsidR="00BA16BC">
        <w:t xml:space="preserve"> (CCS) values</w:t>
      </w:r>
      <w:r>
        <w:t xml:space="preserve"> for each molecule</w:t>
      </w:r>
      <w:r w:rsidR="00BA16BC">
        <w:t xml:space="preserve">, which we can now use to extract only limited drift time ranges </w:t>
      </w:r>
      <w:r w:rsidR="000B4CE2">
        <w:t>for</w:t>
      </w:r>
      <w:r w:rsidR="00BA16BC">
        <w:t xml:space="preserve"> additional </w:t>
      </w:r>
      <w:r w:rsidR="000B4CE2">
        <w:t xml:space="preserve">identification </w:t>
      </w:r>
      <w:r w:rsidR="00BA16BC">
        <w:t xml:space="preserve">confidence and selectivity. </w:t>
      </w:r>
    </w:p>
    <w:p w14:paraId="53167136" w14:textId="62D63E20" w:rsidR="00BA16BC" w:rsidRDefault="008B6797" w:rsidP="00252779">
      <w:r>
        <w:t xml:space="preserve">Our data files have been Single Field Calibrated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our data. To utilize the </w:t>
      </w:r>
      <w:r w:rsidR="000B4CE2">
        <w:t>IMS</w:t>
      </w:r>
      <w:r w:rsidR="00EA3622">
        <w:t xml:space="preserve"> information stored in the library, the following steps</w:t>
      </w:r>
      <w:r w:rsidR="000B4CE2">
        <w:t xml:space="preserve"> are performed</w:t>
      </w:r>
      <w:r w:rsidR="00EA3622">
        <w:t>:</w:t>
      </w:r>
    </w:p>
    <w:p w14:paraId="22136CFD" w14:textId="2B619FCB" w:rsidR="00EA3622" w:rsidRDefault="00851665" w:rsidP="00C21707">
      <w:pPr>
        <w:pStyle w:val="ListParagraph"/>
        <w:numPr>
          <w:ilvl w:val="0"/>
          <w:numId w:val="20"/>
        </w:numPr>
      </w:pPr>
      <w:bookmarkStart w:id="112" w:name="OLE_LINK59"/>
      <w:bookmarkStart w:id="113" w:name="OLE_LINK60"/>
      <w:r>
        <w:lastRenderedPageBreak/>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651B1DDA" w:rsidR="009A6B1D" w:rsidRDefault="009A6B1D" w:rsidP="009A6B1D">
      <w:r>
        <w:t xml:space="preserve">The </w:t>
      </w:r>
      <w:r w:rsidRPr="00851665">
        <w:rPr>
          <w:b/>
        </w:rPr>
        <w:t>Transition Settings</w:t>
      </w:r>
      <w:r>
        <w:t xml:space="preserve"> should now look like:</w:t>
      </w:r>
    </w:p>
    <w:bookmarkEnd w:id="112"/>
    <w:bookmarkEnd w:id="113"/>
    <w:p w14:paraId="5C551A05" w14:textId="138EACFD" w:rsidR="009A6B1D" w:rsidRDefault="009A6B1D" w:rsidP="009A6B1D">
      <w:r>
        <w:rPr>
          <w:noProof/>
        </w:rPr>
        <w:drawing>
          <wp:inline distT="0" distB="0" distL="0" distR="0" wp14:anchorId="638F254C" wp14:editId="60B04F60">
            <wp:extent cx="3785235" cy="573560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0" t="149" r="648" b="437"/>
                    <a:stretch/>
                  </pic:blipFill>
                  <pic:spPr bwMode="auto">
                    <a:xfrm>
                      <a:off x="0" y="0"/>
                      <a:ext cx="3786993" cy="5738267"/>
                    </a:xfrm>
                    <a:prstGeom prst="rect">
                      <a:avLst/>
                    </a:prstGeom>
                    <a:ln>
                      <a:noFill/>
                    </a:ln>
                    <a:extLst>
                      <a:ext uri="{53640926-AAD7-44D8-BBD7-CCE9431645EC}">
                        <a14:shadowObscured xmlns:a14="http://schemas.microsoft.com/office/drawing/2010/main"/>
                      </a:ext>
                    </a:extLst>
                  </pic:spPr>
                </pic:pic>
              </a:graphicData>
            </a:graphic>
          </wp:inline>
        </w:drawing>
      </w:r>
    </w:p>
    <w:p w14:paraId="603A0EED" w14:textId="13AF1C3E" w:rsidR="00EA3622" w:rsidRDefault="00EA3622" w:rsidP="00C21707">
      <w:pPr>
        <w:pStyle w:val="ListParagraph"/>
        <w:numPr>
          <w:ilvl w:val="0"/>
          <w:numId w:val="20"/>
        </w:numPr>
      </w:pPr>
      <w:bookmarkStart w:id="114" w:name="OLE_LINK61"/>
      <w:bookmarkStart w:id="115" w:name="OLE_LINK62"/>
      <w:r>
        <w:t xml:space="preserve">Click the </w:t>
      </w:r>
      <w:r w:rsidRPr="00EA3622">
        <w:rPr>
          <w:b/>
        </w:rPr>
        <w:t>OK</w:t>
      </w:r>
      <w:r>
        <w:t xml:space="preserve"> button.</w:t>
      </w:r>
    </w:p>
    <w:p w14:paraId="3FDB2F18" w14:textId="501A3E58" w:rsidR="00EA3622" w:rsidRDefault="00EA3622" w:rsidP="00EA3622">
      <w:r>
        <w:t xml:space="preserve">The results must now be reimported with the newly applied </w:t>
      </w:r>
      <w:r w:rsidR="000B4CE2">
        <w:t>IMS</w:t>
      </w:r>
      <w:r>
        <w:t xml:space="preserve"> settings.</w:t>
      </w:r>
    </w:p>
    <w:p w14:paraId="16E185C3" w14:textId="3427931C"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7CB758B9" w14:textId="6E291B60" w:rsidR="009A6B1D" w:rsidRDefault="009A6B1D" w:rsidP="00C21707">
      <w:pPr>
        <w:pStyle w:val="ListParagraph"/>
        <w:numPr>
          <w:ilvl w:val="0"/>
          <w:numId w:val="21"/>
        </w:numPr>
      </w:pPr>
      <w:r>
        <w:lastRenderedPageBreak/>
        <w:t xml:space="preserve">Click the </w:t>
      </w:r>
      <w:r w:rsidRPr="009A6B1D">
        <w:rPr>
          <w:b/>
        </w:rPr>
        <w:t>Re-import</w:t>
      </w:r>
      <w:r>
        <w:t xml:space="preserve"> button. </w:t>
      </w:r>
      <w:r w:rsidR="00851665">
        <w:t>“</w:t>
      </w:r>
      <w:r>
        <w:t>*</w:t>
      </w:r>
      <w:r w:rsidR="00851665">
        <w:t>”</w:t>
      </w:r>
      <w:r>
        <w:t xml:space="preserve"> Should appear to the left of F_A_018.</w:t>
      </w:r>
    </w:p>
    <w:p w14:paraId="64AF3FC8" w14:textId="446CFD15" w:rsidR="009A6B1D" w:rsidRDefault="009A6B1D" w:rsidP="00C21707">
      <w:pPr>
        <w:pStyle w:val="ListParagraph"/>
        <w:numPr>
          <w:ilvl w:val="0"/>
          <w:numId w:val="21"/>
        </w:numPr>
      </w:pPr>
      <w:r>
        <w:t xml:space="preserve">Select M_A_001 in the </w:t>
      </w:r>
      <w:r w:rsidRPr="009A6B1D">
        <w:rPr>
          <w:b/>
        </w:rPr>
        <w:t>Manage Results</w:t>
      </w:r>
      <w:r>
        <w:t xml:space="preserve"> view.</w:t>
      </w:r>
    </w:p>
    <w:p w14:paraId="2435E6D2" w14:textId="0E48B677"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M_A_001.</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184A6650" w:rsidR="009A6B1D" w:rsidRDefault="009A6B1D" w:rsidP="009A6B1D">
      <w:bookmarkStart w:id="116" w:name="OLE_LINK63"/>
      <w:bookmarkStart w:id="117" w:name="OLE_LINK64"/>
      <w:bookmarkEnd w:id="114"/>
      <w:bookmarkEnd w:id="115"/>
      <w:r>
        <w:t xml:space="preserve">This should start the re-import and cause Skyline to show the </w:t>
      </w:r>
      <w:r w:rsidRPr="009A6B1D">
        <w:rPr>
          <w:b/>
        </w:rPr>
        <w:t>Importing Results</w:t>
      </w:r>
      <w:r>
        <w:t xml:space="preserve"> progress form.</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DF8BF3A" w:rsidR="009A6B1D" w:rsidRDefault="009A6B1D" w:rsidP="009A6B1D">
      <w:r>
        <w:t xml:space="preserve">To </w:t>
      </w:r>
      <w:r w:rsidR="00851665">
        <w:t>explore</w:t>
      </w:r>
      <w:r>
        <w:t xml:space="preserve"> the filtered data, perform the following:</w:t>
      </w:r>
    </w:p>
    <w:p w14:paraId="3A848D9C" w14:textId="3696B96E" w:rsidR="009A6B1D" w:rsidRDefault="009A6B1D" w:rsidP="00C21707">
      <w:pPr>
        <w:pStyle w:val="ListParagraph"/>
        <w:numPr>
          <w:ilvl w:val="0"/>
          <w:numId w:val="22"/>
        </w:numPr>
      </w:pPr>
      <w:r>
        <w:t>Click on the apex of the blue precursor chromatogram to show the Full-Scan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9A6B1D">
      <w:r>
        <w:t xml:space="preserve">The </w:t>
      </w:r>
      <w:r w:rsidRPr="00851665">
        <w:rPr>
          <w:b/>
        </w:rPr>
        <w:t>Full-Scan</w:t>
      </w:r>
      <w:r>
        <w:t xml:space="preserve"> graph should now look something like this:</w:t>
      </w:r>
    </w:p>
    <w:bookmarkEnd w:id="116"/>
    <w:bookmarkEnd w:id="117"/>
    <w:p w14:paraId="50EE21AE" w14:textId="154E906A" w:rsidR="009A6B1D" w:rsidRDefault="005C60AA" w:rsidP="009A6B1D">
      <w:r>
        <w:rPr>
          <w:noProof/>
        </w:rPr>
        <w:drawing>
          <wp:inline distT="0" distB="0" distL="0" distR="0" wp14:anchorId="0206E936" wp14:editId="13A55BB6">
            <wp:extent cx="5874589"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61"/>
                    <a:stretch/>
                  </pic:blipFill>
                  <pic:spPr bwMode="auto">
                    <a:xfrm>
                      <a:off x="0" y="0"/>
                      <a:ext cx="5874589" cy="2555240"/>
                    </a:xfrm>
                    <a:prstGeom prst="rect">
                      <a:avLst/>
                    </a:prstGeom>
                    <a:ln>
                      <a:noFill/>
                    </a:ln>
                    <a:extLst>
                      <a:ext uri="{53640926-AAD7-44D8-BBD7-CCE9431645EC}">
                        <a14:shadowObscured xmlns:a14="http://schemas.microsoft.com/office/drawing/2010/main"/>
                      </a:ext>
                    </a:extLst>
                  </pic:spPr>
                </pic:pic>
              </a:graphicData>
            </a:graphic>
          </wp:inline>
        </w:drawing>
      </w:r>
    </w:p>
    <w:p w14:paraId="5CFA2A10" w14:textId="11538DD8"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spectral library. </w:t>
      </w:r>
      <w:r>
        <w:t>The s</w:t>
      </w:r>
      <w:r w:rsidR="009A6B1D">
        <w:t>ignal outside</w:t>
      </w:r>
      <w:r>
        <w:t xml:space="preserve"> of</w:t>
      </w:r>
      <w:r w:rsidR="009A6B1D">
        <w:t xml:space="preserve"> this drift time range is </w:t>
      </w:r>
      <w:r>
        <w:t xml:space="preserve">also </w:t>
      </w:r>
      <w:r w:rsidR="009A6B1D">
        <w:t xml:space="preserve">now ignored by Skyline. Therefore, the interference at 36 </w:t>
      </w:r>
      <w:proofErr w:type="spellStart"/>
      <w:r w:rsidR="009A6B1D">
        <w:t>ms</w:t>
      </w:r>
      <w:proofErr w:type="spellEnd"/>
      <w:r w:rsidR="009A6B1D">
        <w:t xml:space="preserve"> has been removed.</w:t>
      </w:r>
      <w:r>
        <w:t xml:space="preserve"> To view the filtered MS/MS data:</w:t>
      </w:r>
    </w:p>
    <w:p w14:paraId="2AE50AD7" w14:textId="4D755BBA"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0B4CE2">
        <w:t>.</w:t>
      </w:r>
      <w:r>
        <w:t xml:space="preserve"> </w:t>
      </w:r>
    </w:p>
    <w:p w14:paraId="3F7FE95A" w14:textId="3EF9885E" w:rsidR="00EA3DFA" w:rsidRDefault="00F33F0F" w:rsidP="009A6B1D">
      <w:commentRangeStart w:id="118"/>
      <w:commentRangeStart w:id="119"/>
      <w:r>
        <w:t xml:space="preserve">You may notice that the </w:t>
      </w:r>
      <w:r w:rsidR="00EA3DFA">
        <w:t xml:space="preserve">fragment ions have </w:t>
      </w:r>
      <w:r w:rsidR="000B4CE2">
        <w:t xml:space="preserve">a </w:t>
      </w:r>
      <w:r w:rsidR="00EA3DFA">
        <w:t xml:space="preserve">slightly lower drift times than the precursor. This occurs because </w:t>
      </w:r>
      <w:ins w:id="120" w:author="Brian Pratt" w:date="2020-09-23T13:54:00Z">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r w:rsidR="00254223">
          <w:t>.</w:t>
        </w:r>
      </w:ins>
      <w:bookmarkStart w:id="121" w:name="_GoBack"/>
      <w:bookmarkEnd w:id="121"/>
      <w:del w:id="122" w:author="Brian Pratt" w:date="2020-09-23T13:54:00Z">
        <w:r w:rsidR="00EA3DFA" w:rsidDel="00254223">
          <w:delText xml:space="preserve">the fragment ions travel more rapidly through the TOF than the larger precursor ions. This can be accounted for when inserting a transition list into Skyline by adding the column HighEnergyDTOffset. </w:delText>
        </w:r>
        <w:commentRangeEnd w:id="118"/>
        <w:r w:rsidR="00851665" w:rsidDel="00254223">
          <w:rPr>
            <w:rStyle w:val="CommentReference"/>
          </w:rPr>
          <w:commentReference w:id="118"/>
        </w:r>
        <w:commentRangeEnd w:id="119"/>
        <w:r w:rsidR="00BA5BC4" w:rsidDel="00254223">
          <w:rPr>
            <w:rStyle w:val="CommentReference"/>
          </w:rPr>
          <w:commentReference w:id="119"/>
        </w:r>
      </w:del>
    </w:p>
    <w:p w14:paraId="503E68EC" w14:textId="3E62EAF2" w:rsidR="005C60AA" w:rsidRDefault="00E02EE1" w:rsidP="009A6B1D">
      <w:r>
        <w:t>Select other targets to compare the current XICs to those observed prior to drift time filtering. To further investigate the filtering of interferences, click on the apex of the precursor and fragment peaks.</w:t>
      </w:r>
    </w:p>
    <w:p w14:paraId="73DC2452" w14:textId="78F5C5CC" w:rsidR="00E02EE1" w:rsidRDefault="00E02EE1" w:rsidP="009A6B1D">
      <w:r>
        <w:lastRenderedPageBreak/>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5CEC284B" w14:textId="045490D9" w:rsidR="00E02EE1" w:rsidRDefault="00731CFB" w:rsidP="00E02EE1">
      <w:pPr>
        <w:pStyle w:val="ListParagraph"/>
        <w:numPr>
          <w:ilvl w:val="0"/>
          <w:numId w:val="23"/>
        </w:numPr>
      </w:pPr>
      <w:r>
        <w:t xml:space="preserve">Select </w:t>
      </w:r>
      <w:proofErr w:type="spellStart"/>
      <w:r w:rsidRPr="00731CFB">
        <w:rPr>
          <w:b/>
        </w:rPr>
        <w:t>LipidCreator</w:t>
      </w:r>
      <w:proofErr w:type="spellEnd"/>
      <w:r>
        <w:t>.</w:t>
      </w:r>
    </w:p>
    <w:p w14:paraId="3B45957F" w14:textId="7A4D8E3F" w:rsidR="00731CFB" w:rsidRDefault="00731CFB" w:rsidP="00E02EE1">
      <w:pPr>
        <w:pStyle w:val="ListParagraph"/>
        <w:numPr>
          <w:ilvl w:val="0"/>
          <w:numId w:val="23"/>
        </w:numPr>
      </w:pPr>
      <w:r>
        <w:t xml:space="preserve">Click the </w:t>
      </w:r>
      <w:r w:rsidRPr="00731CFB">
        <w:rPr>
          <w:b/>
        </w:rPr>
        <w:t>Install</w:t>
      </w:r>
      <w:r>
        <w:t xml:space="preserve"> button.</w:t>
      </w:r>
    </w:p>
    <w:p w14:paraId="52B32E90" w14:textId="292506FF" w:rsidR="00731CFB" w:rsidRDefault="00731CFB" w:rsidP="00731CFB">
      <w:r>
        <w:rPr>
          <w:noProof/>
        </w:rPr>
        <w:drawing>
          <wp:inline distT="0" distB="0" distL="0" distR="0" wp14:anchorId="3C86812C" wp14:editId="15E8EFED">
            <wp:extent cx="5614670" cy="41148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5" t="-1" r="438" b="211"/>
                    <a:stretch/>
                  </pic:blipFill>
                  <pic:spPr bwMode="auto">
                    <a:xfrm>
                      <a:off x="0" y="0"/>
                      <a:ext cx="5615794" cy="4115624"/>
                    </a:xfrm>
                    <a:prstGeom prst="rect">
                      <a:avLst/>
                    </a:prstGeom>
                    <a:ln>
                      <a:noFill/>
                    </a:ln>
                    <a:extLst>
                      <a:ext uri="{53640926-AAD7-44D8-BBD7-CCE9431645EC}">
                        <a14:shadowObscured xmlns:a14="http://schemas.microsoft.com/office/drawing/2010/main"/>
                      </a:ext>
                    </a:extLst>
                  </pic:spPr>
                </pic:pic>
              </a:graphicData>
            </a:graphic>
          </wp:inline>
        </w:drawing>
      </w:r>
    </w:p>
    <w:p w14:paraId="0C8A399C" w14:textId="3ADE1B42" w:rsidR="00731CFB" w:rsidRDefault="00731CFB" w:rsidP="00731CFB">
      <w:r>
        <w:t xml:space="preserve">A progress form should appear as </w:t>
      </w:r>
      <w:proofErr w:type="spellStart"/>
      <w:r>
        <w:t>LipidCreator</w:t>
      </w:r>
      <w:proofErr w:type="spellEnd"/>
      <w:r>
        <w:t xml:space="preserve"> is downloading. When it finishes, </w:t>
      </w:r>
      <w:proofErr w:type="spellStart"/>
      <w:r>
        <w:t>LipidCreator</w:t>
      </w:r>
      <w:proofErr w:type="spellEnd"/>
      <w:r>
        <w:t xml:space="preserve"> can be accessed directly from the </w:t>
      </w:r>
      <w:r w:rsidRPr="00731CFB">
        <w:rPr>
          <w:b/>
        </w:rPr>
        <w:t>Tools</w:t>
      </w:r>
      <w:r>
        <w:t xml:space="preserve"> menu.</w:t>
      </w:r>
    </w:p>
    <w:p w14:paraId="22DEA075" w14:textId="25172FC7" w:rsidR="000E4173" w:rsidRDefault="00731CFB" w:rsidP="009A6B1D">
      <w:r>
        <w:t>The following steps can be taken to easily export an updated spectral library:</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7C40EFBE"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 data. You can import, export, and inspect the contents of any small molecule spectral library. You have learned to interpret the alternating MS1 and MS/MS three-dimensional spectra produced by an </w:t>
      </w:r>
      <w:r w:rsidR="000B4CE2">
        <w:t>IMS</w:t>
      </w:r>
      <w:r>
        <w:t xml:space="preserve"> enabled mass </w:t>
      </w:r>
      <w:r>
        <w:lastRenderedPageBreak/>
        <w:t xml:space="preserve">spectrometer for complex lipidomics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3051C2">
      <w:footerReference w:type="default" r:id="rId37"/>
      <w:type w:val="evenPag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Brian Pratt" w:date="2020-09-03T11:11:00Z" w:initials="BSP">
    <w:p w14:paraId="6E1C70BB" w14:textId="6F416097" w:rsidR="00E74654" w:rsidRDefault="00E74654">
      <w:pPr>
        <w:pStyle w:val="CommentText"/>
      </w:pPr>
      <w:r>
        <w:rPr>
          <w:rStyle w:val="CommentReference"/>
        </w:rPr>
        <w:annotationRef/>
      </w:r>
      <w:r>
        <w:t xml:space="preserve">If </w:t>
      </w:r>
      <w:r>
        <w:rPr>
          <w:rFonts w:ascii="Consolas" w:eastAsia="Calibri" w:hAnsi="Consolas" w:cs="Consolas"/>
          <w:color w:val="A31515"/>
          <w:sz w:val="19"/>
          <w:szCs w:val="19"/>
        </w:rPr>
        <w:t>[M+CH3COO] and [M+HCOO] are worthy of comment here I’ll just make sure they also show up in that dropdown.</w:t>
      </w:r>
    </w:p>
  </w:comment>
  <w:comment w:id="101" w:author="Kaylie Kirkwood" w:date="2020-08-27T20:18:00Z" w:initials="KK">
    <w:p w14:paraId="00975AFC" w14:textId="5609B579" w:rsidR="004C5E72" w:rsidRDefault="004C5E72">
      <w:pPr>
        <w:pStyle w:val="CommentText"/>
      </w:pPr>
      <w:r>
        <w:rPr>
          <w:rStyle w:val="CommentReference"/>
        </w:rPr>
        <w:annotationRef/>
      </w:r>
      <w:r>
        <w:t>This is the order in the IMS filtering tutorial, but for me the 3D spectrum comes up first. Is this an update, or does it just default to the most recent view? I think it is helpful to view the 2D spectrum so if it is an update we can switch the order of these two steps.</w:t>
      </w:r>
    </w:p>
  </w:comment>
  <w:comment w:id="118" w:author="Kaylie Kirkwood" w:date="2020-08-27T20:28:00Z" w:initials="KK">
    <w:p w14:paraId="44FB2B56" w14:textId="32A8E9FA" w:rsidR="00851665" w:rsidRDefault="00851665">
      <w:pPr>
        <w:pStyle w:val="CommentText"/>
      </w:pPr>
      <w:r>
        <w:rPr>
          <w:rStyle w:val="CommentReference"/>
        </w:rPr>
        <w:annotationRef/>
      </w:r>
      <w:r>
        <w:t>Is it possible to store the high energy drift time offset info in the library?</w:t>
      </w:r>
    </w:p>
  </w:comment>
  <w:comment w:id="119" w:author="Brian Pratt" w:date="2020-09-04T10:49:00Z" w:initials="BSP">
    <w:p w14:paraId="47E4D2BE" w14:textId="0DAEECB6" w:rsidR="00BA5BC4" w:rsidRDefault="00BA5BC4">
      <w:pPr>
        <w:pStyle w:val="CommentText"/>
      </w:pPr>
      <w:r>
        <w:rPr>
          <w:rStyle w:val="CommentReference"/>
        </w:rPr>
        <w:annotationRef/>
      </w:r>
      <w:r>
        <w:t xml:space="preserve">Yes – see </w:t>
      </w:r>
      <w:hyperlink r:id="rId1" w:history="1">
        <w:r>
          <w:rPr>
            <w:rStyle w:val="Hyperlink"/>
          </w:rPr>
          <w:t>https://raw.githubusercontent.com/ProteoWizard/pwiz/master/pwiz_tools/BiblioSpec/tests/reference/tables.check</w:t>
        </w:r>
      </w:hyperlink>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1C70BB" w15:done="0"/>
  <w15:commentEx w15:paraId="00975AFC" w15:done="0"/>
  <w15:commentEx w15:paraId="44FB2B56" w15:done="0"/>
  <w15:commentEx w15:paraId="47E4D2BE" w15:paraIdParent="44FB2B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54F37" w16cex:dateUtc="2020-08-30T02:03:00Z"/>
  <w16cex:commentExtensible w16cex:durableId="22F5522A" w16cex:dateUtc="2020-08-30T02:16:00Z"/>
  <w16cex:commentExtensible w16cex:durableId="22F5523F" w16cex:dateUtc="2020-08-30T0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8C1846" w16cid:durableId="22F54F37"/>
  <w16cid:commentId w16cid:paraId="159443DF" w16cid:durableId="22F5522A"/>
  <w16cid:commentId w16cid:paraId="7E498DD5" w16cid:durableId="22F5523F"/>
  <w16cid:commentId w16cid:paraId="00975AFC" w16cid:durableId="22F54ECD"/>
  <w16cid:commentId w16cid:paraId="44FB2B56" w16cid:durableId="22F54E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51BDC" w14:textId="77777777" w:rsidR="009F631F" w:rsidRDefault="009F631F" w:rsidP="00F726CD">
      <w:pPr>
        <w:spacing w:after="0" w:line="240" w:lineRule="auto"/>
      </w:pPr>
      <w:r>
        <w:separator/>
      </w:r>
    </w:p>
  </w:endnote>
  <w:endnote w:type="continuationSeparator" w:id="0">
    <w:p w14:paraId="022C607C" w14:textId="77777777" w:rsidR="009F631F" w:rsidRDefault="009F631F"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8E6B" w14:textId="788D7ABF" w:rsidR="000E4173" w:rsidRDefault="000E4173">
    <w:pPr>
      <w:pStyle w:val="Footer"/>
      <w:jc w:val="center"/>
    </w:pPr>
    <w:r>
      <w:fldChar w:fldCharType="begin"/>
    </w:r>
    <w:r>
      <w:instrText xml:space="preserve"> PAGE   \* MERGEFORMAT </w:instrText>
    </w:r>
    <w:r>
      <w:fldChar w:fldCharType="separate"/>
    </w:r>
    <w:r w:rsidR="00254223">
      <w:rPr>
        <w:noProof/>
      </w:rPr>
      <w:t>23</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59323" w14:textId="77777777" w:rsidR="009F631F" w:rsidRDefault="009F631F" w:rsidP="00F726CD">
      <w:pPr>
        <w:spacing w:after="0" w:line="240" w:lineRule="auto"/>
      </w:pPr>
      <w:r>
        <w:separator/>
      </w:r>
    </w:p>
  </w:footnote>
  <w:footnote w:type="continuationSeparator" w:id="0">
    <w:p w14:paraId="23ED64C7" w14:textId="77777777" w:rsidR="009F631F" w:rsidRDefault="009F631F"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0338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1"/>
  </w:num>
  <w:num w:numId="2">
    <w:abstractNumId w:val="0"/>
  </w:num>
  <w:num w:numId="3">
    <w:abstractNumId w:val="15"/>
  </w:num>
  <w:num w:numId="4">
    <w:abstractNumId w:val="11"/>
  </w:num>
  <w:num w:numId="5">
    <w:abstractNumId w:val="19"/>
  </w:num>
  <w:num w:numId="6">
    <w:abstractNumId w:val="2"/>
  </w:num>
  <w:num w:numId="7">
    <w:abstractNumId w:val="22"/>
  </w:num>
  <w:num w:numId="8">
    <w:abstractNumId w:val="17"/>
  </w:num>
  <w:num w:numId="9">
    <w:abstractNumId w:val="8"/>
  </w:num>
  <w:num w:numId="10">
    <w:abstractNumId w:val="10"/>
  </w:num>
  <w:num w:numId="11">
    <w:abstractNumId w:val="16"/>
  </w:num>
  <w:num w:numId="12">
    <w:abstractNumId w:val="1"/>
  </w:num>
  <w:num w:numId="13">
    <w:abstractNumId w:val="4"/>
  </w:num>
  <w:num w:numId="14">
    <w:abstractNumId w:val="3"/>
  </w:num>
  <w:num w:numId="15">
    <w:abstractNumId w:val="18"/>
  </w:num>
  <w:num w:numId="16">
    <w:abstractNumId w:val="12"/>
  </w:num>
  <w:num w:numId="17">
    <w:abstractNumId w:val="13"/>
  </w:num>
  <w:num w:numId="18">
    <w:abstractNumId w:val="5"/>
  </w:num>
  <w:num w:numId="19">
    <w:abstractNumId w:val="9"/>
  </w:num>
  <w:num w:numId="20">
    <w:abstractNumId w:val="14"/>
  </w:num>
  <w:num w:numId="21">
    <w:abstractNumId w:val="20"/>
  </w:num>
  <w:num w:numId="22">
    <w:abstractNumId w:val="7"/>
  </w:num>
  <w:num w:numId="23">
    <w:abstractNumId w:val="6"/>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Pratt">
    <w15:presenceInfo w15:providerId="None" w15:userId="Brian Pratt"/>
  </w15:person>
  <w15:person w15:author="Kaylie Kirkwood">
    <w15:presenceInfo w15:providerId="None" w15:userId="Kaylie Kirkwoo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6B89"/>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6E0E"/>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B9"/>
    <w:rsid w:val="00D01ACF"/>
    <w:rsid w:val="00D02196"/>
    <w:rsid w:val="00D0297E"/>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C7C"/>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aw.githubusercontent.com/ProteoWizard/pwiz/master/pwiz_tools/BiblioSpec/tests/reference/tables.check"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3.png"/><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_webdav/home/software/Skyline/@files/tutorials/IMSFiltering-3_7.pdf"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635FA-B1B7-444B-A10E-04E0E9487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23</Pages>
  <Words>3285</Words>
  <Characters>18729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21971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4</cp:revision>
  <cp:lastPrinted>2013-11-01T17:12:00Z</cp:lastPrinted>
  <dcterms:created xsi:type="dcterms:W3CDTF">2020-09-03T18:20:00Z</dcterms:created>
  <dcterms:modified xsi:type="dcterms:W3CDTF">2020-09-23T20:54:00Z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