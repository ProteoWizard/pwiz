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5DA1ED" w14:textId="77777777" w:rsidR="00CC08D9" w:rsidRDefault="00F242F5">
      <w:pPr>
        <w:pStyle w:val="Title"/>
        <w:rPr>
          <w:rFonts w:eastAsia="SimSun"/>
        </w:rPr>
      </w:pPr>
      <w:r>
        <w:rPr>
          <w:rFonts w:eastAsia="SimSun"/>
        </w:rPr>
        <w:t xml:space="preserve">Skyline MS1 </w:t>
      </w:r>
      <w:r>
        <w:rPr>
          <w:rFonts w:eastAsia="SimSun"/>
        </w:rPr>
        <w:t>全扫描筛选</w:t>
      </w:r>
    </w:p>
    <w:p w14:paraId="1619BD7E" w14:textId="77777777" w:rsidR="00CC08D9" w:rsidRDefault="00F242F5">
      <w:pPr>
        <w:rPr>
          <w:rFonts w:eastAsia="SimSun"/>
        </w:rPr>
      </w:pPr>
      <w:r>
        <w:rPr>
          <w:rFonts w:eastAsia="SimSun"/>
        </w:rPr>
        <w:t xml:space="preserve">Skyline </w:t>
      </w:r>
      <w:r>
        <w:rPr>
          <w:rFonts w:eastAsia="SimSun"/>
        </w:rPr>
        <w:t>靶向质谱环境能直观呈现</w:t>
      </w:r>
      <w:r>
        <w:rPr>
          <w:rFonts w:eastAsia="SimSun" w:hint="eastAsia"/>
        </w:rPr>
        <w:t>出</w:t>
      </w:r>
      <w:r>
        <w:rPr>
          <w:rFonts w:eastAsia="SimSun"/>
        </w:rPr>
        <w:t>导入</w:t>
      </w:r>
      <w:r>
        <w:rPr>
          <w:rFonts w:eastAsia="SimSun" w:hint="eastAsia"/>
        </w:rPr>
        <w:t>至</w:t>
      </w:r>
      <w:r>
        <w:rPr>
          <w:rFonts w:eastAsia="SimSun"/>
        </w:rPr>
        <w:t xml:space="preserve"> Skyline </w:t>
      </w:r>
      <w:r>
        <w:rPr>
          <w:rFonts w:eastAsia="SimSun"/>
        </w:rPr>
        <w:t>文档的原始质谱仪数据信息。借助这些可视化功能，您可以执行</w:t>
      </w:r>
      <w:r>
        <w:rPr>
          <w:rFonts w:eastAsia="SimSun" w:hint="eastAsia"/>
        </w:rPr>
        <w:t>操作如优化</w:t>
      </w:r>
      <w:r>
        <w:rPr>
          <w:rFonts w:eastAsia="SimSun"/>
        </w:rPr>
        <w:t>所测肽段和离子对以及调整整合边界等来对数据加以处理。最初开发</w:t>
      </w:r>
      <w:r>
        <w:rPr>
          <w:rFonts w:eastAsia="SimSun"/>
        </w:rPr>
        <w:t xml:space="preserve"> Skyline </w:t>
      </w:r>
      <w:r>
        <w:rPr>
          <w:rFonts w:eastAsia="SimSun"/>
        </w:rPr>
        <w:t>的目的是利用选择反应监测（简称</w:t>
      </w:r>
      <w:r>
        <w:rPr>
          <w:rFonts w:eastAsia="SimSun"/>
        </w:rPr>
        <w:t xml:space="preserve"> SRM</w:t>
      </w:r>
      <w:r>
        <w:rPr>
          <w:rFonts w:eastAsia="SimSun"/>
        </w:rPr>
        <w:t>，亦称为多反应监测（简称</w:t>
      </w:r>
      <w:r>
        <w:rPr>
          <w:rFonts w:eastAsia="SimSun"/>
        </w:rPr>
        <w:t xml:space="preserve"> MRM</w:t>
      </w:r>
      <w:r>
        <w:rPr>
          <w:rFonts w:eastAsia="SimSun"/>
        </w:rPr>
        <w:t>））质谱进行定量分析，现在它的应用范围已经扩大到从数据依赖型</w:t>
      </w:r>
      <w:r>
        <w:rPr>
          <w:rFonts w:eastAsia="SimSun" w:hint="eastAsia"/>
        </w:rPr>
        <w:t>串联质谱所</w:t>
      </w:r>
      <w:r>
        <w:rPr>
          <w:rFonts w:eastAsia="SimSun"/>
        </w:rPr>
        <w:t>获得的质谱数据的</w:t>
      </w:r>
      <w:r>
        <w:rPr>
          <w:rFonts w:eastAsia="SimSun"/>
        </w:rPr>
        <w:t xml:space="preserve"> MS1 </w:t>
      </w:r>
      <w:r>
        <w:rPr>
          <w:rFonts w:eastAsia="SimSun"/>
        </w:rPr>
        <w:t>谱图中</w:t>
      </w:r>
      <w:r>
        <w:rPr>
          <w:rFonts w:eastAsia="SimSun" w:hint="eastAsia"/>
        </w:rPr>
        <w:t>去</w:t>
      </w:r>
      <w:r>
        <w:rPr>
          <w:rFonts w:eastAsia="SimSun"/>
        </w:rPr>
        <w:t>提取时间</w:t>
      </w:r>
      <w:r>
        <w:rPr>
          <w:rFonts w:eastAsia="SimSun"/>
        </w:rPr>
        <w:t>-</w:t>
      </w:r>
      <w:r>
        <w:rPr>
          <w:rFonts w:eastAsia="SimSun"/>
        </w:rPr>
        <w:t>强度色谱峰来用于肽段定量实验。</w:t>
      </w:r>
    </w:p>
    <w:p w14:paraId="74874DAE" w14:textId="77777777" w:rsidR="00CC08D9" w:rsidRDefault="00F242F5">
      <w:pPr>
        <w:rPr>
          <w:rFonts w:eastAsia="SimSun"/>
        </w:rPr>
      </w:pPr>
      <w:r>
        <w:rPr>
          <w:rFonts w:eastAsia="SimSun"/>
        </w:rPr>
        <w:t xml:space="preserve">Skyline MS1 </w:t>
      </w:r>
      <w:r>
        <w:rPr>
          <w:rFonts w:eastAsia="SimSun"/>
        </w:rPr>
        <w:t>全扫描筛选</w:t>
      </w:r>
      <w:r>
        <w:fldChar w:fldCharType="begin"/>
      </w:r>
      <w:r>
        <w:instrText xml:space="preserve"> ADDIN ZOTERO_ITEM CSL_CITATION {"citationID":"22ac4rv18a","properties":{"formattedCitation":"{\\rtf \\super 1\\nosupersub{}}","plainCitation":"1"},"citationItems":[{"id":33,"uris":["http://zotero.org/users/916000/items/U57MC78P"],"uri":["http://zotero.org/users/916000/items/U57MC78P"],"itemData":{"id":33,"type":"article-journal","title":"Platform-independent and Label-free Quantitation of Proteomic Data Using MS1 Extracted Ion Chromatograms in Skyline APPLICATION TO PROTEIN ACETYLATION AND PHOSPHORYLATION","container-title":"Molecular &amp; Cellular Proteomics","page":"202-214","volume":"11","issue":"5","source":"www.mcponline.org","abstract":"Despite advances in metabolic and postmetabolic labeling methods for quantitative proteomics, there remains a need for improved label-free approaches. This need is particularly pressing for workflows that incorporate affinity enrichment at the peptide level, where isobaric chemical labels such as isobaric tags for relative and absolute quantitation and tandem mass tags may prove problematic or where stable isotope labeling with amino acids in cell culture labeling cannot be readily applied. Skyline is a freely available, open source software tool for quantitative data processing and proteomic analysis. We expanded the capabilities of Skyline to process ion intensity chromatograms of peptide analytes from full scan mass spectral data (MS1) acquired during HPLC MS/MS proteomic experiments. Moreover, unlike existing programs, Skyline MS1 filtering can be used with mass spectrometers from four major vendors, which allows results to be compared directly across laboratories. The new quantitative and graphical tools now available in Skyline specifically support interrogation of multiple acquisitions for MS1 filtering, including visual inspection of peak picking and both automated and manual integration, key features often lacking in existing software. In addition, Skyline MS1 filtering displays retention time indicators from underlying MS/MS data contained within the spectral library to ensure proper peak selection. The modular structure of Skyline also provides well defined, customizable data reports and thus allows users to directly connect to existing statistical programs for post hoc data analysis. To demonstrate the utility of the MS1 filtering approach, we have carried out experiments on several MS platforms and have specifically examined the performance of this method to quantify two important post-translational modifications: acetylation and phosphorylation, in peptide-centric affinity workflows of increasing complexity using mouse and human models.","DOI":"10.1074/mcp.M112.017707","ISSN":"1535-9476, 1535-9484","note":"PMID: 22454539","journalAbbreviation":"Mol Cell Proteomics","language":"en","author":[{"family":"Schilling","given":"Birgit"},{"family":"Rardin","given":"Matthew J."},{"family":"MacLean","given":"Brendan X."},{"family":"Zawadzka","given":"Anna M."},{"family":"Frewen","given":"Barbara E."},{"family":"Cusack","given":"Michael P."},{"family":"Sorensen","given":"Dylan J."},{"family":"Bereman","given":"Michael S."},{"family":"Jing","given":"Enxuan"},{"family":"Wu","given":"Christine C."},{"family":"Verdin","given":"Eric"},{"family":"Kahn","given":"C. Ronald"},{"family":"MacCoss","given":"Michael J."},{"family":"Gibson","given":"Bradford W."}],"issued":{"date-parts":[["2012",5,1]]},"accessed":{"date-parts":[["2013",11,22]]},"PMID":"22454539"}}],"schema":"https://github.com/citation-style-language/schema/raw/master/csl-citation.json"} </w:instrText>
      </w:r>
      <w:r>
        <w:fldChar w:fldCharType="separate"/>
      </w:r>
      <w:r>
        <w:rPr>
          <w:szCs w:val="24"/>
          <w:vertAlign w:val="superscript"/>
        </w:rPr>
        <w:t>1</w:t>
      </w:r>
      <w:r>
        <w:fldChar w:fldCharType="end"/>
      </w:r>
      <w:r>
        <w:rPr>
          <w:rFonts w:eastAsia="SimSun"/>
        </w:rPr>
        <w:t>支持导入探索</w:t>
      </w:r>
      <w:r>
        <w:rPr>
          <w:rFonts w:eastAsia="SimSun" w:hint="eastAsia"/>
        </w:rPr>
        <w:t>型</w:t>
      </w:r>
      <w:r>
        <w:rPr>
          <w:rFonts w:eastAsia="SimSun"/>
        </w:rPr>
        <w:t>蛋白质组学实验中使用数据依赖采集</w:t>
      </w:r>
      <w:r>
        <w:rPr>
          <w:rFonts w:eastAsia="SimSun"/>
        </w:rPr>
        <w:t xml:space="preserve"> (DDA) </w:t>
      </w:r>
      <w:r>
        <w:rPr>
          <w:rFonts w:eastAsia="SimSun"/>
        </w:rPr>
        <w:t>模式获得的数据集。导入原始数据后，使用</w:t>
      </w:r>
      <w:r>
        <w:rPr>
          <w:rFonts w:eastAsia="SimSun"/>
        </w:rPr>
        <w:t xml:space="preserve"> Skyline </w:t>
      </w:r>
      <w:r>
        <w:rPr>
          <w:rFonts w:eastAsia="SimSun"/>
        </w:rPr>
        <w:t>新开发的和原有</w:t>
      </w:r>
      <w:r>
        <w:rPr>
          <w:rFonts w:eastAsia="SimSun" w:hint="eastAsia"/>
        </w:rPr>
        <w:t>的</w:t>
      </w:r>
      <w:r>
        <w:rPr>
          <w:rFonts w:eastAsia="SimSun"/>
        </w:rPr>
        <w:t>功能可以</w:t>
      </w:r>
      <w:r>
        <w:rPr>
          <w:rFonts w:eastAsia="SimSun" w:hint="eastAsia"/>
        </w:rPr>
        <w:t>协助</w:t>
      </w:r>
      <w:r>
        <w:rPr>
          <w:rFonts w:eastAsia="SimSun"/>
        </w:rPr>
        <w:t>定量测量</w:t>
      </w:r>
      <w:r>
        <w:rPr>
          <w:rFonts w:eastAsia="SimSun" w:hint="eastAsia"/>
        </w:rPr>
        <w:t>来自于</w:t>
      </w:r>
      <w:r>
        <w:rPr>
          <w:rFonts w:eastAsia="SimSun"/>
        </w:rPr>
        <w:t>多</w:t>
      </w:r>
      <w:r>
        <w:rPr>
          <w:rFonts w:eastAsia="SimSun" w:hint="eastAsia"/>
        </w:rPr>
        <w:t>次</w:t>
      </w:r>
      <w:r>
        <w:rPr>
          <w:rFonts w:eastAsia="SimSun"/>
        </w:rPr>
        <w:t>重复测定采集的肽段母离子</w:t>
      </w:r>
      <w:r>
        <w:rPr>
          <w:rFonts w:eastAsia="SimSun"/>
        </w:rPr>
        <w:t xml:space="preserve"> MS1 </w:t>
      </w:r>
      <w:r>
        <w:rPr>
          <w:rFonts w:eastAsia="SimSun"/>
        </w:rPr>
        <w:t>信号。</w:t>
      </w:r>
      <w:r>
        <w:rPr>
          <w:rFonts w:eastAsia="SimSun" w:hint="eastAsia"/>
        </w:rPr>
        <w:t>鉴于</w:t>
      </w:r>
      <w:r>
        <w:rPr>
          <w:rFonts w:eastAsia="SimSun"/>
        </w:rPr>
        <w:t>Skyline</w:t>
      </w:r>
      <w:r>
        <w:rPr>
          <w:rFonts w:eastAsia="SimSun"/>
        </w:rPr>
        <w:t>出色的数据可视化图，这种模式也可用于可视化</w:t>
      </w:r>
      <w:r>
        <w:rPr>
          <w:rFonts w:eastAsia="SimSun" w:hint="eastAsia"/>
        </w:rPr>
        <w:t>以及</w:t>
      </w:r>
      <w:r>
        <w:rPr>
          <w:rFonts w:eastAsia="SimSun"/>
        </w:rPr>
        <w:t>更好地</w:t>
      </w:r>
      <w:r>
        <w:rPr>
          <w:rFonts w:eastAsia="SimSun" w:hint="eastAsia"/>
        </w:rPr>
        <w:t>理</w:t>
      </w:r>
      <w:r>
        <w:rPr>
          <w:rFonts w:eastAsia="SimSun"/>
        </w:rPr>
        <w:t>解</w:t>
      </w:r>
      <w:r>
        <w:rPr>
          <w:rFonts w:eastAsia="SimSun" w:hint="eastAsia"/>
        </w:rPr>
        <w:t>来自于其它</w:t>
      </w:r>
      <w:r>
        <w:rPr>
          <w:rFonts w:eastAsia="SimSun"/>
        </w:rPr>
        <w:t>“</w:t>
      </w:r>
      <w:r>
        <w:rPr>
          <w:rFonts w:eastAsia="SimSun" w:hint="eastAsia"/>
        </w:rPr>
        <w:t>非</w:t>
      </w:r>
      <w:r>
        <w:rPr>
          <w:rFonts w:eastAsia="SimSun"/>
        </w:rPr>
        <w:t>标记</w:t>
      </w:r>
      <w:r>
        <w:rPr>
          <w:rFonts w:eastAsia="SimSun"/>
        </w:rPr>
        <w:t>”</w:t>
      </w:r>
      <w:r>
        <w:rPr>
          <w:rFonts w:eastAsia="SimSun"/>
        </w:rPr>
        <w:t>定量工具的定量</w:t>
      </w:r>
      <w:r>
        <w:rPr>
          <w:rFonts w:eastAsia="SimSun" w:hint="eastAsia"/>
        </w:rPr>
        <w:t>结果</w:t>
      </w:r>
      <w:r>
        <w:rPr>
          <w:rFonts w:eastAsia="SimSun"/>
        </w:rPr>
        <w:t>。</w:t>
      </w:r>
    </w:p>
    <w:p w14:paraId="05BC1449" w14:textId="77777777" w:rsidR="00CC08D9" w:rsidRDefault="00F242F5">
      <w:pPr>
        <w:spacing w:after="120"/>
        <w:rPr>
          <w:rFonts w:eastAsia="SimSun"/>
        </w:rPr>
      </w:pPr>
      <w:r>
        <w:rPr>
          <w:rFonts w:eastAsia="SimSun" w:hint="eastAsia"/>
        </w:rPr>
        <w:t>本教程将介绍以下几个对有效利用</w:t>
      </w:r>
      <w:r>
        <w:rPr>
          <w:rFonts w:eastAsia="SimSun" w:hint="eastAsia"/>
        </w:rPr>
        <w:t xml:space="preserve"> Skyline MS1 </w:t>
      </w:r>
      <w:r>
        <w:rPr>
          <w:rFonts w:eastAsia="SimSun" w:hint="eastAsia"/>
        </w:rPr>
        <w:t>筛选至关重要的方面：</w:t>
      </w:r>
    </w:p>
    <w:p w14:paraId="1B62E29A" w14:textId="77777777" w:rsidR="00CC08D9" w:rsidRDefault="00F242F5">
      <w:pPr>
        <w:numPr>
          <w:ilvl w:val="0"/>
          <w:numId w:val="1"/>
        </w:numPr>
        <w:spacing w:after="0"/>
        <w:rPr>
          <w:rFonts w:eastAsia="SimSun"/>
        </w:rPr>
      </w:pPr>
      <w:r>
        <w:rPr>
          <w:rFonts w:eastAsia="SimSun" w:hint="eastAsia"/>
        </w:rPr>
        <w:t>准备一个用于</w:t>
      </w:r>
      <w:r>
        <w:rPr>
          <w:rFonts w:eastAsia="SimSun" w:hint="eastAsia"/>
        </w:rPr>
        <w:t>M</w:t>
      </w:r>
      <w:r>
        <w:rPr>
          <w:rFonts w:eastAsia="SimSun"/>
        </w:rPr>
        <w:t>S</w:t>
      </w:r>
      <w:r>
        <w:rPr>
          <w:rFonts w:eastAsia="SimSun" w:hint="eastAsia"/>
        </w:rPr>
        <w:t>1</w:t>
      </w:r>
      <w:r>
        <w:rPr>
          <w:rFonts w:eastAsia="SimSun" w:hint="eastAsia"/>
        </w:rPr>
        <w:t>筛选的</w:t>
      </w:r>
      <w:r>
        <w:rPr>
          <w:rFonts w:eastAsia="SimSun" w:hint="eastAsia"/>
        </w:rPr>
        <w:t>Skyline</w:t>
      </w:r>
      <w:r>
        <w:rPr>
          <w:rFonts w:eastAsia="SimSun" w:hint="eastAsia"/>
        </w:rPr>
        <w:t>文档</w:t>
      </w:r>
    </w:p>
    <w:p w14:paraId="3B9BFC9F" w14:textId="77777777" w:rsidR="00CC08D9" w:rsidRDefault="00F242F5">
      <w:pPr>
        <w:numPr>
          <w:ilvl w:val="0"/>
          <w:numId w:val="1"/>
        </w:numPr>
        <w:spacing w:after="0"/>
        <w:rPr>
          <w:rFonts w:eastAsia="SimSun"/>
        </w:rPr>
      </w:pPr>
      <w:r>
        <w:rPr>
          <w:rFonts w:eastAsia="SimSun"/>
        </w:rPr>
        <w:t>导入原始数据，</w:t>
      </w:r>
      <w:r>
        <w:rPr>
          <w:rFonts w:eastAsia="SimSun" w:hint="eastAsia"/>
        </w:rPr>
        <w:t>并在</w:t>
      </w:r>
      <w:r>
        <w:rPr>
          <w:rFonts w:eastAsia="SimSun" w:hint="eastAsia"/>
        </w:rPr>
        <w:t>M</w:t>
      </w:r>
      <w:r>
        <w:rPr>
          <w:rFonts w:eastAsia="SimSun"/>
        </w:rPr>
        <w:t>S</w:t>
      </w:r>
      <w:r>
        <w:rPr>
          <w:rFonts w:eastAsia="SimSun" w:hint="eastAsia"/>
        </w:rPr>
        <w:t>1</w:t>
      </w:r>
      <w:r>
        <w:rPr>
          <w:rFonts w:eastAsia="SimSun" w:hint="eastAsia"/>
        </w:rPr>
        <w:t>筛选时利用来自质谱图库的保留时间来指导峰的挑选</w:t>
      </w:r>
    </w:p>
    <w:p w14:paraId="6A372EF5" w14:textId="77777777" w:rsidR="00CC08D9" w:rsidRDefault="00F242F5">
      <w:pPr>
        <w:numPr>
          <w:ilvl w:val="0"/>
          <w:numId w:val="1"/>
        </w:numPr>
        <w:rPr>
          <w:rFonts w:eastAsia="SimSun"/>
        </w:rPr>
      </w:pPr>
      <w:r>
        <w:rPr>
          <w:rFonts w:eastAsia="SimSun"/>
        </w:rPr>
        <w:t>进一步处理</w:t>
      </w:r>
      <w:r>
        <w:rPr>
          <w:rFonts w:eastAsia="SimSun"/>
        </w:rPr>
        <w:t xml:space="preserve"> </w:t>
      </w:r>
      <w:r>
        <w:rPr>
          <w:rFonts w:eastAsia="SimSun" w:hint="eastAsia"/>
        </w:rPr>
        <w:t>经</w:t>
      </w:r>
      <w:r>
        <w:rPr>
          <w:rFonts w:eastAsia="SimSun"/>
        </w:rPr>
        <w:t xml:space="preserve">MS1 </w:t>
      </w:r>
      <w:r>
        <w:rPr>
          <w:rFonts w:eastAsia="SimSun"/>
        </w:rPr>
        <w:t>筛选的肽段以获得多次采集重复测定下的定量信息</w:t>
      </w:r>
    </w:p>
    <w:p w14:paraId="62116CFB" w14:textId="77777777" w:rsidR="00CC08D9" w:rsidRDefault="00F242F5">
      <w:pPr>
        <w:rPr>
          <w:rFonts w:eastAsia="SimSun"/>
        </w:rPr>
      </w:pPr>
      <w:r>
        <w:rPr>
          <w:rFonts w:eastAsia="SimSun"/>
        </w:rPr>
        <w:t xml:space="preserve">Skyline </w:t>
      </w:r>
      <w:r>
        <w:rPr>
          <w:rFonts w:eastAsia="SimSun"/>
        </w:rPr>
        <w:t>旨在为靶向蛋白质谱研究提供一种独立于供应商的平台。它可以</w:t>
      </w:r>
      <w:r>
        <w:rPr>
          <w:rFonts w:eastAsia="SimSun" w:hint="eastAsia"/>
        </w:rPr>
        <w:t>导入来自于</w:t>
      </w:r>
      <w:r>
        <w:rPr>
          <w:rFonts w:eastAsia="SimSun"/>
        </w:rPr>
        <w:t>供应商</w:t>
      </w:r>
      <w:r>
        <w:rPr>
          <w:rFonts w:eastAsia="SimSun"/>
        </w:rPr>
        <w:t xml:space="preserve"> Agilent</w:t>
      </w:r>
      <w:r>
        <w:rPr>
          <w:rFonts w:eastAsia="SimSun"/>
        </w:rPr>
        <w:t>、</w:t>
      </w:r>
      <w:r>
        <w:rPr>
          <w:rFonts w:eastAsia="SimSun"/>
        </w:rPr>
        <w:t>Bruker</w:t>
      </w:r>
      <w:r>
        <w:rPr>
          <w:rFonts w:eastAsia="SimSun"/>
        </w:rPr>
        <w:t>、</w:t>
      </w:r>
      <w:r>
        <w:rPr>
          <w:rFonts w:eastAsia="SimSun"/>
        </w:rPr>
        <w:t>SCIEX</w:t>
      </w:r>
      <w:r>
        <w:rPr>
          <w:rFonts w:eastAsia="SimSun"/>
        </w:rPr>
        <w:t>、</w:t>
      </w:r>
      <w:r>
        <w:rPr>
          <w:rFonts w:eastAsia="SimSun"/>
        </w:rPr>
        <w:t>Shimadzu</w:t>
      </w:r>
      <w:r>
        <w:rPr>
          <w:rFonts w:eastAsia="SimSun"/>
        </w:rPr>
        <w:t>、</w:t>
      </w:r>
      <w:r>
        <w:rPr>
          <w:rFonts w:eastAsia="SimSun"/>
        </w:rPr>
        <w:t xml:space="preserve">Thermo-Scientific </w:t>
      </w:r>
      <w:r>
        <w:rPr>
          <w:rFonts w:eastAsia="SimSun"/>
        </w:rPr>
        <w:t>和</w:t>
      </w:r>
      <w:r>
        <w:rPr>
          <w:rFonts w:eastAsia="SimSun"/>
        </w:rPr>
        <w:t xml:space="preserve"> Waters </w:t>
      </w:r>
      <w:r>
        <w:rPr>
          <w:rFonts w:eastAsia="SimSun"/>
        </w:rPr>
        <w:t>的</w:t>
      </w:r>
      <w:r>
        <w:rPr>
          <w:rFonts w:eastAsia="SimSun" w:hint="eastAsia"/>
        </w:rPr>
        <w:t>原始数据</w:t>
      </w:r>
      <w:r>
        <w:rPr>
          <w:rFonts w:eastAsia="SimSun"/>
        </w:rPr>
        <w:t>用于</w:t>
      </w:r>
      <w:r>
        <w:rPr>
          <w:rFonts w:eastAsia="SimSun"/>
        </w:rPr>
        <w:t xml:space="preserve"> MS1 </w:t>
      </w:r>
      <w:r>
        <w:rPr>
          <w:rFonts w:eastAsia="SimSun"/>
        </w:rPr>
        <w:t>筛选，这样一来，您就可以</w:t>
      </w:r>
      <w:r>
        <w:rPr>
          <w:rFonts w:eastAsia="SimSun" w:hint="eastAsia"/>
        </w:rPr>
        <w:t>将在</w:t>
      </w:r>
      <w:r>
        <w:rPr>
          <w:rFonts w:eastAsia="SimSun" w:hint="eastAsia"/>
        </w:rPr>
        <w:t>Skyline</w:t>
      </w:r>
      <w:r>
        <w:rPr>
          <w:rFonts w:eastAsia="SimSun" w:hint="eastAsia"/>
        </w:rPr>
        <w:t>获得的专业知识转移到任何一家有着以上供应商质谱仪的质谱实验室。</w:t>
      </w:r>
    </w:p>
    <w:p w14:paraId="518EBC50" w14:textId="77777777" w:rsidR="00CC08D9" w:rsidRDefault="00F242F5">
      <w:pPr>
        <w:pStyle w:val="Heading1"/>
        <w:spacing w:after="120"/>
        <w:rPr>
          <w:rFonts w:eastAsia="SimSun"/>
        </w:rPr>
      </w:pPr>
      <w:r>
        <w:rPr>
          <w:rFonts w:eastAsia="SimSun"/>
        </w:rPr>
        <w:t>入门指南</w:t>
      </w:r>
    </w:p>
    <w:p w14:paraId="6BDB2ED0" w14:textId="77777777" w:rsidR="00CC08D9" w:rsidRDefault="00F242F5">
      <w:pPr>
        <w:spacing w:after="120"/>
        <w:rPr>
          <w:rFonts w:eastAsia="SimSun"/>
        </w:rPr>
      </w:pPr>
      <w:r>
        <w:rPr>
          <w:rFonts w:eastAsia="SimSun" w:hint="eastAsia"/>
        </w:rPr>
        <w:t>开始本教程之前</w:t>
      </w:r>
      <w:r>
        <w:rPr>
          <w:rFonts w:eastAsia="SimSun"/>
        </w:rPr>
        <w:t>，请下载下列</w:t>
      </w:r>
      <w:r>
        <w:rPr>
          <w:rFonts w:eastAsia="SimSun"/>
        </w:rPr>
        <w:t xml:space="preserve"> ZIP </w:t>
      </w:r>
      <w:r>
        <w:rPr>
          <w:rFonts w:eastAsia="SimSun"/>
        </w:rPr>
        <w:t>文件：</w:t>
      </w:r>
    </w:p>
    <w:p w14:paraId="529FD507" w14:textId="77777777" w:rsidR="00CC08D9" w:rsidRDefault="00255EE7">
      <w:pPr>
        <w:rPr>
          <w:rFonts w:eastAsia="SimSun"/>
        </w:rPr>
      </w:pPr>
      <w:hyperlink r:id="rId9" w:history="1">
        <w:r w:rsidR="00F242F5">
          <w:rPr>
            <w:rStyle w:val="Hyperlink"/>
            <w:rFonts w:eastAsia="SimSun"/>
          </w:rPr>
          <w:t>https://skyline.ms/tutorials/MS1Filtering_2.zip</w:t>
        </w:r>
      </w:hyperlink>
    </w:p>
    <w:p w14:paraId="58BC43EF" w14:textId="77777777" w:rsidR="00CC08D9" w:rsidRDefault="00F242F5">
      <w:pPr>
        <w:rPr>
          <w:rFonts w:eastAsia="SimSun"/>
        </w:rPr>
      </w:pPr>
      <w:r>
        <w:rPr>
          <w:rFonts w:eastAsia="SimSun"/>
        </w:rPr>
        <w:t>将其中的文件解压到您的电脑文件夹，如：</w:t>
      </w:r>
    </w:p>
    <w:p w14:paraId="49871239" w14:textId="77777777" w:rsidR="00CC08D9" w:rsidRDefault="00F242F5">
      <w:pPr>
        <w:rPr>
          <w:rFonts w:eastAsia="SimSun"/>
        </w:rPr>
      </w:pPr>
      <w:r>
        <w:rPr>
          <w:rFonts w:eastAsia="SimSun"/>
        </w:rPr>
        <w:t>C:\Users\brendanx\Documents</w:t>
      </w:r>
    </w:p>
    <w:p w14:paraId="5DD2EBD9" w14:textId="77777777" w:rsidR="00CC08D9" w:rsidRDefault="00F242F5">
      <w:pPr>
        <w:rPr>
          <w:rFonts w:eastAsia="SimSun"/>
        </w:rPr>
      </w:pPr>
      <w:r>
        <w:rPr>
          <w:rFonts w:eastAsia="SimSun"/>
        </w:rPr>
        <w:t>这将创建一个新文件夹：</w:t>
      </w:r>
    </w:p>
    <w:p w14:paraId="7FAEC72F" w14:textId="77777777" w:rsidR="00CC08D9" w:rsidRDefault="00F242F5">
      <w:pPr>
        <w:rPr>
          <w:rFonts w:eastAsia="SimSun"/>
        </w:rPr>
      </w:pPr>
      <w:r>
        <w:rPr>
          <w:rFonts w:eastAsia="SimSun"/>
        </w:rPr>
        <w:t>C:\Users\brendanx\Documents\MS1Filtering</w:t>
      </w:r>
    </w:p>
    <w:p w14:paraId="6F1C50BB" w14:textId="77777777" w:rsidR="00CC08D9" w:rsidRDefault="00F242F5">
      <w:pPr>
        <w:spacing w:after="120"/>
        <w:rPr>
          <w:rFonts w:eastAsia="SimSun"/>
        </w:rPr>
      </w:pPr>
      <w:r>
        <w:rPr>
          <w:rFonts w:eastAsia="SimSun"/>
        </w:rPr>
        <w:t>如果您在开始学习本教程之前就一直在用</w:t>
      </w:r>
      <w:r>
        <w:rPr>
          <w:rFonts w:eastAsia="SimSun"/>
        </w:rPr>
        <w:t xml:space="preserve"> Skyline</w:t>
      </w:r>
      <w:r>
        <w:rPr>
          <w:rFonts w:eastAsia="SimSun"/>
        </w:rPr>
        <w:t>，最好将</w:t>
      </w:r>
      <w:r>
        <w:rPr>
          <w:rFonts w:eastAsia="SimSun"/>
        </w:rPr>
        <w:t xml:space="preserve"> Skyline </w:t>
      </w:r>
      <w:r>
        <w:rPr>
          <w:rFonts w:eastAsia="SimSun"/>
        </w:rPr>
        <w:t>恢复为默认设置。要恢复默认</w:t>
      </w:r>
      <w:r>
        <w:rPr>
          <w:rFonts w:eastAsia="SimSun" w:hint="eastAsia"/>
        </w:rPr>
        <w:br/>
      </w:r>
      <w:r>
        <w:rPr>
          <w:rFonts w:eastAsia="SimSun"/>
        </w:rPr>
        <w:t>设置：</w:t>
      </w:r>
    </w:p>
    <w:p w14:paraId="2C51FD1D" w14:textId="77777777" w:rsidR="00CC08D9" w:rsidRDefault="00F242F5">
      <w:pPr>
        <w:pStyle w:val="ListParagraph"/>
        <w:numPr>
          <w:ilvl w:val="0"/>
          <w:numId w:val="2"/>
        </w:numPr>
        <w:rPr>
          <w:rFonts w:eastAsia="SimSun"/>
        </w:rPr>
      </w:pPr>
      <w:r>
        <w:rPr>
          <w:rFonts w:eastAsia="SimSun"/>
        </w:rPr>
        <w:t>启动</w:t>
      </w:r>
      <w:r>
        <w:rPr>
          <w:rFonts w:eastAsia="SimSun"/>
        </w:rPr>
        <w:t xml:space="preserve"> Skyline</w:t>
      </w:r>
      <w:r>
        <w:rPr>
          <w:rFonts w:eastAsia="SimSun"/>
        </w:rPr>
        <w:t>。</w:t>
      </w:r>
    </w:p>
    <w:p w14:paraId="6067F9A8" w14:textId="77777777" w:rsidR="00CC08D9" w:rsidRDefault="00F242F5">
      <w:pPr>
        <w:pStyle w:val="ListParagraph"/>
        <w:numPr>
          <w:ilvl w:val="0"/>
          <w:numId w:val="2"/>
        </w:numPr>
        <w:rPr>
          <w:rFonts w:eastAsia="SimSun"/>
        </w:rPr>
      </w:pPr>
      <w:r>
        <w:rPr>
          <w:rFonts w:eastAsia="SimSun"/>
        </w:rPr>
        <w:t>在</w:t>
      </w:r>
      <w:r>
        <w:rPr>
          <w:rFonts w:eastAsia="SimSun"/>
          <w:b/>
          <w:bCs/>
        </w:rPr>
        <w:t>起始页</w:t>
      </w:r>
      <w:r>
        <w:rPr>
          <w:rFonts w:eastAsia="SimSun"/>
        </w:rPr>
        <w:t>上单击</w:t>
      </w:r>
      <w:r>
        <w:rPr>
          <w:rFonts w:eastAsia="SimSun"/>
          <w:b/>
          <w:bCs/>
        </w:rPr>
        <w:t>空白文档</w:t>
      </w:r>
      <w:r>
        <w:rPr>
          <w:rFonts w:eastAsia="SimSun"/>
        </w:rPr>
        <w:t>，显示如下：</w:t>
      </w:r>
    </w:p>
    <w:p w14:paraId="0FE17DBF" w14:textId="77777777" w:rsidR="00CC08D9" w:rsidRDefault="00F242F5">
      <w:pPr>
        <w:spacing w:after="120"/>
        <w:rPr>
          <w:rFonts w:eastAsia="SimSun"/>
        </w:rPr>
      </w:pPr>
      <w:r>
        <w:rPr>
          <w:rFonts w:eastAsia="SimSun"/>
          <w:noProof/>
        </w:rPr>
        <w:lastRenderedPageBreak/>
        <w:drawing>
          <wp:inline distT="0" distB="0" distL="0" distR="0">
            <wp:extent cx="1781175" cy="17811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1781175" cy="1781175"/>
                    </a:xfrm>
                    <a:prstGeom prst="rect">
                      <a:avLst/>
                    </a:prstGeom>
                  </pic:spPr>
                </pic:pic>
              </a:graphicData>
            </a:graphic>
          </wp:inline>
        </w:drawing>
      </w:r>
    </w:p>
    <w:p w14:paraId="58A1C873" w14:textId="77777777" w:rsidR="00CC08D9" w:rsidRDefault="00F242F5">
      <w:pPr>
        <w:pStyle w:val="ListParagraph"/>
        <w:numPr>
          <w:ilvl w:val="0"/>
          <w:numId w:val="3"/>
        </w:numPr>
        <w:spacing w:after="120" w:line="259" w:lineRule="auto"/>
        <w:rPr>
          <w:rFonts w:eastAsia="SimSun"/>
        </w:rPr>
      </w:pPr>
      <w:r>
        <w:rPr>
          <w:rFonts w:eastAsia="SimSun"/>
        </w:rPr>
        <w:t>在</w:t>
      </w:r>
      <w:r>
        <w:rPr>
          <w:rFonts w:eastAsia="SimSun"/>
          <w:b/>
        </w:rPr>
        <w:t>设置</w:t>
      </w:r>
      <w:r>
        <w:rPr>
          <w:rFonts w:eastAsia="SimSun"/>
        </w:rPr>
        <w:t>菜单中单击</w:t>
      </w:r>
      <w:r>
        <w:rPr>
          <w:rFonts w:eastAsia="SimSun"/>
          <w:b/>
        </w:rPr>
        <w:t>默认值</w:t>
      </w:r>
      <w:r>
        <w:rPr>
          <w:rFonts w:eastAsia="SimSun"/>
        </w:rPr>
        <w:t>。</w:t>
      </w:r>
    </w:p>
    <w:p w14:paraId="5193C93B" w14:textId="77777777" w:rsidR="00CC08D9" w:rsidRDefault="00F242F5">
      <w:pPr>
        <w:pStyle w:val="ListParagraph"/>
        <w:numPr>
          <w:ilvl w:val="0"/>
          <w:numId w:val="3"/>
        </w:numPr>
        <w:spacing w:after="120" w:line="259" w:lineRule="auto"/>
        <w:rPr>
          <w:rFonts w:eastAsia="SimSun"/>
        </w:rPr>
      </w:pPr>
      <w:r>
        <w:rPr>
          <w:rFonts w:eastAsia="SimSun"/>
        </w:rPr>
        <w:t>在询问您是否保存当前设置时，单击表单上的</w:t>
      </w:r>
      <w:r>
        <w:rPr>
          <w:rFonts w:eastAsia="SimSun"/>
          <w:b/>
          <w:bCs/>
        </w:rPr>
        <w:t>否</w:t>
      </w:r>
      <w:r>
        <w:rPr>
          <w:rFonts w:eastAsia="SimSun"/>
        </w:rPr>
        <w:t>。</w:t>
      </w:r>
    </w:p>
    <w:p w14:paraId="2D9BB407" w14:textId="77777777" w:rsidR="00CC08D9" w:rsidRDefault="00F242F5">
      <w:pPr>
        <w:rPr>
          <w:rFonts w:eastAsia="SimSun"/>
        </w:rPr>
      </w:pPr>
      <w:r>
        <w:rPr>
          <w:rFonts w:eastAsia="SimSun"/>
        </w:rPr>
        <w:t>该</w:t>
      </w:r>
      <w:r>
        <w:rPr>
          <w:rFonts w:eastAsia="SimSun"/>
        </w:rPr>
        <w:t xml:space="preserve"> Skyline </w:t>
      </w:r>
      <w:r>
        <w:rPr>
          <w:rFonts w:eastAsia="SimSun"/>
        </w:rPr>
        <w:t>实例中的文档设置现已重置为默认值。</w:t>
      </w:r>
    </w:p>
    <w:p w14:paraId="495630FB" w14:textId="77777777" w:rsidR="00CC08D9" w:rsidRDefault="00F242F5">
      <w:pPr>
        <w:spacing w:after="120"/>
        <w:rPr>
          <w:rFonts w:eastAsia="SimSun"/>
        </w:rPr>
      </w:pPr>
      <w:r>
        <w:rPr>
          <w:rFonts w:eastAsia="SimSun"/>
        </w:rPr>
        <w:t>由于本教程涵盖蛋白质组学主题，因此您可以执行以下操作来选择蛋白质组学界面：</w:t>
      </w:r>
    </w:p>
    <w:p w14:paraId="0AA1EF1E" w14:textId="77777777" w:rsidR="00CC08D9" w:rsidRDefault="00F242F5">
      <w:pPr>
        <w:pStyle w:val="ListParagraph"/>
        <w:numPr>
          <w:ilvl w:val="0"/>
          <w:numId w:val="4"/>
        </w:numPr>
        <w:spacing w:after="120" w:line="259" w:lineRule="auto"/>
        <w:rPr>
          <w:rFonts w:eastAsia="SimSun"/>
        </w:rPr>
      </w:pPr>
      <w:r>
        <w:rPr>
          <w:rFonts w:eastAsia="SimSun"/>
        </w:rPr>
        <w:t>单击</w:t>
      </w:r>
      <w:r>
        <w:rPr>
          <w:rFonts w:eastAsia="SimSun"/>
        </w:rPr>
        <w:t xml:space="preserve"> Skyline </w:t>
      </w:r>
      <w:r>
        <w:rPr>
          <w:rFonts w:eastAsia="SimSun"/>
        </w:rPr>
        <w:t>窗口右上角的用户界面控件，然后单击类似如下的</w:t>
      </w:r>
      <w:r>
        <w:rPr>
          <w:rFonts w:eastAsia="SimSun"/>
          <w:b/>
          <w:bCs/>
        </w:rPr>
        <w:t>蛋白质组学界面</w:t>
      </w:r>
      <w:r>
        <w:rPr>
          <w:rFonts w:eastAsia="SimSun"/>
        </w:rPr>
        <w:t>：</w:t>
      </w:r>
    </w:p>
    <w:p w14:paraId="015F14E3" w14:textId="77777777" w:rsidR="00CC08D9" w:rsidRDefault="00F242F5">
      <w:pPr>
        <w:spacing w:after="120"/>
        <w:rPr>
          <w:rFonts w:eastAsia="SimSun"/>
        </w:rPr>
      </w:pPr>
      <w:r>
        <w:rPr>
          <w:rFonts w:eastAsia="SimSun"/>
          <w:noProof/>
        </w:rPr>
        <w:drawing>
          <wp:inline distT="0" distB="0" distL="0" distR="0">
            <wp:extent cx="1426845" cy="1135380"/>
            <wp:effectExtent l="0" t="0" r="190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1480520" cy="1178247"/>
                    </a:xfrm>
                    <a:prstGeom prst="rect">
                      <a:avLst/>
                    </a:prstGeom>
                  </pic:spPr>
                </pic:pic>
              </a:graphicData>
            </a:graphic>
          </wp:inline>
        </w:drawing>
      </w:r>
    </w:p>
    <w:p w14:paraId="37B10AC7" w14:textId="77777777" w:rsidR="00CC08D9" w:rsidRDefault="00F242F5">
      <w:pPr>
        <w:spacing w:after="120"/>
        <w:rPr>
          <w:rFonts w:eastAsia="SimSun"/>
        </w:rPr>
      </w:pPr>
      <w:r>
        <w:rPr>
          <w:rFonts w:eastAsia="SimSun"/>
        </w:rPr>
        <w:t xml:space="preserve">Skyline </w:t>
      </w:r>
      <w:r>
        <w:rPr>
          <w:rFonts w:eastAsia="SimSun"/>
        </w:rPr>
        <w:t>将在蛋白质组学模式下运行，</w:t>
      </w:r>
      <w:r>
        <w:rPr>
          <w:rFonts w:eastAsia="SimSun"/>
        </w:rPr>
        <w:t xml:space="preserve">Skyline </w:t>
      </w:r>
      <w:r>
        <w:rPr>
          <w:rFonts w:eastAsia="SimSun"/>
        </w:rPr>
        <w:t>窗口的右上角随之显示蛋白质</w:t>
      </w:r>
      <w:r>
        <w:rPr>
          <w:rFonts w:eastAsia="SimSun" w:hint="eastAsia"/>
        </w:rPr>
        <w:t>图标</w:t>
      </w:r>
      <w:r>
        <w:rPr>
          <w:rFonts w:eastAsia="SimSun"/>
          <w:noProof/>
        </w:rPr>
        <w:drawing>
          <wp:inline distT="0" distB="0" distL="0" distR="0">
            <wp:extent cx="304800" cy="238125"/>
            <wp:effectExtent l="0" t="0" r="0" b="9525"/>
            <wp:docPr id="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6"/>
                    <pic:cNvPicPr>
                      <a:picLocks noChangeAspect="1"/>
                    </pic:cNvPicPr>
                  </pic:nvPicPr>
                  <pic:blipFill>
                    <a:blip r:embed="rId12"/>
                    <a:stretch>
                      <a:fillRect/>
                    </a:stretch>
                  </pic:blipFill>
                  <pic:spPr>
                    <a:xfrm>
                      <a:off x="0" y="0"/>
                      <a:ext cx="304800" cy="238125"/>
                    </a:xfrm>
                    <a:prstGeom prst="rect">
                      <a:avLst/>
                    </a:prstGeom>
                  </pic:spPr>
                </pic:pic>
              </a:graphicData>
            </a:graphic>
          </wp:inline>
        </w:drawing>
      </w:r>
      <w:r>
        <w:rPr>
          <w:rFonts w:eastAsia="SimSun"/>
        </w:rPr>
        <w:t>。</w:t>
      </w:r>
    </w:p>
    <w:p w14:paraId="1DF7449F" w14:textId="77777777" w:rsidR="00CC08D9" w:rsidRDefault="00F242F5">
      <w:pPr>
        <w:rPr>
          <w:rFonts w:eastAsia="SimSun"/>
        </w:rPr>
      </w:pPr>
      <w:r>
        <w:rPr>
          <w:rFonts w:eastAsia="SimSun"/>
        </w:rPr>
        <w:t>您可以用多种方法开始编辑空白文档，但在本教程中，您将使用一组按序排列的表单（即</w:t>
      </w:r>
      <w:r>
        <w:rPr>
          <w:rFonts w:eastAsia="SimSun"/>
        </w:rPr>
        <w:t>“</w:t>
      </w:r>
      <w:r>
        <w:rPr>
          <w:rFonts w:eastAsia="SimSun"/>
        </w:rPr>
        <w:t>向导</w:t>
      </w:r>
      <w:r>
        <w:rPr>
          <w:rFonts w:eastAsia="SimSun"/>
        </w:rPr>
        <w:t>”</w:t>
      </w:r>
      <w:r>
        <w:rPr>
          <w:rFonts w:eastAsia="SimSun"/>
        </w:rPr>
        <w:t>），它将引导您逐步</w:t>
      </w:r>
      <w:r>
        <w:rPr>
          <w:rFonts w:eastAsia="SimSun" w:hint="eastAsia"/>
        </w:rPr>
        <w:t>经历几个步骤：</w:t>
      </w:r>
      <w:r>
        <w:rPr>
          <w:rFonts w:eastAsia="SimSun"/>
        </w:rPr>
        <w:t>处理肽段搜索结果、设置目标</w:t>
      </w:r>
      <w:r>
        <w:rPr>
          <w:rFonts w:eastAsia="SimSun" w:hint="eastAsia"/>
        </w:rPr>
        <w:t>以及</w:t>
      </w:r>
      <w:r>
        <w:rPr>
          <w:rFonts w:eastAsia="SimSun"/>
        </w:rPr>
        <w:t>导入质谱仪数据文件。</w:t>
      </w:r>
    </w:p>
    <w:p w14:paraId="32103BEA" w14:textId="77777777" w:rsidR="00CC08D9" w:rsidRDefault="00F242F5">
      <w:pPr>
        <w:pStyle w:val="Heading1"/>
        <w:spacing w:after="120"/>
        <w:rPr>
          <w:rFonts w:eastAsia="SimSun"/>
        </w:rPr>
      </w:pPr>
      <w:r>
        <w:rPr>
          <w:rFonts w:eastAsia="SimSun"/>
        </w:rPr>
        <w:t>将数据依赖型肽段搜索结果导入</w:t>
      </w:r>
      <w:r>
        <w:rPr>
          <w:rFonts w:eastAsia="SimSun"/>
        </w:rPr>
        <w:t xml:space="preserve"> Skyline </w:t>
      </w:r>
      <w:r>
        <w:rPr>
          <w:rFonts w:eastAsia="SimSun"/>
        </w:rPr>
        <w:t>文档</w:t>
      </w:r>
    </w:p>
    <w:p w14:paraId="33D743AB" w14:textId="77777777" w:rsidR="00CC08D9" w:rsidRDefault="00F242F5">
      <w:pPr>
        <w:rPr>
          <w:rFonts w:eastAsia="SimSun"/>
        </w:rPr>
      </w:pPr>
      <w:r>
        <w:rPr>
          <w:rFonts w:eastAsia="SimSun"/>
        </w:rPr>
        <w:t>要将基于数据依赖</w:t>
      </w:r>
      <w:r>
        <w:rPr>
          <w:rFonts w:eastAsia="SimSun" w:hint="eastAsia"/>
        </w:rPr>
        <w:t>而</w:t>
      </w:r>
      <w:r>
        <w:rPr>
          <w:rFonts w:eastAsia="SimSun"/>
        </w:rPr>
        <w:t>采集</w:t>
      </w:r>
      <w:r>
        <w:rPr>
          <w:rFonts w:eastAsia="SimSun" w:hint="eastAsia"/>
        </w:rPr>
        <w:t>的串联质谱</w:t>
      </w:r>
      <w:r>
        <w:rPr>
          <w:rFonts w:eastAsia="SimSun"/>
        </w:rPr>
        <w:t>的肽段搜索结果导入</w:t>
      </w:r>
      <w:r>
        <w:rPr>
          <w:rFonts w:eastAsia="SimSun"/>
        </w:rPr>
        <w:t xml:space="preserve"> Skyline </w:t>
      </w:r>
      <w:r>
        <w:rPr>
          <w:rFonts w:eastAsia="SimSun"/>
        </w:rPr>
        <w:t>文档，最简单的方法就是使用</w:t>
      </w:r>
      <w:r>
        <w:rPr>
          <w:rFonts w:eastAsia="SimSun"/>
          <w:b/>
        </w:rPr>
        <w:t>导入肽段搜索</w:t>
      </w:r>
      <w:r>
        <w:rPr>
          <w:rFonts w:eastAsia="SimSun"/>
        </w:rPr>
        <w:t>向导。</w:t>
      </w:r>
    </w:p>
    <w:p w14:paraId="644BD1C8" w14:textId="77777777" w:rsidR="00CC08D9" w:rsidRDefault="00F242F5">
      <w:pPr>
        <w:rPr>
          <w:rFonts w:eastAsia="SimSun"/>
        </w:rPr>
      </w:pPr>
      <w:r>
        <w:rPr>
          <w:rFonts w:eastAsia="SimSun" w:hint="eastAsia"/>
        </w:rPr>
        <w:t>要</w:t>
      </w:r>
      <w:r>
        <w:rPr>
          <w:rFonts w:eastAsia="SimSun"/>
        </w:rPr>
        <w:t>保存您的新文档</w:t>
      </w:r>
      <w:r>
        <w:rPr>
          <w:rFonts w:eastAsia="SimSun" w:hint="eastAsia"/>
        </w:rPr>
        <w:t>，请执行下列操作</w:t>
      </w:r>
      <w:r>
        <w:rPr>
          <w:rFonts w:eastAsia="SimSun"/>
        </w:rPr>
        <w:t>：</w:t>
      </w:r>
    </w:p>
    <w:p w14:paraId="4BBBDD9E" w14:textId="77777777" w:rsidR="00CC08D9" w:rsidRDefault="00F242F5">
      <w:pPr>
        <w:pStyle w:val="ListParagraph"/>
        <w:numPr>
          <w:ilvl w:val="0"/>
          <w:numId w:val="5"/>
        </w:numPr>
        <w:rPr>
          <w:rFonts w:eastAsia="SimSun"/>
        </w:rPr>
      </w:pPr>
      <w:r>
        <w:rPr>
          <w:rFonts w:eastAsia="SimSun"/>
        </w:rPr>
        <w:t>单击工具栏上的</w:t>
      </w:r>
      <w:r>
        <w:rPr>
          <w:rFonts w:eastAsia="SimSun"/>
          <w:b/>
        </w:rPr>
        <w:t>保存</w:t>
      </w:r>
      <w:r>
        <w:rPr>
          <w:rFonts w:eastAsia="SimSun"/>
        </w:rPr>
        <w:t>按钮</w:t>
      </w:r>
      <w:r>
        <w:rPr>
          <w:rFonts w:eastAsia="SimSun"/>
        </w:rPr>
        <w:t xml:space="preserve"> (Ctrl-S)</w:t>
      </w:r>
      <w:r>
        <w:rPr>
          <w:rFonts w:eastAsia="SimSun"/>
        </w:rPr>
        <w:t>。</w:t>
      </w:r>
    </w:p>
    <w:p w14:paraId="0131C8D3" w14:textId="77777777" w:rsidR="00CC08D9" w:rsidRDefault="00F242F5">
      <w:pPr>
        <w:pStyle w:val="ListParagraph"/>
        <w:numPr>
          <w:ilvl w:val="0"/>
          <w:numId w:val="5"/>
        </w:numPr>
        <w:rPr>
          <w:rFonts w:eastAsia="SimSun"/>
        </w:rPr>
      </w:pPr>
      <w:r>
        <w:rPr>
          <w:rFonts w:eastAsia="SimSun"/>
        </w:rPr>
        <w:t>导航到您为本教程创建的</w:t>
      </w:r>
      <w:r>
        <w:rPr>
          <w:rFonts w:eastAsia="SimSun"/>
        </w:rPr>
        <w:t xml:space="preserve"> MS1Filtering </w:t>
      </w:r>
      <w:r>
        <w:rPr>
          <w:rFonts w:eastAsia="SimSun"/>
        </w:rPr>
        <w:t>文件夹。</w:t>
      </w:r>
    </w:p>
    <w:p w14:paraId="6DF1F2A2" w14:textId="77777777" w:rsidR="00CC08D9" w:rsidRDefault="00F242F5">
      <w:pPr>
        <w:pStyle w:val="ListParagraph"/>
        <w:numPr>
          <w:ilvl w:val="0"/>
          <w:numId w:val="5"/>
        </w:numPr>
        <w:rPr>
          <w:rFonts w:eastAsia="SimSun"/>
        </w:rPr>
      </w:pPr>
      <w:r>
        <w:rPr>
          <w:rFonts w:eastAsia="SimSun"/>
        </w:rPr>
        <w:t>在</w:t>
      </w:r>
      <w:r>
        <w:rPr>
          <w:rFonts w:eastAsia="SimSun"/>
          <w:b/>
        </w:rPr>
        <w:t>文件名</w:t>
      </w:r>
      <w:r>
        <w:rPr>
          <w:rFonts w:eastAsia="SimSun"/>
        </w:rPr>
        <w:t>字段中输入</w:t>
      </w:r>
      <w:r>
        <w:rPr>
          <w:rFonts w:eastAsia="SimSun"/>
        </w:rPr>
        <w:t>“Ms1FilterTutorial.sky”</w:t>
      </w:r>
      <w:r>
        <w:rPr>
          <w:rFonts w:eastAsia="SimSun"/>
        </w:rPr>
        <w:t>。</w:t>
      </w:r>
    </w:p>
    <w:p w14:paraId="75F62297" w14:textId="77777777" w:rsidR="00CC08D9" w:rsidRDefault="00F242F5">
      <w:pPr>
        <w:pStyle w:val="ListParagraph"/>
        <w:numPr>
          <w:ilvl w:val="0"/>
          <w:numId w:val="5"/>
        </w:numPr>
        <w:rPr>
          <w:rFonts w:eastAsia="SimSun"/>
        </w:rPr>
      </w:pPr>
      <w:r>
        <w:rPr>
          <w:rFonts w:eastAsia="SimSun"/>
        </w:rPr>
        <w:t>单击</w:t>
      </w:r>
      <w:r>
        <w:rPr>
          <w:rFonts w:eastAsia="SimSun"/>
          <w:b/>
        </w:rPr>
        <w:t>保存</w:t>
      </w:r>
      <w:r>
        <w:rPr>
          <w:rFonts w:eastAsia="SimSun"/>
        </w:rPr>
        <w:t>按钮。</w:t>
      </w:r>
    </w:p>
    <w:p w14:paraId="7E99FC41" w14:textId="77777777" w:rsidR="00CC08D9" w:rsidRDefault="00F242F5">
      <w:pPr>
        <w:rPr>
          <w:rFonts w:eastAsia="SimSun"/>
        </w:rPr>
      </w:pPr>
      <w:r>
        <w:rPr>
          <w:rFonts w:eastAsia="SimSun"/>
        </w:rPr>
        <w:t>现在按下面的指示启动</w:t>
      </w:r>
      <w:r>
        <w:rPr>
          <w:rFonts w:eastAsia="SimSun"/>
          <w:b/>
        </w:rPr>
        <w:t>导入肽段搜索</w:t>
      </w:r>
      <w:r>
        <w:rPr>
          <w:rFonts w:eastAsia="SimSun"/>
        </w:rPr>
        <w:t>向导：</w:t>
      </w:r>
    </w:p>
    <w:p w14:paraId="746F3E20" w14:textId="77777777" w:rsidR="00CC08D9" w:rsidRDefault="00F242F5">
      <w:pPr>
        <w:pStyle w:val="ListParagraph"/>
        <w:numPr>
          <w:ilvl w:val="0"/>
          <w:numId w:val="6"/>
        </w:numPr>
        <w:rPr>
          <w:rFonts w:eastAsia="SimSun"/>
        </w:rPr>
      </w:pPr>
      <w:r>
        <w:rPr>
          <w:rFonts w:eastAsia="SimSun"/>
        </w:rPr>
        <w:lastRenderedPageBreak/>
        <w:t>在</w:t>
      </w:r>
      <w:r>
        <w:rPr>
          <w:rFonts w:eastAsia="SimSun"/>
          <w:b/>
        </w:rPr>
        <w:t>文件</w:t>
      </w:r>
      <w:r>
        <w:rPr>
          <w:rFonts w:eastAsia="SimSun"/>
        </w:rPr>
        <w:t>菜单选择</w:t>
      </w:r>
      <w:r>
        <w:rPr>
          <w:rFonts w:eastAsia="SimSun"/>
          <w:b/>
        </w:rPr>
        <w:t>导入</w:t>
      </w:r>
      <w:r>
        <w:rPr>
          <w:rFonts w:eastAsia="SimSun"/>
        </w:rPr>
        <w:t>，然后单击</w:t>
      </w:r>
      <w:r>
        <w:rPr>
          <w:rFonts w:eastAsia="SimSun"/>
          <w:b/>
        </w:rPr>
        <w:t>肽段搜索</w:t>
      </w:r>
      <w:r>
        <w:rPr>
          <w:rFonts w:eastAsia="SimSun"/>
        </w:rPr>
        <w:t>。</w:t>
      </w:r>
    </w:p>
    <w:p w14:paraId="6AAF3CD8" w14:textId="77777777" w:rsidR="00CC08D9" w:rsidRDefault="00F242F5">
      <w:pPr>
        <w:keepNext/>
        <w:rPr>
          <w:rFonts w:eastAsia="SimSun"/>
        </w:rPr>
      </w:pPr>
      <w:r>
        <w:rPr>
          <w:rFonts w:eastAsia="SimSun"/>
        </w:rPr>
        <w:t xml:space="preserve">Skyline </w:t>
      </w:r>
      <w:r>
        <w:rPr>
          <w:rFonts w:eastAsia="SimSun"/>
        </w:rPr>
        <w:t>将呈现如下所示的表单：</w:t>
      </w:r>
    </w:p>
    <w:p w14:paraId="5FBE27F9" w14:textId="7ECF9A56" w:rsidR="00CC08D9" w:rsidRDefault="00F242F5">
      <w:pPr>
        <w:rPr>
          <w:rStyle w:val="CommentReference"/>
        </w:rPr>
      </w:pPr>
      <w:del w:id="0" w:author="Lily Sun" w:date="2021-05-25T19:43:00Z">
        <w:r w:rsidDel="00F242F5">
          <w:rPr>
            <w:rFonts w:eastAsia="SimSun"/>
            <w:noProof/>
          </w:rPr>
          <w:drawing>
            <wp:inline distT="0" distB="0" distL="0" distR="0" wp14:editId="7D60C4A8">
              <wp:extent cx="3848100" cy="5514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3"/>
                      <a:stretch>
                        <a:fillRect/>
                      </a:stretch>
                    </pic:blipFill>
                    <pic:spPr>
                      <a:xfrm>
                        <a:off x="0" y="0"/>
                        <a:ext cx="3848100" cy="5514975"/>
                      </a:xfrm>
                      <a:prstGeom prst="rect">
                        <a:avLst/>
                      </a:prstGeom>
                    </pic:spPr>
                  </pic:pic>
                </a:graphicData>
              </a:graphic>
            </wp:inline>
          </w:drawing>
        </w:r>
      </w:del>
    </w:p>
    <w:p w14:paraId="26465D9C" w14:textId="77777777" w:rsidR="00CC08D9" w:rsidRDefault="00F242F5">
      <w:pPr>
        <w:rPr>
          <w:rFonts w:eastAsia="SimSun"/>
        </w:rPr>
      </w:pPr>
      <w:r>
        <w:rPr>
          <w:rFonts w:eastAsia="SimSun" w:hint="eastAsia"/>
        </w:rPr>
        <w:t>接下来，您就可以使用本向导从</w:t>
      </w:r>
      <w:r>
        <w:rPr>
          <w:rFonts w:eastAsia="SimSun" w:hint="eastAsia"/>
        </w:rPr>
        <w:t>Skyline</w:t>
      </w:r>
      <w:r>
        <w:rPr>
          <w:rFonts w:eastAsia="SimSun" w:hint="eastAsia"/>
        </w:rPr>
        <w:t>可支持的诸多肽段搜索引擎的输出结果来创建一个谱图库。</w:t>
      </w:r>
      <w:r>
        <w:rPr>
          <w:rFonts w:eastAsia="SimSun"/>
        </w:rPr>
        <w:t>关于受支持的搜索管道的完整列表，请参考</w:t>
      </w:r>
      <w:hyperlink r:id="rId14" w:history="1">
        <w:r>
          <w:rPr>
            <w:rStyle w:val="Hyperlink"/>
            <w:rFonts w:eastAsia="SimSun"/>
          </w:rPr>
          <w:t>靶向方法编辑</w:t>
        </w:r>
      </w:hyperlink>
      <w:r>
        <w:rPr>
          <w:rFonts w:eastAsia="SimSun"/>
        </w:rPr>
        <w:t>教程。请注意，为尽可能快速地下载</w:t>
      </w:r>
      <w:r>
        <w:rPr>
          <w:rFonts w:eastAsia="SimSun"/>
        </w:rPr>
        <w:t xml:space="preserve"> ZIP </w:t>
      </w:r>
      <w:r>
        <w:rPr>
          <w:rFonts w:eastAsia="SimSun"/>
        </w:rPr>
        <w:t>文件，您在本教程中</w:t>
      </w:r>
      <w:r>
        <w:rPr>
          <w:rFonts w:eastAsia="SimSun" w:hint="eastAsia"/>
        </w:rPr>
        <w:t>将</w:t>
      </w:r>
      <w:r>
        <w:rPr>
          <w:rFonts w:eastAsia="SimSun"/>
        </w:rPr>
        <w:t>使用的文件</w:t>
      </w:r>
      <w:r>
        <w:rPr>
          <w:rFonts w:eastAsia="SimSun" w:hint="eastAsia"/>
        </w:rPr>
        <w:t>已缩减至完成本教程所需的最小信息量。</w:t>
      </w:r>
    </w:p>
    <w:p w14:paraId="6ECA898B" w14:textId="77777777" w:rsidR="00CC08D9" w:rsidRDefault="00F242F5">
      <w:pPr>
        <w:rPr>
          <w:rFonts w:eastAsia="SimSun"/>
        </w:rPr>
      </w:pPr>
      <w:r>
        <w:rPr>
          <w:rFonts w:eastAsia="SimSun"/>
        </w:rPr>
        <w:t>通过执行下列操作，将搜索结果添加至您的库：</w:t>
      </w:r>
    </w:p>
    <w:p w14:paraId="6B0B8B29" w14:textId="77777777" w:rsidR="00CC08D9" w:rsidRDefault="00F242F5">
      <w:pPr>
        <w:pStyle w:val="ListParagraph"/>
        <w:numPr>
          <w:ilvl w:val="0"/>
          <w:numId w:val="6"/>
        </w:numPr>
        <w:rPr>
          <w:rFonts w:eastAsia="SimSun"/>
        </w:rPr>
      </w:pPr>
      <w:r>
        <w:rPr>
          <w:rFonts w:eastAsia="SimSun"/>
        </w:rPr>
        <w:t>单击</w:t>
      </w:r>
      <w:r>
        <w:rPr>
          <w:rFonts w:eastAsia="SimSun"/>
          <w:b/>
        </w:rPr>
        <w:t>添加文件</w:t>
      </w:r>
      <w:r>
        <w:rPr>
          <w:rFonts w:eastAsia="SimSun"/>
        </w:rPr>
        <w:t>按钮。</w:t>
      </w:r>
    </w:p>
    <w:p w14:paraId="34E692DD" w14:textId="77777777" w:rsidR="00CC08D9" w:rsidRDefault="00F242F5">
      <w:pPr>
        <w:pStyle w:val="ListParagraph"/>
        <w:numPr>
          <w:ilvl w:val="0"/>
          <w:numId w:val="6"/>
        </w:numPr>
        <w:rPr>
          <w:rFonts w:eastAsia="SimSun"/>
        </w:rPr>
      </w:pPr>
      <w:r>
        <w:rPr>
          <w:rFonts w:eastAsia="SimSun"/>
        </w:rPr>
        <w:t>选择您为本教程</w:t>
      </w:r>
      <w:r>
        <w:rPr>
          <w:rFonts w:eastAsia="SimSun" w:hint="eastAsia"/>
        </w:rPr>
        <w:t>所</w:t>
      </w:r>
      <w:r>
        <w:rPr>
          <w:rFonts w:eastAsia="SimSun"/>
        </w:rPr>
        <w:t>创建的</w:t>
      </w:r>
      <w:r>
        <w:rPr>
          <w:rFonts w:eastAsia="SimSun"/>
        </w:rPr>
        <w:t xml:space="preserve"> MS1Filtering </w:t>
      </w:r>
      <w:r>
        <w:rPr>
          <w:rFonts w:eastAsia="SimSun"/>
        </w:rPr>
        <w:t>文件夹中的两个</w:t>
      </w:r>
      <w:r>
        <w:rPr>
          <w:rFonts w:eastAsia="SimSun"/>
        </w:rPr>
        <w:t xml:space="preserve"> .group.xml </w:t>
      </w:r>
      <w:r>
        <w:rPr>
          <w:rFonts w:eastAsia="SimSun"/>
        </w:rPr>
        <w:t>文件。</w:t>
      </w:r>
    </w:p>
    <w:p w14:paraId="0C9D0294" w14:textId="77777777" w:rsidR="00CC08D9" w:rsidRDefault="00F242F5">
      <w:pPr>
        <w:pStyle w:val="ListParagraph"/>
        <w:numPr>
          <w:ilvl w:val="0"/>
          <w:numId w:val="6"/>
        </w:numPr>
        <w:rPr>
          <w:rFonts w:eastAsia="SimSun"/>
        </w:rPr>
      </w:pPr>
      <w:r>
        <w:rPr>
          <w:rFonts w:eastAsia="SimSun"/>
        </w:rPr>
        <w:t>单击</w:t>
      </w:r>
      <w:r>
        <w:rPr>
          <w:rFonts w:eastAsia="SimSun"/>
          <w:b/>
        </w:rPr>
        <w:t>打开</w:t>
      </w:r>
      <w:r>
        <w:rPr>
          <w:rFonts w:eastAsia="SimSun"/>
        </w:rPr>
        <w:t>按钮。</w:t>
      </w:r>
    </w:p>
    <w:p w14:paraId="7E789684" w14:textId="77777777" w:rsidR="00CC08D9" w:rsidRDefault="00F242F5">
      <w:pPr>
        <w:keepNext/>
        <w:rPr>
          <w:rFonts w:eastAsia="SimSun"/>
        </w:rPr>
      </w:pPr>
      <w:r>
        <w:rPr>
          <w:rFonts w:eastAsia="SimSun"/>
        </w:rPr>
        <w:lastRenderedPageBreak/>
        <w:t>此时向导表单将显示如下：</w:t>
      </w:r>
    </w:p>
    <w:p w14:paraId="73335357" w14:textId="260C6164" w:rsidR="00CC08D9" w:rsidRDefault="00F242F5">
      <w:pPr>
        <w:rPr>
          <w:rFonts w:eastAsia="SimSun"/>
        </w:rPr>
      </w:pPr>
      <w:r>
        <w:rPr>
          <w:rFonts w:eastAsia="SimSun"/>
          <w:noProof/>
        </w:rPr>
        <w:drawing>
          <wp:inline distT="0" distB="0" distL="0" distR="0" wp14:editId="4400F50C">
            <wp:extent cx="3848100" cy="5514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5"/>
                    <a:stretch>
                      <a:fillRect/>
                    </a:stretch>
                  </pic:blipFill>
                  <pic:spPr>
                    <a:xfrm>
                      <a:off x="0" y="0"/>
                      <a:ext cx="3848100" cy="5514975"/>
                    </a:xfrm>
                    <a:prstGeom prst="rect">
                      <a:avLst/>
                    </a:prstGeom>
                  </pic:spPr>
                </pic:pic>
              </a:graphicData>
            </a:graphic>
          </wp:inline>
        </w:drawing>
      </w:r>
    </w:p>
    <w:p w14:paraId="13112785" w14:textId="77777777" w:rsidR="00CC08D9" w:rsidRDefault="00F242F5">
      <w:pPr>
        <w:pStyle w:val="ListParagraph"/>
        <w:numPr>
          <w:ilvl w:val="0"/>
          <w:numId w:val="7"/>
        </w:numPr>
        <w:rPr>
          <w:rFonts w:eastAsia="SimSun"/>
        </w:rPr>
      </w:pPr>
      <w:r>
        <w:rPr>
          <w:rFonts w:eastAsia="SimSun"/>
        </w:rPr>
        <w:t>单击</w:t>
      </w:r>
      <w:r>
        <w:rPr>
          <w:rFonts w:eastAsia="SimSun"/>
          <w:b/>
        </w:rPr>
        <w:t>下一步</w:t>
      </w:r>
      <w:r>
        <w:rPr>
          <w:rFonts w:eastAsia="SimSun"/>
        </w:rPr>
        <w:t>按钮。</w:t>
      </w:r>
    </w:p>
    <w:p w14:paraId="1425D6FC" w14:textId="77777777" w:rsidR="00CC08D9" w:rsidRDefault="00F242F5">
      <w:pPr>
        <w:rPr>
          <w:rFonts w:eastAsia="SimSun"/>
        </w:rPr>
      </w:pPr>
      <w:r>
        <w:rPr>
          <w:rFonts w:eastAsia="SimSun"/>
        </w:rPr>
        <w:t xml:space="preserve">Skyline </w:t>
      </w:r>
      <w:r>
        <w:rPr>
          <w:rFonts w:eastAsia="SimSun"/>
        </w:rPr>
        <w:t>将</w:t>
      </w:r>
      <w:r>
        <w:rPr>
          <w:rFonts w:eastAsia="SimSun" w:hint="eastAsia"/>
        </w:rPr>
        <w:t>创建</w:t>
      </w:r>
      <w:r>
        <w:rPr>
          <w:rFonts w:eastAsia="SimSun"/>
        </w:rPr>
        <w:t>一个与您的</w:t>
      </w:r>
      <w:r>
        <w:rPr>
          <w:rFonts w:eastAsia="SimSun"/>
        </w:rPr>
        <w:t xml:space="preserve"> Ms1FilterTutorial.sky </w:t>
      </w:r>
      <w:r>
        <w:rPr>
          <w:rFonts w:eastAsia="SimSun"/>
        </w:rPr>
        <w:t>文档相关的新谱图库，</w:t>
      </w:r>
      <w:r>
        <w:rPr>
          <w:rFonts w:eastAsia="SimSun" w:hint="eastAsia"/>
        </w:rPr>
        <w:t>创建</w:t>
      </w:r>
      <w:r>
        <w:rPr>
          <w:rFonts w:eastAsia="SimSun"/>
        </w:rPr>
        <w:t>过程中将显示进度。在其中保存了新谱图库的</w:t>
      </w:r>
      <w:r>
        <w:rPr>
          <w:rFonts w:eastAsia="SimSun"/>
        </w:rPr>
        <w:t xml:space="preserve"> MS1Filtering </w:t>
      </w:r>
      <w:r>
        <w:rPr>
          <w:rFonts w:eastAsia="SimSun"/>
        </w:rPr>
        <w:t>文件夹里，现在可以看到两个新文件：</w:t>
      </w:r>
    </w:p>
    <w:p w14:paraId="0AB547D5" w14:textId="77777777" w:rsidR="00CC08D9" w:rsidRDefault="00F242F5">
      <w:pPr>
        <w:numPr>
          <w:ilvl w:val="0"/>
          <w:numId w:val="8"/>
        </w:numPr>
        <w:spacing w:after="0"/>
        <w:rPr>
          <w:rFonts w:eastAsia="SimSun"/>
        </w:rPr>
      </w:pPr>
      <w:r>
        <w:rPr>
          <w:rFonts w:eastAsia="SimSun"/>
        </w:rPr>
        <w:t>包含最佳匹配谱图的非冗余库</w:t>
      </w:r>
      <w:r>
        <w:rPr>
          <w:rFonts w:eastAsia="SimSun"/>
        </w:rPr>
        <w:t>“MS1FilteringTutorial.blib”</w:t>
      </w:r>
      <w:r>
        <w:rPr>
          <w:rFonts w:eastAsia="SimSun"/>
        </w:rPr>
        <w:t>。</w:t>
      </w:r>
    </w:p>
    <w:p w14:paraId="67917863" w14:textId="77777777" w:rsidR="00CC08D9" w:rsidRDefault="00F242F5">
      <w:pPr>
        <w:numPr>
          <w:ilvl w:val="0"/>
          <w:numId w:val="8"/>
        </w:numPr>
        <w:rPr>
          <w:rFonts w:eastAsia="SimSun"/>
        </w:rPr>
      </w:pPr>
      <w:r>
        <w:rPr>
          <w:rFonts w:eastAsia="SimSun"/>
        </w:rPr>
        <w:t>包含所有匹配谱图的冗余库</w:t>
      </w:r>
      <w:r>
        <w:rPr>
          <w:rFonts w:eastAsia="SimSun"/>
        </w:rPr>
        <w:t>“MS1FilteringTutorial.redundant.blib”</w:t>
      </w:r>
      <w:r>
        <w:rPr>
          <w:rFonts w:eastAsia="SimSun"/>
        </w:rPr>
        <w:t>。</w:t>
      </w:r>
    </w:p>
    <w:p w14:paraId="52C46F24" w14:textId="77777777" w:rsidR="00CC08D9" w:rsidRDefault="00F242F5">
      <w:pPr>
        <w:rPr>
          <w:rFonts w:eastAsia="SimSun"/>
        </w:rPr>
      </w:pPr>
      <w:r>
        <w:rPr>
          <w:rFonts w:eastAsia="SimSun"/>
          <w:noProof/>
        </w:rPr>
        <w:drawing>
          <wp:inline distT="0" distB="0" distL="0" distR="0">
            <wp:extent cx="5534025" cy="428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6"/>
                    <a:stretch>
                      <a:fillRect/>
                    </a:stretch>
                  </pic:blipFill>
                  <pic:spPr>
                    <a:xfrm>
                      <a:off x="0" y="0"/>
                      <a:ext cx="5534025" cy="428625"/>
                    </a:xfrm>
                    <a:prstGeom prst="rect">
                      <a:avLst/>
                    </a:prstGeom>
                  </pic:spPr>
                </pic:pic>
              </a:graphicData>
            </a:graphic>
          </wp:inline>
        </w:drawing>
      </w:r>
    </w:p>
    <w:p w14:paraId="54E8979C" w14:textId="77777777" w:rsidR="00CC08D9" w:rsidRDefault="00F242F5">
      <w:pPr>
        <w:rPr>
          <w:rFonts w:eastAsia="SimSun"/>
        </w:rPr>
      </w:pPr>
      <w:r>
        <w:rPr>
          <w:rFonts w:eastAsia="SimSun"/>
        </w:rPr>
        <w:lastRenderedPageBreak/>
        <w:t>您还可以看到文件</w:t>
      </w:r>
      <w:r>
        <w:rPr>
          <w:rFonts w:eastAsia="SimSun"/>
        </w:rPr>
        <w:t>“MS1FilterTutorial.slc”</w:t>
      </w:r>
      <w:r>
        <w:rPr>
          <w:rFonts w:eastAsia="SimSun"/>
        </w:rPr>
        <w:t>，这是一个旨在改善库的加载时间的</w:t>
      </w:r>
      <w:r>
        <w:rPr>
          <w:rFonts w:eastAsia="SimSun"/>
        </w:rPr>
        <w:t xml:space="preserve">“Skyline </w:t>
      </w:r>
      <w:r>
        <w:rPr>
          <w:rFonts w:eastAsia="SimSun"/>
        </w:rPr>
        <w:t>库缓存</w:t>
      </w:r>
      <w:r>
        <w:rPr>
          <w:rFonts w:eastAsia="SimSun"/>
        </w:rPr>
        <w:t>”</w:t>
      </w:r>
      <w:r>
        <w:rPr>
          <w:rFonts w:eastAsia="SimSun"/>
        </w:rPr>
        <w:t>文件。您可以将其删除，必要时</w:t>
      </w:r>
      <w:r>
        <w:rPr>
          <w:rFonts w:eastAsia="SimSun"/>
        </w:rPr>
        <w:t xml:space="preserve"> Skyline </w:t>
      </w:r>
      <w:r>
        <w:rPr>
          <w:rFonts w:eastAsia="SimSun"/>
        </w:rPr>
        <w:t>会重新创建此文件。</w:t>
      </w:r>
    </w:p>
    <w:p w14:paraId="66660D13" w14:textId="23C74201" w:rsidR="00CC08D9" w:rsidRDefault="00F242F5" w:rsidP="00F242F5">
      <w:pPr>
        <w:rPr>
          <w:rFonts w:eastAsia="SimSun"/>
        </w:rPr>
      </w:pPr>
      <w:r>
        <w:rPr>
          <w:rFonts w:eastAsia="SimSun"/>
        </w:rPr>
        <w:t>如果您曾经使用</w:t>
      </w:r>
      <w:r>
        <w:rPr>
          <w:rFonts w:eastAsia="SimSun"/>
        </w:rPr>
        <w:t xml:space="preserve"> Skyline </w:t>
      </w:r>
      <w:r>
        <w:rPr>
          <w:rFonts w:eastAsia="SimSun" w:hint="eastAsia"/>
        </w:rPr>
        <w:t>创建</w:t>
      </w:r>
      <w:r>
        <w:rPr>
          <w:rFonts w:eastAsia="SimSun"/>
        </w:rPr>
        <w:t>谱图库，可能已经习惯于根据自己的喜好命名，并将其保存在您喜欢的任何位置。在这种情况下，</w:t>
      </w:r>
      <w:r>
        <w:rPr>
          <w:rFonts w:eastAsia="SimSun"/>
        </w:rPr>
        <w:t xml:space="preserve">Skyline </w:t>
      </w:r>
      <w:r>
        <w:rPr>
          <w:rFonts w:eastAsia="SimSun"/>
        </w:rPr>
        <w:t>将使用与</w:t>
      </w:r>
      <w:r>
        <w:rPr>
          <w:rFonts w:eastAsia="SimSun"/>
        </w:rPr>
        <w:t xml:space="preserve"> .sky </w:t>
      </w:r>
      <w:r>
        <w:rPr>
          <w:rFonts w:eastAsia="SimSun"/>
        </w:rPr>
        <w:t>文件相同的基本名称来创建库，这种方式与将特定色谱图存储到文档中的方式非常相似。与处理色谱图数据一样，后续您可以添加更多搜索结果，也可以删除搜索结果。</w:t>
      </w:r>
    </w:p>
    <w:p w14:paraId="74107CAC" w14:textId="77777777" w:rsidR="00CC08D9" w:rsidRDefault="00F242F5">
      <w:pPr>
        <w:keepNext/>
        <w:rPr>
          <w:rFonts w:eastAsia="SimSun"/>
        </w:rPr>
      </w:pPr>
      <w:r>
        <w:rPr>
          <w:rFonts w:eastAsia="SimSun" w:hint="eastAsia"/>
        </w:rPr>
        <w:t>创建</w:t>
      </w:r>
      <w:r>
        <w:rPr>
          <w:rFonts w:eastAsia="SimSun"/>
        </w:rPr>
        <w:t>完库后，</w:t>
      </w:r>
      <w:r>
        <w:rPr>
          <w:rFonts w:eastAsia="SimSun"/>
        </w:rPr>
        <w:t xml:space="preserve">Skyline </w:t>
      </w:r>
      <w:r>
        <w:rPr>
          <w:rFonts w:eastAsia="SimSun"/>
        </w:rPr>
        <w:t>将显示向导中的下一页，如下所示：</w:t>
      </w:r>
    </w:p>
    <w:p w14:paraId="378BCC78" w14:textId="13D4D373" w:rsidR="00CC08D9" w:rsidRDefault="00F242F5">
      <w:pPr>
        <w:rPr>
          <w:rFonts w:eastAsia="SimSun"/>
        </w:rPr>
      </w:pPr>
      <w:r>
        <w:rPr>
          <w:rFonts w:eastAsia="SimSun"/>
          <w:noProof/>
        </w:rPr>
        <w:drawing>
          <wp:inline distT="0" distB="0" distL="0" distR="0" wp14:editId="66C0A16A">
            <wp:extent cx="3848100" cy="5514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7"/>
                    <a:stretch>
                      <a:fillRect/>
                    </a:stretch>
                  </pic:blipFill>
                  <pic:spPr>
                    <a:xfrm>
                      <a:off x="0" y="0"/>
                      <a:ext cx="3848100" cy="5514975"/>
                    </a:xfrm>
                    <a:prstGeom prst="rect">
                      <a:avLst/>
                    </a:prstGeom>
                  </pic:spPr>
                </pic:pic>
              </a:graphicData>
            </a:graphic>
          </wp:inline>
        </w:drawing>
      </w:r>
    </w:p>
    <w:p w14:paraId="0DA49424" w14:textId="77777777" w:rsidR="00CC08D9" w:rsidRDefault="00F242F5">
      <w:pPr>
        <w:rPr>
          <w:rFonts w:eastAsia="SimSun"/>
        </w:rPr>
      </w:pPr>
      <w:r>
        <w:rPr>
          <w:rFonts w:eastAsia="SimSun"/>
        </w:rPr>
        <w:t>在这种情况下，</w:t>
      </w:r>
      <w:r>
        <w:rPr>
          <w:rFonts w:eastAsia="SimSun"/>
        </w:rPr>
        <w:t xml:space="preserve">Skyline </w:t>
      </w:r>
      <w:r>
        <w:rPr>
          <w:rFonts w:eastAsia="SimSun"/>
        </w:rPr>
        <w:t>已找到</w:t>
      </w:r>
      <w:r>
        <w:rPr>
          <w:rFonts w:eastAsia="SimSun" w:hint="eastAsia"/>
        </w:rPr>
        <w:t>了</w:t>
      </w:r>
      <w:r>
        <w:rPr>
          <w:rFonts w:eastAsia="SimSun"/>
        </w:rPr>
        <w:t>与</w:t>
      </w:r>
      <w:r>
        <w:rPr>
          <w:rFonts w:eastAsia="SimSun" w:hint="eastAsia"/>
        </w:rPr>
        <w:t>用于创建</w:t>
      </w:r>
      <w:r>
        <w:rPr>
          <w:rFonts w:eastAsia="SimSun"/>
        </w:rPr>
        <w:t>谱图库所使用的</w:t>
      </w:r>
      <w:r>
        <w:rPr>
          <w:rFonts w:eastAsia="SimSun" w:hint="eastAsia"/>
        </w:rPr>
        <w:t>与</w:t>
      </w:r>
      <w:r>
        <w:rPr>
          <w:rFonts w:eastAsia="SimSun"/>
        </w:rPr>
        <w:t>源文件相匹配的原始</w:t>
      </w:r>
      <w:r>
        <w:rPr>
          <w:rFonts w:eastAsia="SimSun"/>
        </w:rPr>
        <w:t xml:space="preserve">  WIFF</w:t>
      </w:r>
      <w:r>
        <w:rPr>
          <w:rFonts w:eastAsia="SimSun" w:hint="eastAsia"/>
        </w:rPr>
        <w:t>数据</w:t>
      </w:r>
      <w:r>
        <w:rPr>
          <w:rFonts w:eastAsia="SimSun"/>
        </w:rPr>
        <w:t xml:space="preserve"> </w:t>
      </w:r>
      <w:r>
        <w:rPr>
          <w:rFonts w:eastAsia="SimSun"/>
        </w:rPr>
        <w:t>文件</w:t>
      </w:r>
      <w:r>
        <w:rPr>
          <w:rFonts w:eastAsia="SimSun" w:hint="eastAsia"/>
        </w:rPr>
        <w:t>，并</w:t>
      </w:r>
      <w:r>
        <w:rPr>
          <w:rFonts w:eastAsia="SimSun"/>
        </w:rPr>
        <w:t>且</w:t>
      </w:r>
      <w:r>
        <w:rPr>
          <w:rFonts w:eastAsia="SimSun" w:hint="eastAsia"/>
        </w:rPr>
        <w:t>谱图</w:t>
      </w:r>
      <w:r>
        <w:rPr>
          <w:rFonts w:eastAsia="SimSun"/>
        </w:rPr>
        <w:t>库似乎包含</w:t>
      </w:r>
      <w:r>
        <w:rPr>
          <w:rFonts w:eastAsia="SimSun" w:hint="eastAsia"/>
        </w:rPr>
        <w:t>了保留时间信息。该信息是</w:t>
      </w:r>
      <w:r>
        <w:rPr>
          <w:rFonts w:eastAsia="SimSun"/>
        </w:rPr>
        <w:t xml:space="preserve"> Skyline </w:t>
      </w:r>
      <w:r>
        <w:rPr>
          <w:rFonts w:eastAsia="SimSun"/>
        </w:rPr>
        <w:t>将</w:t>
      </w:r>
      <w:r>
        <w:rPr>
          <w:rFonts w:eastAsia="SimSun" w:hint="eastAsia"/>
        </w:rPr>
        <w:t>鉴定的串联质谱谱图定位于其即将提取的色谱上所需要的。</w:t>
      </w:r>
      <w:r>
        <w:rPr>
          <w:rFonts w:eastAsia="SimSun"/>
        </w:rPr>
        <w:t>如果</w:t>
      </w:r>
      <w:r>
        <w:rPr>
          <w:rFonts w:eastAsia="SimSun"/>
        </w:rPr>
        <w:t xml:space="preserve"> Skyline </w:t>
      </w:r>
      <w:r>
        <w:rPr>
          <w:rFonts w:eastAsia="SimSun"/>
        </w:rPr>
        <w:t>未能发现合适的数据文件进行色谱图提取，则需要您指定。</w:t>
      </w:r>
      <w:r>
        <w:rPr>
          <w:rFonts w:eastAsia="SimSun"/>
        </w:rPr>
        <w:lastRenderedPageBreak/>
        <w:t>如果</w:t>
      </w:r>
      <w:r>
        <w:rPr>
          <w:rFonts w:eastAsia="SimSun" w:hint="eastAsia"/>
        </w:rPr>
        <w:t>创建</w:t>
      </w:r>
      <w:r>
        <w:rPr>
          <w:rFonts w:eastAsia="SimSun"/>
        </w:rPr>
        <w:t>的库无法在导入的肽段搜索文件中找到保留时间信息，</w:t>
      </w:r>
      <w:r>
        <w:rPr>
          <w:rFonts w:eastAsia="SimSun"/>
        </w:rPr>
        <w:t xml:space="preserve">Skyline </w:t>
      </w:r>
      <w:r>
        <w:rPr>
          <w:rFonts w:eastAsia="SimSun"/>
        </w:rPr>
        <w:t>会告知您。</w:t>
      </w:r>
      <w:proofErr w:type="gramStart"/>
      <w:r>
        <w:rPr>
          <w:rFonts w:eastAsia="SimSun"/>
        </w:rPr>
        <w:t>参阅下面的</w:t>
      </w:r>
      <w:r>
        <w:rPr>
          <w:rFonts w:eastAsia="SimSun"/>
        </w:rPr>
        <w:t>“</w:t>
      </w:r>
      <w:proofErr w:type="gramEnd"/>
      <w:r>
        <w:rPr>
          <w:rFonts w:eastAsia="SimSun"/>
        </w:rPr>
        <w:t>验证库保留时间信息</w:t>
      </w:r>
      <w:r>
        <w:rPr>
          <w:rFonts w:eastAsia="SimSun"/>
        </w:rPr>
        <w:t>”</w:t>
      </w:r>
      <w:r>
        <w:rPr>
          <w:rFonts w:eastAsia="SimSun"/>
        </w:rPr>
        <w:t>部分，</w:t>
      </w:r>
      <w:r>
        <w:rPr>
          <w:rFonts w:eastAsia="SimSun" w:hint="eastAsia"/>
        </w:rPr>
        <w:t>以获得更多有关于</w:t>
      </w:r>
      <w:r>
        <w:rPr>
          <w:rFonts w:eastAsia="SimSun" w:hint="eastAsia"/>
        </w:rPr>
        <w:t>Skyline</w:t>
      </w:r>
      <w:r>
        <w:rPr>
          <w:rFonts w:eastAsia="SimSun" w:hint="eastAsia"/>
        </w:rPr>
        <w:t>在确定谱图源文件和来自肽段搜索文件的保留时间时所遇问题的解决方案</w:t>
      </w:r>
      <w:r>
        <w:rPr>
          <w:rFonts w:eastAsia="SimSun"/>
        </w:rPr>
        <w:t>。如想继续本教程：</w:t>
      </w:r>
    </w:p>
    <w:p w14:paraId="7DD3D834" w14:textId="77777777" w:rsidR="00CC08D9" w:rsidRDefault="00F242F5">
      <w:pPr>
        <w:pStyle w:val="ListParagraph"/>
        <w:numPr>
          <w:ilvl w:val="0"/>
          <w:numId w:val="7"/>
        </w:numPr>
        <w:rPr>
          <w:rFonts w:eastAsia="SimSun"/>
        </w:rPr>
      </w:pPr>
      <w:r>
        <w:rPr>
          <w:rFonts w:eastAsia="SimSun"/>
        </w:rPr>
        <w:t>单击</w:t>
      </w:r>
      <w:r>
        <w:rPr>
          <w:rFonts w:eastAsia="SimSun"/>
          <w:b/>
        </w:rPr>
        <w:t>下一步</w:t>
      </w:r>
      <w:r>
        <w:rPr>
          <w:rFonts w:eastAsia="SimSun"/>
        </w:rPr>
        <w:t>按钮。</w:t>
      </w:r>
    </w:p>
    <w:p w14:paraId="431A4CC2" w14:textId="77777777" w:rsidR="00CC08D9" w:rsidRDefault="00F242F5">
      <w:pPr>
        <w:keepNext/>
        <w:rPr>
          <w:rFonts w:eastAsia="SimSun"/>
        </w:rPr>
      </w:pPr>
      <w:r>
        <w:rPr>
          <w:rFonts w:eastAsia="SimSun"/>
        </w:rPr>
        <w:t>此时将显示一个表单，询问您如何处理这两个</w:t>
      </w:r>
      <w:r>
        <w:rPr>
          <w:rFonts w:eastAsia="SimSun"/>
        </w:rPr>
        <w:t xml:space="preserve"> WIFF </w:t>
      </w:r>
      <w:r>
        <w:rPr>
          <w:rFonts w:eastAsia="SimSun"/>
        </w:rPr>
        <w:t>文件共有的前缀：</w:t>
      </w:r>
    </w:p>
    <w:p w14:paraId="62FF90B5" w14:textId="77777777" w:rsidR="00CC08D9" w:rsidRDefault="00F242F5">
      <w:pPr>
        <w:rPr>
          <w:rFonts w:eastAsia="SimSun"/>
        </w:rPr>
      </w:pPr>
      <w:r>
        <w:rPr>
          <w:rFonts w:eastAsia="SimSun"/>
          <w:noProof/>
        </w:rPr>
        <w:drawing>
          <wp:inline distT="0" distB="0" distL="0" distR="0">
            <wp:extent cx="2886075" cy="40862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8"/>
                    <a:stretch>
                      <a:fillRect/>
                    </a:stretch>
                  </pic:blipFill>
                  <pic:spPr>
                    <a:xfrm>
                      <a:off x="0" y="0"/>
                      <a:ext cx="2886075" cy="4086225"/>
                    </a:xfrm>
                    <a:prstGeom prst="rect">
                      <a:avLst/>
                    </a:prstGeom>
                  </pic:spPr>
                </pic:pic>
              </a:graphicData>
            </a:graphic>
          </wp:inline>
        </w:drawing>
      </w:r>
    </w:p>
    <w:p w14:paraId="015F4E9E" w14:textId="77777777" w:rsidR="00CC08D9" w:rsidRDefault="00F242F5">
      <w:pPr>
        <w:pStyle w:val="ListParagraph"/>
        <w:numPr>
          <w:ilvl w:val="0"/>
          <w:numId w:val="7"/>
        </w:numPr>
        <w:rPr>
          <w:rFonts w:eastAsia="SimSun"/>
        </w:rPr>
      </w:pPr>
      <w:r>
        <w:rPr>
          <w:rFonts w:eastAsia="SimSun"/>
        </w:rPr>
        <w:t>单击</w:t>
      </w:r>
      <w:r>
        <w:rPr>
          <w:rFonts w:eastAsia="SimSun"/>
          <w:b/>
        </w:rPr>
        <w:t>确定</w:t>
      </w:r>
      <w:r>
        <w:rPr>
          <w:rFonts w:eastAsia="SimSun"/>
        </w:rPr>
        <w:t>按钮。</w:t>
      </w:r>
    </w:p>
    <w:p w14:paraId="4057B53A" w14:textId="77777777" w:rsidR="00CC08D9" w:rsidRDefault="00F242F5">
      <w:pPr>
        <w:rPr>
          <w:rFonts w:eastAsia="SimSun"/>
        </w:rPr>
      </w:pPr>
      <w:r>
        <w:rPr>
          <w:rFonts w:eastAsia="SimSun"/>
        </w:rPr>
        <w:t>向导继续前进至</w:t>
      </w:r>
      <w:r>
        <w:rPr>
          <w:rFonts w:eastAsia="SimSun"/>
          <w:b/>
        </w:rPr>
        <w:t>添加修饰</w:t>
      </w:r>
      <w:r>
        <w:rPr>
          <w:rFonts w:eastAsia="SimSun"/>
        </w:rPr>
        <w:t>页面，该页面列出了搜索结果中发现的但文档中尚未存在的所有氨基酸修饰。</w:t>
      </w:r>
      <w:r>
        <w:rPr>
          <w:rFonts w:eastAsia="SimSun" w:hint="eastAsia"/>
        </w:rPr>
        <w:t>如有可能，它将会提示来自于与搜索中找到的氨基酸以及质谱组合相匹配的</w:t>
      </w:r>
      <w:proofErr w:type="spellStart"/>
      <w:r>
        <w:rPr>
          <w:rFonts w:eastAsia="SimSun" w:hint="eastAsia"/>
        </w:rPr>
        <w:t>Unimod</w:t>
      </w:r>
      <w:proofErr w:type="spellEnd"/>
      <w:r>
        <w:rPr>
          <w:rFonts w:eastAsia="SimSun" w:hint="eastAsia"/>
        </w:rPr>
        <w:t>位点的修饰</w:t>
      </w:r>
      <w:r>
        <w:rPr>
          <w:rFonts w:eastAsia="SimSun"/>
        </w:rPr>
        <w:t>。</w:t>
      </w:r>
    </w:p>
    <w:p w14:paraId="7FD043E4" w14:textId="77777777" w:rsidR="00CC08D9" w:rsidRDefault="00F242F5">
      <w:pPr>
        <w:keepNext/>
        <w:rPr>
          <w:rFonts w:eastAsia="SimSun"/>
        </w:rPr>
      </w:pPr>
      <w:r>
        <w:rPr>
          <w:rFonts w:eastAsia="SimSun"/>
        </w:rPr>
        <w:lastRenderedPageBreak/>
        <w:t>在本教程中，您只需要</w:t>
      </w:r>
      <w:r>
        <w:rPr>
          <w:rFonts w:eastAsia="SimSun"/>
        </w:rPr>
        <w:t>“</w:t>
      </w:r>
      <w:proofErr w:type="spellStart"/>
      <w:r>
        <w:rPr>
          <w:rFonts w:eastAsia="SimSun"/>
        </w:rPr>
        <w:t>Phospho</w:t>
      </w:r>
      <w:proofErr w:type="spellEnd"/>
      <w:r>
        <w:rPr>
          <w:rFonts w:eastAsia="SimSun"/>
        </w:rPr>
        <w:t xml:space="preserve"> (ST)”</w:t>
      </w:r>
      <w:r>
        <w:rPr>
          <w:rFonts w:eastAsia="SimSun"/>
        </w:rPr>
        <w:t>、</w:t>
      </w:r>
      <w:r>
        <w:rPr>
          <w:rFonts w:eastAsia="SimSun"/>
        </w:rPr>
        <w:t>“</w:t>
      </w:r>
      <w:proofErr w:type="spellStart"/>
      <w:r>
        <w:rPr>
          <w:rFonts w:eastAsia="SimSun"/>
        </w:rPr>
        <w:t>Phospho</w:t>
      </w:r>
      <w:proofErr w:type="spellEnd"/>
      <w:r>
        <w:rPr>
          <w:rFonts w:eastAsia="SimSun"/>
        </w:rPr>
        <w:t xml:space="preserve"> (Y)”</w:t>
      </w:r>
      <w:r>
        <w:rPr>
          <w:rFonts w:eastAsia="SimSun"/>
        </w:rPr>
        <w:t>和</w:t>
      </w:r>
      <w:r>
        <w:rPr>
          <w:rFonts w:eastAsia="SimSun"/>
        </w:rPr>
        <w:t>“Oxidation (M)”</w:t>
      </w:r>
      <w:r>
        <w:rPr>
          <w:rFonts w:eastAsia="SimSun"/>
        </w:rPr>
        <w:t>修饰。在列表中选中这些修饰，向导应显示如下：</w:t>
      </w:r>
    </w:p>
    <w:p w14:paraId="73C9749E" w14:textId="06FD5A05" w:rsidR="00CC08D9" w:rsidRDefault="00F242F5">
      <w:pPr>
        <w:rPr>
          <w:rFonts w:eastAsia="SimSun"/>
        </w:rPr>
      </w:pPr>
      <w:r>
        <w:rPr>
          <w:rFonts w:eastAsia="SimSun"/>
          <w:noProof/>
        </w:rPr>
        <w:drawing>
          <wp:inline distT="0" distB="0" distL="0" distR="0" wp14:editId="4073249E">
            <wp:extent cx="3848100" cy="55149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9"/>
                    <a:stretch>
                      <a:fillRect/>
                    </a:stretch>
                  </pic:blipFill>
                  <pic:spPr>
                    <a:xfrm>
                      <a:off x="0" y="0"/>
                      <a:ext cx="3848100" cy="5514975"/>
                    </a:xfrm>
                    <a:prstGeom prst="rect">
                      <a:avLst/>
                    </a:prstGeom>
                  </pic:spPr>
                </pic:pic>
              </a:graphicData>
            </a:graphic>
          </wp:inline>
        </w:drawing>
      </w:r>
    </w:p>
    <w:p w14:paraId="128BB5BB" w14:textId="77777777" w:rsidR="00CC08D9" w:rsidRDefault="00F242F5">
      <w:pPr>
        <w:rPr>
          <w:rFonts w:eastAsia="SimSun"/>
        </w:rPr>
      </w:pPr>
      <w:r>
        <w:rPr>
          <w:rFonts w:eastAsia="SimSun"/>
        </w:rPr>
        <w:t>您的文档可能已有其中一个或多个已定义的修饰（例如</w:t>
      </w:r>
      <w:r>
        <w:rPr>
          <w:rFonts w:eastAsia="SimSun"/>
        </w:rPr>
        <w:t xml:space="preserve"> Oxidation (M)</w:t>
      </w:r>
      <w:r>
        <w:rPr>
          <w:rFonts w:eastAsia="SimSun"/>
        </w:rPr>
        <w:t>），这种情况下列表看起来可能会有所不同。</w:t>
      </w:r>
    </w:p>
    <w:p w14:paraId="14C782CE" w14:textId="77777777" w:rsidR="00CC08D9" w:rsidRDefault="00F242F5">
      <w:pPr>
        <w:pStyle w:val="ListParagraph"/>
        <w:numPr>
          <w:ilvl w:val="0"/>
          <w:numId w:val="7"/>
        </w:numPr>
        <w:rPr>
          <w:rFonts w:eastAsia="SimSun"/>
        </w:rPr>
      </w:pPr>
      <w:r>
        <w:rPr>
          <w:rFonts w:eastAsia="SimSun"/>
        </w:rPr>
        <w:t>单击</w:t>
      </w:r>
      <w:r>
        <w:rPr>
          <w:rFonts w:eastAsia="SimSun"/>
          <w:b/>
        </w:rPr>
        <w:t>下一步</w:t>
      </w:r>
      <w:r>
        <w:rPr>
          <w:rFonts w:eastAsia="SimSun"/>
        </w:rPr>
        <w:t>按钮。</w:t>
      </w:r>
    </w:p>
    <w:p w14:paraId="44F1D155" w14:textId="77777777" w:rsidR="00CC08D9" w:rsidRDefault="00F242F5">
      <w:pPr>
        <w:rPr>
          <w:rFonts w:eastAsia="SimSun"/>
        </w:rPr>
      </w:pPr>
      <w:r>
        <w:rPr>
          <w:rFonts w:eastAsia="SimSun"/>
        </w:rPr>
        <w:t>向导将前进至</w:t>
      </w:r>
      <w:r>
        <w:rPr>
          <w:rFonts w:eastAsia="SimSun"/>
          <w:b/>
        </w:rPr>
        <w:t>配置</w:t>
      </w:r>
      <w:r>
        <w:rPr>
          <w:rFonts w:eastAsia="SimSun"/>
          <w:b/>
        </w:rPr>
        <w:t xml:space="preserve"> MS1 </w:t>
      </w:r>
      <w:r>
        <w:rPr>
          <w:rFonts w:eastAsia="SimSun"/>
          <w:b/>
        </w:rPr>
        <w:t>全扫描设置</w:t>
      </w:r>
      <w:r>
        <w:rPr>
          <w:rFonts w:eastAsia="SimSun"/>
        </w:rPr>
        <w:t>页面，您将在该页面执行以下操作：</w:t>
      </w:r>
    </w:p>
    <w:p w14:paraId="0BF88213" w14:textId="77777777" w:rsidR="00CC08D9" w:rsidRDefault="00F242F5">
      <w:pPr>
        <w:pStyle w:val="ListParagraph"/>
        <w:numPr>
          <w:ilvl w:val="0"/>
          <w:numId w:val="7"/>
        </w:numPr>
        <w:rPr>
          <w:rFonts w:eastAsia="SimSun"/>
        </w:rPr>
      </w:pPr>
      <w:r>
        <w:rPr>
          <w:rFonts w:eastAsia="SimSun"/>
        </w:rPr>
        <w:t>在</w:t>
      </w:r>
      <w:r>
        <w:rPr>
          <w:rFonts w:eastAsia="SimSun"/>
          <w:b/>
        </w:rPr>
        <w:t>母离子电荷</w:t>
      </w:r>
      <w:r>
        <w:rPr>
          <w:rFonts w:eastAsia="SimSun"/>
        </w:rPr>
        <w:t>字段中输入</w:t>
      </w:r>
      <w:r>
        <w:rPr>
          <w:rFonts w:eastAsia="SimSun"/>
        </w:rPr>
        <w:t>“2, 3, 4”</w:t>
      </w:r>
      <w:r>
        <w:rPr>
          <w:rFonts w:eastAsia="SimSun"/>
        </w:rPr>
        <w:t>。</w:t>
      </w:r>
    </w:p>
    <w:p w14:paraId="57A2BE5C" w14:textId="77777777" w:rsidR="00CC08D9" w:rsidRDefault="00F242F5">
      <w:pPr>
        <w:keepNext/>
        <w:rPr>
          <w:rFonts w:eastAsia="SimSun"/>
        </w:rPr>
      </w:pPr>
      <w:r>
        <w:rPr>
          <w:rFonts w:eastAsia="SimSun"/>
        </w:rPr>
        <w:lastRenderedPageBreak/>
        <w:t>本页面中所有</w:t>
      </w:r>
      <w:r>
        <w:rPr>
          <w:rFonts w:eastAsia="SimSun" w:hint="eastAsia"/>
        </w:rPr>
        <w:t>其它</w:t>
      </w:r>
      <w:r>
        <w:rPr>
          <w:rFonts w:eastAsia="SimSun"/>
        </w:rPr>
        <w:t>字段</w:t>
      </w:r>
      <w:r>
        <w:rPr>
          <w:rFonts w:eastAsia="SimSun" w:hint="eastAsia"/>
        </w:rPr>
        <w:t>应</w:t>
      </w:r>
      <w:r>
        <w:rPr>
          <w:rFonts w:eastAsia="SimSun"/>
        </w:rPr>
        <w:t>设置为默认值，向导显示如下：</w:t>
      </w:r>
    </w:p>
    <w:p w14:paraId="196DB6C0" w14:textId="6FBA3547" w:rsidR="00CC08D9" w:rsidRDefault="00F242F5">
      <w:pPr>
        <w:rPr>
          <w:rFonts w:eastAsia="SimSun"/>
        </w:rPr>
      </w:pPr>
      <w:r>
        <w:rPr>
          <w:rFonts w:eastAsia="SimSun"/>
          <w:noProof/>
        </w:rPr>
        <w:drawing>
          <wp:inline distT="0" distB="0" distL="0" distR="0" wp14:editId="559ADB2E">
            <wp:extent cx="3848100" cy="55149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0"/>
                    <a:stretch>
                      <a:fillRect/>
                    </a:stretch>
                  </pic:blipFill>
                  <pic:spPr>
                    <a:xfrm>
                      <a:off x="0" y="0"/>
                      <a:ext cx="3848100" cy="5514975"/>
                    </a:xfrm>
                    <a:prstGeom prst="rect">
                      <a:avLst/>
                    </a:prstGeom>
                  </pic:spPr>
                </pic:pic>
              </a:graphicData>
            </a:graphic>
          </wp:inline>
        </w:drawing>
      </w:r>
    </w:p>
    <w:p w14:paraId="1F77FB77" w14:textId="77777777" w:rsidR="00CC08D9" w:rsidRDefault="00F242F5">
      <w:pPr>
        <w:rPr>
          <w:rFonts w:eastAsia="SimSun"/>
        </w:rPr>
      </w:pPr>
      <w:r>
        <w:rPr>
          <w:rFonts w:eastAsia="SimSun"/>
        </w:rPr>
        <w:t>在</w:t>
      </w:r>
      <w:r>
        <w:rPr>
          <w:rFonts w:eastAsia="SimSun"/>
        </w:rPr>
        <w:t xml:space="preserve"> </w:t>
      </w:r>
      <w:r>
        <w:rPr>
          <w:rFonts w:eastAsia="SimSun"/>
          <w:b/>
        </w:rPr>
        <w:t xml:space="preserve">MS1 </w:t>
      </w:r>
      <w:r>
        <w:rPr>
          <w:rFonts w:eastAsia="SimSun"/>
          <w:b/>
        </w:rPr>
        <w:t>筛选</w:t>
      </w:r>
      <w:r>
        <w:rPr>
          <w:rFonts w:eastAsia="SimSun"/>
        </w:rPr>
        <w:t>部分中，您将看到下列默认设置。</w:t>
      </w:r>
    </w:p>
    <w:p w14:paraId="58F6BCF3" w14:textId="77777777" w:rsidR="00CC08D9" w:rsidRDefault="00F242F5">
      <w:pPr>
        <w:pStyle w:val="ListParagraph"/>
        <w:numPr>
          <w:ilvl w:val="0"/>
          <w:numId w:val="9"/>
        </w:numPr>
        <w:spacing w:after="0"/>
        <w:contextualSpacing w:val="0"/>
        <w:rPr>
          <w:rFonts w:eastAsia="SimSun"/>
        </w:rPr>
      </w:pPr>
      <w:r>
        <w:rPr>
          <w:rFonts w:eastAsia="SimSun" w:hint="eastAsia"/>
          <w:bCs/>
        </w:rPr>
        <w:t>在</w:t>
      </w:r>
      <w:r>
        <w:rPr>
          <w:rFonts w:eastAsia="SimSun" w:hint="eastAsia"/>
          <w:b/>
        </w:rPr>
        <w:t>包含的同位素峰</w:t>
      </w:r>
      <w:r>
        <w:rPr>
          <w:rFonts w:eastAsia="SimSun" w:hint="eastAsia"/>
          <w:bCs/>
        </w:rPr>
        <w:t>字段</w:t>
      </w:r>
      <w:r>
        <w:rPr>
          <w:rFonts w:eastAsia="SimSun"/>
        </w:rPr>
        <w:t>下拉列表中</w:t>
      </w:r>
      <w:r>
        <w:rPr>
          <w:rFonts w:eastAsia="SimSun" w:hint="eastAsia"/>
        </w:rPr>
        <w:t>选择</w:t>
      </w:r>
      <w:r>
        <w:rPr>
          <w:rFonts w:eastAsia="SimSun"/>
        </w:rPr>
        <w:t>“</w:t>
      </w:r>
      <w:r>
        <w:rPr>
          <w:rFonts w:eastAsia="SimSun"/>
        </w:rPr>
        <w:t>计数</w:t>
      </w:r>
      <w:r>
        <w:rPr>
          <w:rFonts w:eastAsia="SimSun"/>
        </w:rPr>
        <w:t>”</w:t>
      </w:r>
      <w:r>
        <w:rPr>
          <w:rFonts w:eastAsia="SimSun"/>
        </w:rPr>
        <w:t>。</w:t>
      </w:r>
    </w:p>
    <w:p w14:paraId="0CBBA360" w14:textId="77777777" w:rsidR="00CC08D9" w:rsidRDefault="00F242F5">
      <w:pPr>
        <w:pStyle w:val="ListParagraph"/>
        <w:numPr>
          <w:ilvl w:val="0"/>
          <w:numId w:val="9"/>
        </w:numPr>
        <w:spacing w:after="0"/>
        <w:contextualSpacing w:val="0"/>
        <w:rPr>
          <w:rFonts w:eastAsia="SimSun"/>
        </w:rPr>
      </w:pPr>
      <w:r>
        <w:rPr>
          <w:rFonts w:eastAsia="SimSun"/>
          <w:b/>
        </w:rPr>
        <w:t>峰</w:t>
      </w:r>
      <w:r>
        <w:rPr>
          <w:rFonts w:eastAsia="SimSun"/>
        </w:rPr>
        <w:t>字段中的值</w:t>
      </w:r>
      <w:r>
        <w:rPr>
          <w:rFonts w:eastAsia="SimSun" w:hint="eastAsia"/>
        </w:rPr>
        <w:t>选择</w:t>
      </w:r>
      <w:r>
        <w:rPr>
          <w:rFonts w:eastAsia="SimSun"/>
        </w:rPr>
        <w:t>“3”</w:t>
      </w:r>
      <w:r>
        <w:rPr>
          <w:rFonts w:eastAsia="SimSun"/>
        </w:rPr>
        <w:t>，这将使</w:t>
      </w:r>
      <w:r>
        <w:rPr>
          <w:rFonts w:eastAsia="SimSun"/>
        </w:rPr>
        <w:t xml:space="preserve"> Skyline </w:t>
      </w:r>
      <w:r>
        <w:rPr>
          <w:rFonts w:eastAsia="SimSun"/>
        </w:rPr>
        <w:t>从此高分辨率数据中</w:t>
      </w:r>
      <w:r>
        <w:rPr>
          <w:rFonts w:eastAsia="SimSun" w:hint="eastAsia"/>
        </w:rPr>
        <w:t>筛选出</w:t>
      </w:r>
      <w:r>
        <w:rPr>
          <w:rFonts w:eastAsia="SimSun"/>
        </w:rPr>
        <w:t>前</w:t>
      </w:r>
      <w:r>
        <w:rPr>
          <w:rFonts w:eastAsia="SimSun"/>
        </w:rPr>
        <w:t xml:space="preserve"> 3 </w:t>
      </w:r>
      <w:r>
        <w:rPr>
          <w:rFonts w:eastAsia="SimSun"/>
        </w:rPr>
        <w:t>个同位素峰</w:t>
      </w:r>
      <w:r>
        <w:rPr>
          <w:rFonts w:eastAsia="SimSun" w:hint="eastAsia"/>
        </w:rPr>
        <w:br/>
      </w:r>
      <w:r>
        <w:rPr>
          <w:rFonts w:eastAsia="SimSun"/>
        </w:rPr>
        <w:t>（</w:t>
      </w:r>
      <w:r>
        <w:rPr>
          <w:rFonts w:eastAsia="SimSun"/>
        </w:rPr>
        <w:t>M</w:t>
      </w:r>
      <w:r>
        <w:rPr>
          <w:rFonts w:eastAsia="SimSun"/>
        </w:rPr>
        <w:t>、</w:t>
      </w:r>
      <w:r>
        <w:rPr>
          <w:rFonts w:eastAsia="SimSun"/>
        </w:rPr>
        <w:t xml:space="preserve">M+1 </w:t>
      </w:r>
      <w:r>
        <w:rPr>
          <w:rFonts w:eastAsia="SimSun"/>
        </w:rPr>
        <w:t>和</w:t>
      </w:r>
      <w:r>
        <w:rPr>
          <w:rFonts w:eastAsia="SimSun"/>
        </w:rPr>
        <w:t xml:space="preserve"> M+2</w:t>
      </w:r>
      <w:r>
        <w:rPr>
          <w:rFonts w:eastAsia="SimSun"/>
        </w:rPr>
        <w:t>）。</w:t>
      </w:r>
    </w:p>
    <w:p w14:paraId="15775F56" w14:textId="77777777" w:rsidR="00CC08D9" w:rsidRDefault="00F242F5">
      <w:pPr>
        <w:pStyle w:val="ListParagraph"/>
        <w:numPr>
          <w:ilvl w:val="0"/>
          <w:numId w:val="9"/>
        </w:numPr>
        <w:spacing w:after="0"/>
        <w:contextualSpacing w:val="0"/>
        <w:rPr>
          <w:rFonts w:eastAsia="SimSun"/>
        </w:rPr>
      </w:pPr>
      <w:r>
        <w:rPr>
          <w:rFonts w:eastAsia="SimSun"/>
          <w:b/>
        </w:rPr>
        <w:t>母离子质量分析仪</w:t>
      </w:r>
      <w:r>
        <w:rPr>
          <w:rFonts w:eastAsia="SimSun"/>
        </w:rPr>
        <w:t>下拉列表显示</w:t>
      </w:r>
      <w:r>
        <w:rPr>
          <w:rFonts w:eastAsia="SimSun"/>
        </w:rPr>
        <w:t>“TOF”</w:t>
      </w:r>
      <w:r>
        <w:rPr>
          <w:rFonts w:eastAsia="SimSun"/>
        </w:rPr>
        <w:t>值（因为</w:t>
      </w:r>
      <w:r>
        <w:rPr>
          <w:rFonts w:eastAsia="SimSun" w:hint="eastAsia"/>
        </w:rPr>
        <w:t>数据</w:t>
      </w:r>
      <w:r>
        <w:rPr>
          <w:rFonts w:eastAsia="SimSun"/>
        </w:rPr>
        <w:t>是由</w:t>
      </w:r>
      <w:r>
        <w:rPr>
          <w:rFonts w:eastAsia="SimSun"/>
        </w:rPr>
        <w:t xml:space="preserve"> QSTAR Elite </w:t>
      </w:r>
      <w:r>
        <w:rPr>
          <w:rFonts w:eastAsia="SimSun"/>
        </w:rPr>
        <w:t>采集</w:t>
      </w:r>
      <w:r>
        <w:rPr>
          <w:rFonts w:eastAsia="SimSun" w:hint="eastAsia"/>
        </w:rPr>
        <w:t>的</w:t>
      </w:r>
      <w:r>
        <w:rPr>
          <w:rFonts w:eastAsia="SimSun"/>
        </w:rPr>
        <w:t>）。</w:t>
      </w:r>
    </w:p>
    <w:p w14:paraId="1F912855" w14:textId="77777777" w:rsidR="00CC08D9" w:rsidRDefault="00F242F5">
      <w:pPr>
        <w:pStyle w:val="ListParagraph"/>
        <w:numPr>
          <w:ilvl w:val="0"/>
          <w:numId w:val="9"/>
        </w:numPr>
        <w:contextualSpacing w:val="0"/>
        <w:rPr>
          <w:rFonts w:eastAsia="SimSun"/>
        </w:rPr>
      </w:pPr>
      <w:r>
        <w:rPr>
          <w:rFonts w:eastAsia="SimSun"/>
          <w:b/>
        </w:rPr>
        <w:t>分辨力</w:t>
      </w:r>
      <w:r>
        <w:rPr>
          <w:rFonts w:eastAsia="SimSun"/>
        </w:rPr>
        <w:t>字段的默认值为</w:t>
      </w:r>
      <w:r>
        <w:rPr>
          <w:rFonts w:eastAsia="SimSun"/>
        </w:rPr>
        <w:t>“10,000”</w:t>
      </w:r>
      <w:r>
        <w:rPr>
          <w:rFonts w:eastAsia="SimSun"/>
        </w:rPr>
        <w:t>。该字段定义</w:t>
      </w:r>
      <w:r>
        <w:rPr>
          <w:rFonts w:eastAsia="SimSun" w:hint="eastAsia"/>
        </w:rPr>
        <w:t>了将要</w:t>
      </w:r>
      <w:r>
        <w:rPr>
          <w:rFonts w:eastAsia="SimSun"/>
        </w:rPr>
        <w:t>筛选</w:t>
      </w:r>
      <w:r>
        <w:rPr>
          <w:rFonts w:eastAsia="SimSun" w:hint="eastAsia"/>
        </w:rPr>
        <w:t>的</w:t>
      </w:r>
      <w:r>
        <w:rPr>
          <w:rFonts w:eastAsia="SimSun"/>
        </w:rPr>
        <w:t>各个母离子</w:t>
      </w:r>
      <w:r>
        <w:rPr>
          <w:rFonts w:eastAsia="SimSun"/>
          <w:i/>
        </w:rPr>
        <w:t>质荷比</w:t>
      </w:r>
      <w:r>
        <w:rPr>
          <w:rFonts w:eastAsia="SimSun"/>
        </w:rPr>
        <w:t>的</w:t>
      </w:r>
      <w:r>
        <w:rPr>
          <w:rFonts w:eastAsia="SimSun"/>
        </w:rPr>
        <w:t xml:space="preserve"> MS1 </w:t>
      </w:r>
      <w:r>
        <w:rPr>
          <w:rFonts w:eastAsia="SimSun"/>
        </w:rPr>
        <w:t>筛选窗口</w:t>
      </w:r>
      <w:r>
        <w:rPr>
          <w:rFonts w:eastAsia="SimSun" w:hint="eastAsia"/>
        </w:rPr>
        <w:t>的周边</w:t>
      </w:r>
      <w:r>
        <w:rPr>
          <w:rFonts w:eastAsia="SimSun"/>
        </w:rPr>
        <w:t>宽度。</w:t>
      </w:r>
      <w:r>
        <w:rPr>
          <w:rFonts w:eastAsia="SimSun"/>
        </w:rPr>
        <w:t xml:space="preserve">Skyline </w:t>
      </w:r>
      <w:r>
        <w:rPr>
          <w:rFonts w:eastAsia="SimSun"/>
        </w:rPr>
        <w:t>使用该值预测一个峰在</w:t>
      </w:r>
      <w:r>
        <w:rPr>
          <w:rFonts w:eastAsia="SimSun"/>
          <w:i/>
        </w:rPr>
        <w:t>质荷比</w:t>
      </w:r>
      <w:r>
        <w:rPr>
          <w:rFonts w:eastAsia="SimSun"/>
        </w:rPr>
        <w:t>维度上的半峰宽</w:t>
      </w:r>
      <w:r>
        <w:rPr>
          <w:rFonts w:eastAsia="SimSun"/>
        </w:rPr>
        <w:t xml:space="preserve"> (FWHM)</w:t>
      </w:r>
      <w:r>
        <w:rPr>
          <w:rFonts w:eastAsia="SimSun"/>
        </w:rPr>
        <w:t>，并使用</w:t>
      </w:r>
      <w:r>
        <w:rPr>
          <w:rFonts w:eastAsia="SimSun"/>
        </w:rPr>
        <w:t xml:space="preserve"> FWHM </w:t>
      </w:r>
      <w:r>
        <w:rPr>
          <w:rFonts w:eastAsia="SimSun"/>
        </w:rPr>
        <w:t>值的两倍作为如下所示的筛选窗口。</w:t>
      </w:r>
    </w:p>
    <w:tbl>
      <w:tblPr>
        <w:tblStyle w:val="TableGrid"/>
        <w:tblW w:w="0" w:type="auto"/>
        <w:tblInd w:w="360" w:type="dxa"/>
        <w:tblLook w:val="04A0" w:firstRow="1" w:lastRow="0" w:firstColumn="1" w:lastColumn="0" w:noHBand="0" w:noVBand="1"/>
      </w:tblPr>
      <w:tblGrid>
        <w:gridCol w:w="8990"/>
      </w:tblGrid>
      <w:tr w:rsidR="00CC08D9" w14:paraId="06A93F07" w14:textId="77777777">
        <w:tc>
          <w:tcPr>
            <w:tcW w:w="9576" w:type="dxa"/>
          </w:tcPr>
          <w:p w14:paraId="1EC5004D" w14:textId="77777777" w:rsidR="00CC08D9" w:rsidRDefault="00F242F5">
            <w:pPr>
              <w:keepNext/>
              <w:keepLines/>
              <w:spacing w:after="0"/>
              <w:rPr>
                <w:rFonts w:eastAsia="SimSun"/>
              </w:rPr>
            </w:pPr>
            <w:r>
              <w:rPr>
                <w:rFonts w:eastAsia="SimSun"/>
              </w:rPr>
              <w:lastRenderedPageBreak/>
              <w:t>注意：选中</w:t>
            </w:r>
            <w:r>
              <w:rPr>
                <w:rFonts w:eastAsia="SimSun"/>
                <w:b/>
              </w:rPr>
              <w:t>使用高选择性提取</w:t>
            </w:r>
            <w:r>
              <w:rPr>
                <w:rFonts w:eastAsia="SimSun"/>
              </w:rPr>
              <w:t>复选框，可将提取范围缩小到仅</w:t>
            </w:r>
            <w:r>
              <w:rPr>
                <w:rFonts w:eastAsia="SimSun"/>
              </w:rPr>
              <w:t xml:space="preserve"> FWHM</w:t>
            </w:r>
            <w:r>
              <w:rPr>
                <w:rFonts w:eastAsia="SimSun" w:hint="eastAsia"/>
              </w:rPr>
              <w:t>值</w:t>
            </w:r>
            <w:r>
              <w:rPr>
                <w:rFonts w:eastAsia="SimSun"/>
              </w:rPr>
              <w:t>，现在这是复杂样品的推荐设置。对于</w:t>
            </w:r>
            <w:r>
              <w:rPr>
                <w:rFonts w:eastAsia="SimSun" w:hint="eastAsia"/>
              </w:rPr>
              <w:t>其它</w:t>
            </w:r>
            <w:r>
              <w:rPr>
                <w:rFonts w:eastAsia="SimSun"/>
              </w:rPr>
              <w:t>数据集和实验，可以根据仪器性能调整分辨率设置。</w:t>
            </w:r>
          </w:p>
        </w:tc>
      </w:tr>
    </w:tbl>
    <w:p w14:paraId="25E393BC" w14:textId="77777777" w:rsidR="00CC08D9" w:rsidRDefault="00CC08D9">
      <w:pPr>
        <w:pStyle w:val="ListParagraph"/>
        <w:ind w:left="0"/>
        <w:contextualSpacing w:val="0"/>
        <w:rPr>
          <w:rFonts w:eastAsia="SimSun"/>
        </w:rPr>
      </w:pPr>
    </w:p>
    <w:p w14:paraId="26A762DF" w14:textId="77777777" w:rsidR="00CC08D9" w:rsidRDefault="00F242F5">
      <w:pPr>
        <w:pStyle w:val="ListParagraph"/>
        <w:ind w:left="0"/>
        <w:contextualSpacing w:val="0"/>
        <w:rPr>
          <w:rFonts w:eastAsia="SimSun"/>
        </w:rPr>
      </w:pPr>
      <w:r>
        <w:rPr>
          <w:rFonts w:eastAsia="SimSun"/>
          <w:noProof/>
        </w:rPr>
        <w:drawing>
          <wp:inline distT="0" distB="0" distL="0" distR="0">
            <wp:extent cx="5133975" cy="3609975"/>
            <wp:effectExtent l="0" t="0" r="9525" b="9525"/>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133975" cy="3609975"/>
                    </a:xfrm>
                    <a:prstGeom prst="rect">
                      <a:avLst/>
                    </a:prstGeom>
                    <a:noFill/>
                    <a:ln>
                      <a:noFill/>
                    </a:ln>
                    <a:effectLst/>
                  </pic:spPr>
                </pic:pic>
              </a:graphicData>
            </a:graphic>
          </wp:inline>
        </w:drawing>
      </w:r>
    </w:p>
    <w:p w14:paraId="7E88DB1A" w14:textId="77777777" w:rsidR="00CC08D9" w:rsidRDefault="00F242F5">
      <w:pPr>
        <w:pStyle w:val="ListParagraph"/>
        <w:keepNext/>
        <w:spacing w:after="0"/>
        <w:ind w:left="0"/>
        <w:contextualSpacing w:val="0"/>
        <w:rPr>
          <w:rFonts w:eastAsia="SimSun"/>
        </w:rPr>
      </w:pPr>
      <w:r>
        <w:rPr>
          <w:rFonts w:eastAsia="SimSun"/>
        </w:rPr>
        <w:t>在某一时间范围内提取的一系列强度将构成您在</w:t>
      </w:r>
      <w:r>
        <w:rPr>
          <w:rFonts w:eastAsia="SimSun"/>
        </w:rPr>
        <w:t xml:space="preserve"> Skyline </w:t>
      </w:r>
      <w:r>
        <w:rPr>
          <w:rFonts w:eastAsia="SimSun" w:hint="eastAsia"/>
        </w:rPr>
        <w:t>中</w:t>
      </w:r>
      <w:r>
        <w:rPr>
          <w:rFonts w:eastAsia="SimSun"/>
        </w:rPr>
        <w:t>看到的色谱图：</w:t>
      </w:r>
    </w:p>
    <w:p w14:paraId="634A6955" w14:textId="77777777" w:rsidR="00CC08D9" w:rsidRDefault="00F242F5">
      <w:pPr>
        <w:rPr>
          <w:rFonts w:eastAsia="SimSun"/>
        </w:rPr>
      </w:pPr>
      <w:r>
        <w:rPr>
          <w:rFonts w:eastAsia="SimSun"/>
          <w:noProof/>
        </w:rPr>
        <w:drawing>
          <wp:inline distT="0" distB="0" distL="0" distR="0">
            <wp:extent cx="3838575" cy="26765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838575" cy="2676525"/>
                    </a:xfrm>
                    <a:prstGeom prst="rect">
                      <a:avLst/>
                    </a:prstGeom>
                    <a:noFill/>
                    <a:ln>
                      <a:noFill/>
                    </a:ln>
                  </pic:spPr>
                </pic:pic>
              </a:graphicData>
            </a:graphic>
          </wp:inline>
        </w:drawing>
      </w:r>
    </w:p>
    <w:p w14:paraId="38B7C981" w14:textId="77777777" w:rsidR="00CC08D9" w:rsidRDefault="00F242F5">
      <w:pPr>
        <w:rPr>
          <w:rFonts w:eastAsia="SimSun"/>
        </w:rPr>
      </w:pPr>
      <w:r>
        <w:rPr>
          <w:rFonts w:eastAsia="SimSun"/>
        </w:rPr>
        <w:t>在</w:t>
      </w:r>
      <w:r>
        <w:rPr>
          <w:rFonts w:eastAsia="SimSun"/>
          <w:b/>
        </w:rPr>
        <w:t>保留时间筛选</w:t>
      </w:r>
      <w:r>
        <w:rPr>
          <w:rFonts w:eastAsia="SimSun"/>
        </w:rPr>
        <w:t>部分，注意选择</w:t>
      </w:r>
      <w:r>
        <w:rPr>
          <w:rFonts w:eastAsia="SimSun"/>
          <w:b/>
        </w:rPr>
        <w:t>仅使用</w:t>
      </w:r>
      <w:r>
        <w:rPr>
          <w:rFonts w:eastAsia="SimSun"/>
          <w:b/>
        </w:rPr>
        <w:t xml:space="preserve"> 5 </w:t>
      </w:r>
      <w:r>
        <w:rPr>
          <w:rFonts w:eastAsia="SimSun"/>
          <w:b/>
        </w:rPr>
        <w:t>分钟之内进行的</w:t>
      </w:r>
      <w:r>
        <w:rPr>
          <w:rFonts w:eastAsia="SimSun" w:hint="eastAsia"/>
          <w:b/>
        </w:rPr>
        <w:t>串联质谱</w:t>
      </w:r>
      <w:r>
        <w:rPr>
          <w:rFonts w:eastAsia="SimSun" w:hint="eastAsia"/>
          <w:b/>
        </w:rPr>
        <w:t xml:space="preserve"> </w:t>
      </w:r>
      <w:r>
        <w:rPr>
          <w:rFonts w:eastAsia="SimSun"/>
          <w:b/>
        </w:rPr>
        <w:t xml:space="preserve">ID </w:t>
      </w:r>
      <w:r>
        <w:rPr>
          <w:rFonts w:eastAsia="SimSun"/>
          <w:b/>
        </w:rPr>
        <w:t>扫描</w:t>
      </w:r>
      <w:r>
        <w:rPr>
          <w:rFonts w:eastAsia="SimSun"/>
        </w:rPr>
        <w:t>。这表明，对于只具有</w:t>
      </w:r>
      <w:r>
        <w:rPr>
          <w:rFonts w:eastAsia="SimSun"/>
        </w:rPr>
        <w:t xml:space="preserve"> 1 </w:t>
      </w:r>
      <w:r>
        <w:rPr>
          <w:rFonts w:eastAsia="SimSun"/>
        </w:rPr>
        <w:t>个</w:t>
      </w:r>
      <w:r>
        <w:rPr>
          <w:rFonts w:eastAsia="SimSun"/>
        </w:rPr>
        <w:t xml:space="preserve"> ID </w:t>
      </w:r>
      <w:r>
        <w:rPr>
          <w:rFonts w:eastAsia="SimSun"/>
        </w:rPr>
        <w:t>的肽段，</w:t>
      </w:r>
      <w:r>
        <w:rPr>
          <w:rFonts w:eastAsia="SimSun"/>
        </w:rPr>
        <w:t xml:space="preserve">Skyline </w:t>
      </w:r>
      <w:r>
        <w:rPr>
          <w:rFonts w:eastAsia="SimSun"/>
        </w:rPr>
        <w:t>将围绕此</w:t>
      </w:r>
      <w:r>
        <w:rPr>
          <w:rFonts w:eastAsia="SimSun"/>
        </w:rPr>
        <w:t xml:space="preserve"> ID </w:t>
      </w:r>
      <w:r>
        <w:rPr>
          <w:rFonts w:eastAsia="SimSun"/>
        </w:rPr>
        <w:t>提取</w:t>
      </w:r>
      <w:r>
        <w:rPr>
          <w:rFonts w:eastAsia="SimSun"/>
        </w:rPr>
        <w:t xml:space="preserve"> 10 </w:t>
      </w:r>
      <w:r>
        <w:rPr>
          <w:rFonts w:eastAsia="SimSun"/>
        </w:rPr>
        <w:t>分钟的色谱图。对</w:t>
      </w:r>
      <w:r>
        <w:rPr>
          <w:rFonts w:eastAsia="SimSun"/>
        </w:rPr>
        <w:t xml:space="preserve"> 3 </w:t>
      </w:r>
      <w:r>
        <w:rPr>
          <w:rFonts w:eastAsia="SimSun"/>
        </w:rPr>
        <w:t>分钟以上范围的一组</w:t>
      </w:r>
      <w:r>
        <w:rPr>
          <w:rFonts w:eastAsia="SimSun"/>
        </w:rPr>
        <w:t xml:space="preserve"> ID</w:t>
      </w:r>
      <w:r>
        <w:rPr>
          <w:rFonts w:eastAsia="SimSun"/>
        </w:rPr>
        <w:t>，</w:t>
      </w:r>
      <w:r>
        <w:rPr>
          <w:rFonts w:eastAsia="SimSun"/>
        </w:rPr>
        <w:t xml:space="preserve">Skyline </w:t>
      </w:r>
      <w:r>
        <w:rPr>
          <w:rFonts w:eastAsia="SimSun"/>
        </w:rPr>
        <w:t>将提取</w:t>
      </w:r>
      <w:r>
        <w:rPr>
          <w:rFonts w:eastAsia="SimSun"/>
        </w:rPr>
        <w:t xml:space="preserve"> 13 </w:t>
      </w:r>
      <w:r>
        <w:rPr>
          <w:rFonts w:eastAsia="SimSun"/>
        </w:rPr>
        <w:t>分钟的色谱图，即在两侧各增加</w:t>
      </w:r>
      <w:r>
        <w:rPr>
          <w:rFonts w:eastAsia="SimSun"/>
        </w:rPr>
        <w:t xml:space="preserve"> 5 </w:t>
      </w:r>
      <w:r>
        <w:rPr>
          <w:rFonts w:eastAsia="SimSun"/>
        </w:rPr>
        <w:t>分钟。当某个运行中</w:t>
      </w:r>
      <w:r>
        <w:rPr>
          <w:rFonts w:eastAsia="SimSun" w:hint="eastAsia"/>
        </w:rPr>
        <w:t>缺乏</w:t>
      </w:r>
      <w:r>
        <w:rPr>
          <w:rFonts w:eastAsia="SimSun"/>
        </w:rPr>
        <w:t>某</w:t>
      </w:r>
      <w:r>
        <w:rPr>
          <w:rFonts w:eastAsia="SimSun" w:hint="eastAsia"/>
        </w:rPr>
        <w:t>个</w:t>
      </w:r>
      <w:r>
        <w:rPr>
          <w:rFonts w:eastAsia="SimSun"/>
        </w:rPr>
        <w:t>特定肽段的</w:t>
      </w:r>
      <w:r>
        <w:rPr>
          <w:rFonts w:eastAsia="SimSun"/>
        </w:rPr>
        <w:t xml:space="preserve"> ID </w:t>
      </w:r>
      <w:r>
        <w:rPr>
          <w:rFonts w:eastAsia="SimSun"/>
        </w:rPr>
        <w:t>时，</w:t>
      </w:r>
      <w:r>
        <w:rPr>
          <w:rFonts w:eastAsia="SimSun"/>
        </w:rPr>
        <w:lastRenderedPageBreak/>
        <w:t xml:space="preserve">Skyline </w:t>
      </w:r>
      <w:r>
        <w:rPr>
          <w:rFonts w:eastAsia="SimSun"/>
        </w:rPr>
        <w:t>将使用</w:t>
      </w:r>
      <w:r>
        <w:rPr>
          <w:rFonts w:eastAsia="SimSun" w:hint="eastAsia"/>
        </w:rPr>
        <w:t>其它</w:t>
      </w:r>
      <w:r>
        <w:rPr>
          <w:rFonts w:eastAsia="SimSun"/>
        </w:rPr>
        <w:t>运行中该肽段所对应</w:t>
      </w:r>
      <w:r>
        <w:rPr>
          <w:rFonts w:eastAsia="SimSun"/>
        </w:rPr>
        <w:t xml:space="preserve"> ID </w:t>
      </w:r>
      <w:r>
        <w:rPr>
          <w:rFonts w:eastAsia="SimSun"/>
        </w:rPr>
        <w:t>的保留时间来确定在该运行中提取这一肽段的色谱图的时间范围。</w:t>
      </w:r>
    </w:p>
    <w:p w14:paraId="7DBA3BB7" w14:textId="77777777" w:rsidR="00CC08D9" w:rsidRDefault="00F242F5">
      <w:pPr>
        <w:pStyle w:val="ListParagraph"/>
        <w:numPr>
          <w:ilvl w:val="0"/>
          <w:numId w:val="7"/>
        </w:numPr>
        <w:rPr>
          <w:rFonts w:eastAsia="SimSun"/>
        </w:rPr>
      </w:pPr>
      <w:r>
        <w:rPr>
          <w:rFonts w:eastAsia="SimSun"/>
        </w:rPr>
        <w:t>单击</w:t>
      </w:r>
      <w:r>
        <w:rPr>
          <w:rFonts w:eastAsia="SimSun"/>
          <w:b/>
        </w:rPr>
        <w:t>下一步</w:t>
      </w:r>
      <w:r>
        <w:rPr>
          <w:rFonts w:eastAsia="SimSun"/>
        </w:rPr>
        <w:t>按钮。</w:t>
      </w:r>
    </w:p>
    <w:p w14:paraId="6C91E439" w14:textId="77777777" w:rsidR="00CC08D9" w:rsidRDefault="00F242F5">
      <w:pPr>
        <w:rPr>
          <w:rFonts w:eastAsia="SimSun"/>
        </w:rPr>
      </w:pPr>
      <w:r>
        <w:rPr>
          <w:rFonts w:eastAsia="SimSun"/>
        </w:rPr>
        <w:t>随即会进入</w:t>
      </w:r>
      <w:r>
        <w:rPr>
          <w:rFonts w:eastAsia="SimSun"/>
          <w:b/>
        </w:rPr>
        <w:t>导入</w:t>
      </w:r>
      <w:r>
        <w:rPr>
          <w:rFonts w:eastAsia="SimSun"/>
          <w:b/>
        </w:rPr>
        <w:t xml:space="preserve"> FASTA</w:t>
      </w:r>
      <w:r>
        <w:rPr>
          <w:rFonts w:eastAsia="SimSun"/>
        </w:rPr>
        <w:t>页面。您可以导入一个包含全部人类</w:t>
      </w:r>
      <w:r>
        <w:rPr>
          <w:rFonts w:eastAsia="SimSun"/>
        </w:rPr>
        <w:t xml:space="preserve"> </w:t>
      </w:r>
      <w:proofErr w:type="spellStart"/>
      <w:r>
        <w:rPr>
          <w:rFonts w:eastAsia="SimSun"/>
        </w:rPr>
        <w:t>SwissProt</w:t>
      </w:r>
      <w:proofErr w:type="spellEnd"/>
      <w:r>
        <w:rPr>
          <w:rFonts w:eastAsia="SimSun"/>
        </w:rPr>
        <w:t xml:space="preserve"> </w:t>
      </w:r>
      <w:r>
        <w:rPr>
          <w:rFonts w:eastAsia="SimSun"/>
        </w:rPr>
        <w:t>蛋白质条目的</w:t>
      </w:r>
      <w:r>
        <w:rPr>
          <w:rFonts w:eastAsia="SimSun"/>
        </w:rPr>
        <w:t xml:space="preserve"> FASTA </w:t>
      </w:r>
      <w:r>
        <w:rPr>
          <w:rFonts w:eastAsia="SimSun"/>
        </w:rPr>
        <w:t>文件，以获得全面的已</w:t>
      </w:r>
      <w:r>
        <w:rPr>
          <w:rFonts w:eastAsia="SimSun" w:hint="eastAsia"/>
        </w:rPr>
        <w:t>鉴定</w:t>
      </w:r>
      <w:r>
        <w:rPr>
          <w:rFonts w:eastAsia="SimSun"/>
        </w:rPr>
        <w:t>肽段列表（此</w:t>
      </w:r>
      <w:r>
        <w:rPr>
          <w:rFonts w:eastAsia="SimSun"/>
        </w:rPr>
        <w:t xml:space="preserve"> MS </w:t>
      </w:r>
      <w:r>
        <w:rPr>
          <w:rFonts w:eastAsia="SimSun"/>
        </w:rPr>
        <w:t>实验涉及人类</w:t>
      </w:r>
      <w:r>
        <w:rPr>
          <w:rFonts w:eastAsia="SimSun"/>
        </w:rPr>
        <w:t xml:space="preserve"> MCF7 </w:t>
      </w:r>
      <w:r>
        <w:rPr>
          <w:rFonts w:eastAsia="SimSun"/>
        </w:rPr>
        <w:t>乳腺癌细胞系样品及后续磷酸化肽富集）</w:t>
      </w:r>
      <w:r>
        <w:rPr>
          <w:rFonts w:eastAsia="SimSun" w:hint="eastAsia"/>
        </w:rPr>
        <w:t>。</w:t>
      </w:r>
      <w:r>
        <w:rPr>
          <w:rFonts w:eastAsia="SimSun"/>
        </w:rPr>
        <w:t>但因文件大小的关系，</w:t>
      </w:r>
      <w:r>
        <w:rPr>
          <w:rFonts w:eastAsia="SimSun" w:hint="eastAsia"/>
        </w:rPr>
        <w:t>您</w:t>
      </w:r>
      <w:r>
        <w:rPr>
          <w:rFonts w:eastAsia="SimSun"/>
        </w:rPr>
        <w:t>将</w:t>
      </w:r>
      <w:r>
        <w:rPr>
          <w:rFonts w:eastAsia="SimSun" w:hint="eastAsia"/>
        </w:rPr>
        <w:t>通过</w:t>
      </w:r>
      <w:r>
        <w:rPr>
          <w:rFonts w:eastAsia="SimSun"/>
        </w:rPr>
        <w:t>执行下列步骤导入一个</w:t>
      </w:r>
      <w:r>
        <w:rPr>
          <w:rFonts w:eastAsia="SimSun" w:hint="eastAsia"/>
        </w:rPr>
        <w:t>小得多的</w:t>
      </w:r>
      <w:r>
        <w:rPr>
          <w:rFonts w:eastAsia="SimSun"/>
        </w:rPr>
        <w:t>仅含</w:t>
      </w:r>
      <w:r>
        <w:rPr>
          <w:rFonts w:eastAsia="SimSun"/>
        </w:rPr>
        <w:t xml:space="preserve"> 12 </w:t>
      </w:r>
      <w:r>
        <w:rPr>
          <w:rFonts w:eastAsia="SimSun"/>
        </w:rPr>
        <w:t>个人类蛋白质的</w:t>
      </w:r>
      <w:r>
        <w:rPr>
          <w:rFonts w:eastAsia="SimSun"/>
        </w:rPr>
        <w:t xml:space="preserve"> FASTA </w:t>
      </w:r>
      <w:r>
        <w:rPr>
          <w:rFonts w:eastAsia="SimSun"/>
        </w:rPr>
        <w:t>文件：</w:t>
      </w:r>
    </w:p>
    <w:p w14:paraId="33ED4B94" w14:textId="77777777" w:rsidR="00CC08D9" w:rsidRDefault="00F242F5">
      <w:pPr>
        <w:pStyle w:val="ListParagraph"/>
        <w:numPr>
          <w:ilvl w:val="0"/>
          <w:numId w:val="7"/>
        </w:numPr>
        <w:rPr>
          <w:rFonts w:eastAsia="SimSun"/>
        </w:rPr>
      </w:pPr>
      <w:r>
        <w:rPr>
          <w:rFonts w:eastAsia="SimSun"/>
        </w:rPr>
        <w:t>在</w:t>
      </w:r>
      <w:r>
        <w:rPr>
          <w:rFonts w:eastAsia="SimSun"/>
          <w:b/>
        </w:rPr>
        <w:t>最大遗漏的酶解位点数</w:t>
      </w:r>
      <w:r>
        <w:rPr>
          <w:rFonts w:eastAsia="SimSun"/>
        </w:rPr>
        <w:t>下拉列表中选择</w:t>
      </w:r>
      <w:r>
        <w:rPr>
          <w:rFonts w:eastAsia="SimSun"/>
        </w:rPr>
        <w:t>“2”</w:t>
      </w:r>
      <w:r>
        <w:rPr>
          <w:rFonts w:eastAsia="SimSun"/>
        </w:rPr>
        <w:t>。</w:t>
      </w:r>
    </w:p>
    <w:p w14:paraId="317943C2" w14:textId="77777777" w:rsidR="00CC08D9" w:rsidRDefault="00F242F5">
      <w:pPr>
        <w:pStyle w:val="ListParagraph"/>
        <w:numPr>
          <w:ilvl w:val="0"/>
          <w:numId w:val="7"/>
        </w:numPr>
        <w:rPr>
          <w:rFonts w:eastAsia="SimSun"/>
        </w:rPr>
      </w:pPr>
      <w:r>
        <w:rPr>
          <w:rFonts w:eastAsia="SimSun"/>
        </w:rPr>
        <w:t>单击</w:t>
      </w:r>
      <w:r>
        <w:rPr>
          <w:rFonts w:eastAsia="SimSun"/>
          <w:b/>
        </w:rPr>
        <w:t>浏览</w:t>
      </w:r>
      <w:r>
        <w:rPr>
          <w:rFonts w:eastAsia="SimSun"/>
        </w:rPr>
        <w:t>按钮。</w:t>
      </w:r>
    </w:p>
    <w:p w14:paraId="14293EE6" w14:textId="77777777" w:rsidR="00CC08D9" w:rsidRDefault="00F242F5">
      <w:pPr>
        <w:pStyle w:val="ListParagraph"/>
        <w:numPr>
          <w:ilvl w:val="0"/>
          <w:numId w:val="7"/>
        </w:numPr>
        <w:rPr>
          <w:rFonts w:eastAsia="SimSun"/>
        </w:rPr>
      </w:pPr>
      <w:r>
        <w:rPr>
          <w:rFonts w:eastAsia="SimSun"/>
        </w:rPr>
        <w:t>从为该教程创建的</w:t>
      </w:r>
      <w:r>
        <w:rPr>
          <w:rFonts w:eastAsia="SimSun"/>
        </w:rPr>
        <w:t xml:space="preserve"> MS1Filtering </w:t>
      </w:r>
      <w:r>
        <w:rPr>
          <w:rFonts w:eastAsia="SimSun"/>
        </w:rPr>
        <w:t>文件夹中选择</w:t>
      </w:r>
      <w:r>
        <w:rPr>
          <w:rFonts w:eastAsia="SimSun"/>
        </w:rPr>
        <w:t>“12_proteins.062011.fasta”</w:t>
      </w:r>
      <w:r>
        <w:rPr>
          <w:rFonts w:eastAsia="SimSun"/>
        </w:rPr>
        <w:t>文件。</w:t>
      </w:r>
    </w:p>
    <w:p w14:paraId="0D5EB3BB" w14:textId="77777777" w:rsidR="00CC08D9" w:rsidRDefault="00F242F5">
      <w:pPr>
        <w:pStyle w:val="ListParagraph"/>
        <w:numPr>
          <w:ilvl w:val="0"/>
          <w:numId w:val="7"/>
        </w:numPr>
        <w:rPr>
          <w:rFonts w:eastAsia="SimSun"/>
        </w:rPr>
      </w:pPr>
      <w:r>
        <w:rPr>
          <w:rFonts w:eastAsia="SimSun"/>
        </w:rPr>
        <w:t>单击</w:t>
      </w:r>
      <w:r>
        <w:rPr>
          <w:rFonts w:eastAsia="SimSun"/>
          <w:b/>
        </w:rPr>
        <w:t>打开</w:t>
      </w:r>
      <w:r>
        <w:rPr>
          <w:rFonts w:eastAsia="SimSun"/>
          <w:b/>
        </w:rPr>
        <w:t xml:space="preserve"> FASTA</w:t>
      </w:r>
      <w:r>
        <w:rPr>
          <w:rFonts w:eastAsia="SimSun"/>
        </w:rPr>
        <w:t>表单中的</w:t>
      </w:r>
      <w:r>
        <w:rPr>
          <w:rFonts w:eastAsia="SimSun"/>
          <w:b/>
        </w:rPr>
        <w:t>打开</w:t>
      </w:r>
      <w:r>
        <w:rPr>
          <w:rFonts w:eastAsia="SimSun"/>
        </w:rPr>
        <w:t>按钮。</w:t>
      </w:r>
    </w:p>
    <w:p w14:paraId="0521CCED" w14:textId="77777777" w:rsidR="00CC08D9" w:rsidRDefault="00F242F5">
      <w:pPr>
        <w:keepNext/>
        <w:rPr>
          <w:rFonts w:eastAsia="SimSun"/>
        </w:rPr>
      </w:pPr>
      <w:r>
        <w:rPr>
          <w:rFonts w:eastAsia="SimSun"/>
        </w:rPr>
        <w:lastRenderedPageBreak/>
        <w:t>此时向导将显示如下：</w:t>
      </w:r>
    </w:p>
    <w:p w14:paraId="7CBF5837" w14:textId="77777777" w:rsidR="00CC08D9" w:rsidRDefault="00F242F5">
      <w:pPr>
        <w:rPr>
          <w:rFonts w:eastAsia="SimSun"/>
        </w:rPr>
      </w:pPr>
      <w:r>
        <w:rPr>
          <w:rFonts w:eastAsia="SimSun"/>
          <w:noProof/>
        </w:rPr>
        <w:drawing>
          <wp:inline distT="0" distB="0" distL="0" distR="0">
            <wp:extent cx="3848100" cy="55149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3"/>
                    <a:stretch>
                      <a:fillRect/>
                    </a:stretch>
                  </pic:blipFill>
                  <pic:spPr>
                    <a:xfrm>
                      <a:off x="0" y="0"/>
                      <a:ext cx="3848100" cy="5514975"/>
                    </a:xfrm>
                    <a:prstGeom prst="rect">
                      <a:avLst/>
                    </a:prstGeom>
                  </pic:spPr>
                </pic:pic>
              </a:graphicData>
            </a:graphic>
          </wp:inline>
        </w:drawing>
      </w:r>
    </w:p>
    <w:p w14:paraId="53A8380E" w14:textId="77777777" w:rsidR="00CC08D9" w:rsidRDefault="00F242F5">
      <w:pPr>
        <w:pStyle w:val="ListParagraph"/>
        <w:numPr>
          <w:ilvl w:val="0"/>
          <w:numId w:val="10"/>
        </w:numPr>
        <w:rPr>
          <w:rFonts w:eastAsia="SimSun"/>
        </w:rPr>
      </w:pPr>
      <w:r>
        <w:rPr>
          <w:rFonts w:eastAsia="SimSun"/>
        </w:rPr>
        <w:t>单击</w:t>
      </w:r>
      <w:r>
        <w:rPr>
          <w:rFonts w:eastAsia="SimSun"/>
          <w:b/>
        </w:rPr>
        <w:t>完成</w:t>
      </w:r>
      <w:r>
        <w:rPr>
          <w:rFonts w:eastAsia="SimSun"/>
        </w:rPr>
        <w:t>按钮。</w:t>
      </w:r>
    </w:p>
    <w:p w14:paraId="777B5783" w14:textId="77777777" w:rsidR="00CC08D9" w:rsidRDefault="00F242F5">
      <w:pPr>
        <w:rPr>
          <w:rFonts w:eastAsia="SimSun"/>
        </w:rPr>
      </w:pPr>
      <w:r>
        <w:rPr>
          <w:rFonts w:eastAsia="SimSun"/>
        </w:rPr>
        <w:t xml:space="preserve">Skyline </w:t>
      </w:r>
      <w:r>
        <w:rPr>
          <w:rFonts w:eastAsia="SimSun"/>
        </w:rPr>
        <w:t>将为</w:t>
      </w:r>
      <w:r>
        <w:rPr>
          <w:rFonts w:eastAsia="SimSun"/>
        </w:rPr>
        <w:t xml:space="preserve"> FASTA </w:t>
      </w:r>
      <w:r>
        <w:rPr>
          <w:rFonts w:eastAsia="SimSun"/>
        </w:rPr>
        <w:t>文件中的所有肽段添加与其相匹配的谱图目标（由您导入的肽段搜索结果确定），然后导入两个</w:t>
      </w:r>
      <w:r>
        <w:rPr>
          <w:rFonts w:eastAsia="SimSun"/>
        </w:rPr>
        <w:t xml:space="preserve"> WIFF </w:t>
      </w:r>
      <w:r>
        <w:rPr>
          <w:rFonts w:eastAsia="SimSun"/>
        </w:rPr>
        <w:t>文件，并从中提取色谱图。</w:t>
      </w:r>
    </w:p>
    <w:p w14:paraId="51D9220B" w14:textId="77777777" w:rsidR="00CC08D9" w:rsidRDefault="00F242F5">
      <w:pPr>
        <w:keepNext/>
        <w:rPr>
          <w:rFonts w:eastAsia="SimSun"/>
        </w:rPr>
      </w:pPr>
      <w:r>
        <w:rPr>
          <w:rFonts w:eastAsia="SimSun"/>
        </w:rPr>
        <w:lastRenderedPageBreak/>
        <w:t>您将看到如下所示的进度图：</w:t>
      </w:r>
    </w:p>
    <w:p w14:paraId="11FBD7BE" w14:textId="77777777" w:rsidR="00CC08D9" w:rsidRDefault="00F242F5">
      <w:pPr>
        <w:rPr>
          <w:rFonts w:eastAsia="SimSun"/>
        </w:rPr>
      </w:pPr>
      <w:r>
        <w:rPr>
          <w:rFonts w:eastAsia="SimSun"/>
          <w:noProof/>
        </w:rPr>
        <w:drawing>
          <wp:inline distT="0" distB="0" distL="0" distR="0">
            <wp:extent cx="5943600" cy="337566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a:picLocks noChangeAspect="1"/>
                    </pic:cNvPicPr>
                  </pic:nvPicPr>
                  <pic:blipFill>
                    <a:blip r:embed="rId24"/>
                    <a:stretch>
                      <a:fillRect/>
                    </a:stretch>
                  </pic:blipFill>
                  <pic:spPr>
                    <a:xfrm>
                      <a:off x="0" y="0"/>
                      <a:ext cx="5943600" cy="3375660"/>
                    </a:xfrm>
                    <a:prstGeom prst="rect">
                      <a:avLst/>
                    </a:prstGeom>
                  </pic:spPr>
                </pic:pic>
              </a:graphicData>
            </a:graphic>
          </wp:inline>
        </w:drawing>
      </w:r>
    </w:p>
    <w:p w14:paraId="05903C0A" w14:textId="77777777" w:rsidR="00CC08D9" w:rsidRDefault="00F242F5">
      <w:pPr>
        <w:rPr>
          <w:rFonts w:eastAsia="SimSun"/>
        </w:rPr>
      </w:pPr>
      <w:r>
        <w:rPr>
          <w:rFonts w:eastAsia="SimSun"/>
        </w:rPr>
        <w:t>导入完成后，在检验色谱图数据前先仔细检查您创建的谱图库。</w:t>
      </w:r>
    </w:p>
    <w:p w14:paraId="095BFEF6" w14:textId="77777777" w:rsidR="00CC08D9" w:rsidRDefault="00F242F5">
      <w:pPr>
        <w:pStyle w:val="Heading2"/>
        <w:rPr>
          <w:rFonts w:eastAsia="SimSun"/>
        </w:rPr>
      </w:pPr>
      <w:r>
        <w:rPr>
          <w:rFonts w:eastAsia="SimSun"/>
        </w:rPr>
        <w:t>验证</w:t>
      </w:r>
      <w:r>
        <w:rPr>
          <w:rFonts w:eastAsia="SimSun" w:hint="eastAsia"/>
        </w:rPr>
        <w:t>谱图</w:t>
      </w:r>
      <w:r>
        <w:rPr>
          <w:rFonts w:eastAsia="SimSun"/>
        </w:rPr>
        <w:t>库保留时间信息</w:t>
      </w:r>
    </w:p>
    <w:p w14:paraId="2950E71B" w14:textId="77777777" w:rsidR="00CC08D9" w:rsidRDefault="00F242F5">
      <w:pPr>
        <w:rPr>
          <w:rFonts w:eastAsia="SimSun"/>
        </w:rPr>
      </w:pPr>
      <w:r>
        <w:rPr>
          <w:rFonts w:eastAsia="SimSun"/>
        </w:rPr>
        <w:t>在您使用肽段搜索管道的结果</w:t>
      </w:r>
      <w:r>
        <w:rPr>
          <w:rFonts w:eastAsia="SimSun" w:hint="eastAsia"/>
        </w:rPr>
        <w:t>创建</w:t>
      </w:r>
      <w:r>
        <w:rPr>
          <w:rFonts w:eastAsia="SimSun"/>
        </w:rPr>
        <w:t xml:space="preserve"> MS1 </w:t>
      </w:r>
      <w:r>
        <w:rPr>
          <w:rFonts w:eastAsia="SimSun"/>
        </w:rPr>
        <w:t>筛选的谱图库时，如果您未曾使用此结果完成过此类操作，应确保生成的谱图库里包含必要的保留时间信息，以支持下文介绍的</w:t>
      </w:r>
      <w:r>
        <w:rPr>
          <w:rFonts w:eastAsia="SimSun"/>
        </w:rPr>
        <w:t xml:space="preserve"> Skyline </w:t>
      </w:r>
      <w:r>
        <w:rPr>
          <w:rFonts w:eastAsia="SimSun"/>
        </w:rPr>
        <w:t>功能。使用</w:t>
      </w:r>
      <w:r>
        <w:rPr>
          <w:rFonts w:eastAsia="SimSun"/>
          <w:b/>
        </w:rPr>
        <w:t>导入肽段搜索</w:t>
      </w:r>
      <w:r>
        <w:rPr>
          <w:rFonts w:eastAsia="SimSun"/>
        </w:rPr>
        <w:t>向导的好处之一是，</w:t>
      </w:r>
      <w:r>
        <w:rPr>
          <w:rFonts w:eastAsia="SimSun" w:hint="eastAsia"/>
        </w:rPr>
        <w:t>Skyline</w:t>
      </w:r>
      <w:r>
        <w:rPr>
          <w:rFonts w:eastAsia="SimSun" w:hint="eastAsia"/>
        </w:rPr>
        <w:t>会</w:t>
      </w:r>
      <w:r>
        <w:rPr>
          <w:rFonts w:eastAsia="SimSun"/>
        </w:rPr>
        <w:t>在您的</w:t>
      </w:r>
      <w:r>
        <w:rPr>
          <w:rFonts w:eastAsia="SimSun" w:hint="eastAsia"/>
        </w:rPr>
        <w:t>谱图</w:t>
      </w:r>
      <w:r>
        <w:rPr>
          <w:rFonts w:eastAsia="SimSun"/>
        </w:rPr>
        <w:t>库缺少必要的信息时会尽早通知您。</w:t>
      </w:r>
    </w:p>
    <w:p w14:paraId="1FBEB214" w14:textId="77777777" w:rsidR="00CC08D9" w:rsidRDefault="00F242F5">
      <w:pPr>
        <w:rPr>
          <w:rFonts w:eastAsia="SimSun"/>
        </w:rPr>
      </w:pPr>
      <w:r>
        <w:rPr>
          <w:rFonts w:eastAsia="SimSun"/>
        </w:rPr>
        <w:t>要验证您刚刚创建的库是否包含</w:t>
      </w:r>
      <w:r>
        <w:rPr>
          <w:rFonts w:eastAsia="SimSun"/>
        </w:rPr>
        <w:t xml:space="preserve"> MS1 </w:t>
      </w:r>
      <w:r>
        <w:rPr>
          <w:rFonts w:eastAsia="SimSun"/>
        </w:rPr>
        <w:t>筛选峰</w:t>
      </w:r>
      <w:r>
        <w:rPr>
          <w:rFonts w:eastAsia="SimSun" w:hint="eastAsia"/>
        </w:rPr>
        <w:t>选择</w:t>
      </w:r>
      <w:r>
        <w:rPr>
          <w:rFonts w:eastAsia="SimSun"/>
        </w:rPr>
        <w:t>和峰注释的保留时间信息，请执行下列步骤：</w:t>
      </w:r>
    </w:p>
    <w:p w14:paraId="71C276BD" w14:textId="77777777" w:rsidR="00CC08D9" w:rsidRDefault="00F242F5">
      <w:pPr>
        <w:numPr>
          <w:ilvl w:val="0"/>
          <w:numId w:val="11"/>
        </w:numPr>
        <w:rPr>
          <w:rFonts w:eastAsia="SimSun"/>
        </w:rPr>
      </w:pPr>
      <w:r>
        <w:rPr>
          <w:rFonts w:eastAsia="SimSun"/>
        </w:rPr>
        <w:t>在</w:t>
      </w:r>
      <w:r>
        <w:rPr>
          <w:rFonts w:eastAsia="SimSun"/>
          <w:b/>
        </w:rPr>
        <w:t>视图</w:t>
      </w:r>
      <w:r>
        <w:rPr>
          <w:rFonts w:eastAsia="SimSun"/>
        </w:rPr>
        <w:t>菜单上单击</w:t>
      </w:r>
      <w:r>
        <w:rPr>
          <w:rFonts w:eastAsia="SimSun"/>
          <w:b/>
        </w:rPr>
        <w:t>谱图库</w:t>
      </w:r>
      <w:r>
        <w:rPr>
          <w:rFonts w:eastAsia="SimSun"/>
        </w:rPr>
        <w:t>。</w:t>
      </w:r>
    </w:p>
    <w:p w14:paraId="4C5229D2" w14:textId="77777777" w:rsidR="00CC08D9" w:rsidRDefault="00F242F5">
      <w:pPr>
        <w:keepNext/>
        <w:rPr>
          <w:rFonts w:eastAsia="SimSun"/>
        </w:rPr>
      </w:pPr>
      <w:r>
        <w:rPr>
          <w:rFonts w:eastAsia="SimSun" w:hint="eastAsia"/>
        </w:rPr>
        <w:lastRenderedPageBreak/>
        <w:t xml:space="preserve">Skyline </w:t>
      </w:r>
      <w:r>
        <w:rPr>
          <w:rFonts w:eastAsia="SimSun" w:hint="eastAsia"/>
        </w:rPr>
        <w:t>将再次提出使用在谱图库中检测到的但在</w:t>
      </w:r>
      <w:r>
        <w:rPr>
          <w:rFonts w:eastAsia="SimSun" w:hint="eastAsia"/>
          <w:b/>
          <w:bCs/>
        </w:rPr>
        <w:t>导入肽段搜索</w:t>
      </w:r>
      <w:r>
        <w:rPr>
          <w:rFonts w:eastAsia="SimSun" w:hint="eastAsia"/>
        </w:rPr>
        <w:t>向导中您选择不添加的修饰</w:t>
      </w:r>
      <w:r>
        <w:rPr>
          <w:rFonts w:eastAsia="SimSun"/>
        </w:rPr>
        <w:t>。</w:t>
      </w:r>
    </w:p>
    <w:p w14:paraId="071B2C31" w14:textId="77777777" w:rsidR="00CC08D9" w:rsidRDefault="00F242F5">
      <w:pPr>
        <w:rPr>
          <w:rFonts w:eastAsia="SimSun"/>
        </w:rPr>
      </w:pPr>
      <w:r>
        <w:rPr>
          <w:rFonts w:eastAsia="SimSun"/>
          <w:noProof/>
        </w:rPr>
        <w:drawing>
          <wp:inline distT="0" distB="0" distL="0" distR="0">
            <wp:extent cx="3914775" cy="39814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5"/>
                    <a:stretch>
                      <a:fillRect/>
                    </a:stretch>
                  </pic:blipFill>
                  <pic:spPr>
                    <a:xfrm>
                      <a:off x="0" y="0"/>
                      <a:ext cx="3914775" cy="3981450"/>
                    </a:xfrm>
                    <a:prstGeom prst="rect">
                      <a:avLst/>
                    </a:prstGeom>
                  </pic:spPr>
                </pic:pic>
              </a:graphicData>
            </a:graphic>
          </wp:inline>
        </w:drawing>
      </w:r>
    </w:p>
    <w:p w14:paraId="387B118B" w14:textId="77777777" w:rsidR="00CC08D9" w:rsidRDefault="00F242F5">
      <w:pPr>
        <w:rPr>
          <w:rFonts w:eastAsia="SimSun"/>
        </w:rPr>
      </w:pPr>
      <w:r>
        <w:rPr>
          <w:rFonts w:eastAsia="SimSun"/>
        </w:rPr>
        <w:t>现在选择在</w:t>
      </w:r>
      <w:r>
        <w:rPr>
          <w:rFonts w:eastAsia="SimSun"/>
          <w:b/>
        </w:rPr>
        <w:t>谱图库浏览器</w:t>
      </w:r>
      <w:r>
        <w:rPr>
          <w:rFonts w:eastAsia="SimSun"/>
        </w:rPr>
        <w:t>中使用</w:t>
      </w:r>
      <w:r>
        <w:rPr>
          <w:rFonts w:eastAsia="SimSun" w:hint="eastAsia"/>
        </w:rPr>
        <w:t>这些修饰</w:t>
      </w:r>
      <w:r>
        <w:rPr>
          <w:rFonts w:eastAsia="SimSun"/>
        </w:rPr>
        <w:t>并不会将其加入目前的文档，除非您使用</w:t>
      </w:r>
      <w:r>
        <w:rPr>
          <w:rFonts w:eastAsia="SimSun"/>
          <w:b/>
        </w:rPr>
        <w:t>谱图库浏览器</w:t>
      </w:r>
      <w:r>
        <w:rPr>
          <w:rFonts w:eastAsia="SimSun"/>
        </w:rPr>
        <w:t>将使用这些修饰的肽段添加到您的文档。但是，这些修饰对于本教程并不重要。您可以执行下列操作，在不使用这些修饰的情况下继续本教程：</w:t>
      </w:r>
    </w:p>
    <w:p w14:paraId="645CCEBF" w14:textId="77777777" w:rsidR="00CC08D9" w:rsidRDefault="00F242F5">
      <w:pPr>
        <w:pStyle w:val="ListParagraph"/>
        <w:numPr>
          <w:ilvl w:val="0"/>
          <w:numId w:val="11"/>
        </w:numPr>
        <w:rPr>
          <w:rFonts w:eastAsia="SimSun"/>
        </w:rPr>
      </w:pPr>
      <w:r>
        <w:rPr>
          <w:rFonts w:eastAsia="SimSun"/>
        </w:rPr>
        <w:t>单击</w:t>
      </w:r>
      <w:r>
        <w:rPr>
          <w:rFonts w:eastAsia="SimSun"/>
          <w:b/>
        </w:rPr>
        <w:t>确定</w:t>
      </w:r>
      <w:r>
        <w:rPr>
          <w:rFonts w:eastAsia="SimSun"/>
        </w:rPr>
        <w:t>按钮。</w:t>
      </w:r>
    </w:p>
    <w:p w14:paraId="577459A4" w14:textId="77777777" w:rsidR="00CC08D9" w:rsidRDefault="00F242F5">
      <w:pPr>
        <w:keepNext/>
        <w:rPr>
          <w:rFonts w:eastAsia="SimSun"/>
        </w:rPr>
      </w:pPr>
      <w:r>
        <w:rPr>
          <w:rFonts w:eastAsia="SimSun"/>
        </w:rPr>
        <w:lastRenderedPageBreak/>
        <w:t>将出现如下所示的</w:t>
      </w:r>
      <w:r>
        <w:rPr>
          <w:rFonts w:eastAsia="SimSun"/>
          <w:b/>
        </w:rPr>
        <w:t>谱图库浏览器</w:t>
      </w:r>
      <w:r>
        <w:rPr>
          <w:rFonts w:eastAsia="SimSun"/>
        </w:rPr>
        <w:t>：</w:t>
      </w:r>
    </w:p>
    <w:p w14:paraId="259FC3C5" w14:textId="30D74D40" w:rsidR="00CC08D9" w:rsidRDefault="00F242F5">
      <w:pPr>
        <w:rPr>
          <w:rFonts w:eastAsia="SimSun"/>
        </w:rPr>
      </w:pPr>
      <w:r>
        <w:rPr>
          <w:rFonts w:eastAsia="SimSun"/>
          <w:noProof/>
        </w:rPr>
        <w:drawing>
          <wp:inline distT="0" distB="0" distL="0" distR="0" wp14:editId="4EBB6C69">
            <wp:extent cx="5943600" cy="35617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6"/>
                    <a:stretch>
                      <a:fillRect/>
                    </a:stretch>
                  </pic:blipFill>
                  <pic:spPr>
                    <a:xfrm>
                      <a:off x="0" y="0"/>
                      <a:ext cx="5943600" cy="3561715"/>
                    </a:xfrm>
                    <a:prstGeom prst="rect">
                      <a:avLst/>
                    </a:prstGeom>
                  </pic:spPr>
                </pic:pic>
              </a:graphicData>
            </a:graphic>
          </wp:inline>
        </w:drawing>
      </w:r>
    </w:p>
    <w:p w14:paraId="5FBE436A" w14:textId="77777777" w:rsidR="00CC08D9" w:rsidRDefault="00F242F5">
      <w:pPr>
        <w:rPr>
          <w:rFonts w:eastAsia="SimSun"/>
        </w:rPr>
      </w:pPr>
      <w:r>
        <w:rPr>
          <w:rFonts w:eastAsia="SimSun"/>
        </w:rPr>
        <w:t>在肽段列表中，序列文本左侧没有图标的肽段包含</w:t>
      </w:r>
      <w:r>
        <w:rPr>
          <w:rFonts w:eastAsia="SimSun" w:hint="eastAsia"/>
        </w:rPr>
        <w:t>有</w:t>
      </w:r>
      <w:r>
        <w:rPr>
          <w:rFonts w:eastAsia="SimSun"/>
        </w:rPr>
        <w:t>您未选择使用的</w:t>
      </w:r>
      <w:r>
        <w:rPr>
          <w:rFonts w:eastAsia="SimSun" w:hint="eastAsia"/>
        </w:rPr>
        <w:t>某种</w:t>
      </w:r>
      <w:r>
        <w:rPr>
          <w:rFonts w:eastAsia="SimSun"/>
        </w:rPr>
        <w:t>修饰。</w:t>
      </w:r>
    </w:p>
    <w:p w14:paraId="212D1991" w14:textId="77777777" w:rsidR="00CC08D9" w:rsidRDefault="00F242F5">
      <w:pPr>
        <w:rPr>
          <w:rFonts w:eastAsia="SimSun"/>
        </w:rPr>
      </w:pPr>
      <w:r>
        <w:rPr>
          <w:rFonts w:eastAsia="SimSun"/>
        </w:rPr>
        <w:t>在谱图下方可以看到文本</w:t>
      </w:r>
      <w:r>
        <w:rPr>
          <w:rFonts w:eastAsia="SimSun"/>
        </w:rPr>
        <w:t>“</w:t>
      </w:r>
      <w:bookmarkStart w:id="1" w:name="OLE_LINK1"/>
      <w:bookmarkStart w:id="2" w:name="OLE_LINK2"/>
      <w:r>
        <w:rPr>
          <w:rFonts w:eastAsia="SimSun"/>
        </w:rPr>
        <w:t>100803_005b_MCF7_TiTip3.wiff</w:t>
      </w:r>
      <w:bookmarkEnd w:id="1"/>
      <w:bookmarkEnd w:id="2"/>
      <w:r>
        <w:rPr>
          <w:rFonts w:eastAsia="SimSun"/>
        </w:rPr>
        <w:t>”</w:t>
      </w:r>
      <w:r>
        <w:rPr>
          <w:rFonts w:eastAsia="SimSun"/>
        </w:rPr>
        <w:t>和</w:t>
      </w:r>
      <w:r>
        <w:rPr>
          <w:rFonts w:eastAsia="SimSun"/>
        </w:rPr>
        <w:t xml:space="preserve">“RT: </w:t>
      </w:r>
      <w:bookmarkStart w:id="3" w:name="OLE_LINK3"/>
      <w:bookmarkStart w:id="4" w:name="OLE_LINK4"/>
      <w:r>
        <w:rPr>
          <w:rFonts w:eastAsia="SimSun"/>
        </w:rPr>
        <w:t>35.21</w:t>
      </w:r>
      <w:bookmarkEnd w:id="3"/>
      <w:bookmarkEnd w:id="4"/>
      <w:r>
        <w:rPr>
          <w:rFonts w:eastAsia="SimSun"/>
        </w:rPr>
        <w:t>”</w:t>
      </w:r>
      <w:r>
        <w:rPr>
          <w:rFonts w:eastAsia="SimSun"/>
        </w:rPr>
        <w:t>。</w:t>
      </w:r>
      <w:r>
        <w:rPr>
          <w:rFonts w:eastAsia="SimSun"/>
        </w:rPr>
        <w:t>“RT”</w:t>
      </w:r>
      <w:r>
        <w:rPr>
          <w:rFonts w:eastAsia="SimSun"/>
        </w:rPr>
        <w:t>值</w:t>
      </w:r>
      <w:r>
        <w:rPr>
          <w:rFonts w:eastAsia="SimSun" w:hint="eastAsia"/>
        </w:rPr>
        <w:t>表示含</w:t>
      </w:r>
      <w:r>
        <w:rPr>
          <w:rFonts w:eastAsia="SimSun"/>
        </w:rPr>
        <w:t>有保留时间信息，</w:t>
      </w:r>
      <w:r>
        <w:rPr>
          <w:rFonts w:eastAsia="SimSun"/>
        </w:rPr>
        <w:t>“</w:t>
      </w:r>
      <w:r>
        <w:rPr>
          <w:rFonts w:eastAsia="SimSun"/>
        </w:rPr>
        <w:t>文件</w:t>
      </w:r>
      <w:r>
        <w:rPr>
          <w:rFonts w:eastAsia="SimSun"/>
        </w:rPr>
        <w:t>”</w:t>
      </w:r>
      <w:r>
        <w:rPr>
          <w:rFonts w:eastAsia="SimSun"/>
        </w:rPr>
        <w:t>值</w:t>
      </w:r>
      <w:r>
        <w:rPr>
          <w:rFonts w:eastAsia="SimSun" w:hint="eastAsia"/>
        </w:rPr>
        <w:t>表示</w:t>
      </w:r>
      <w:r>
        <w:rPr>
          <w:rFonts w:eastAsia="SimSun"/>
        </w:rPr>
        <w:t>已经与您导入</w:t>
      </w:r>
      <w:r>
        <w:rPr>
          <w:rFonts w:eastAsia="SimSun"/>
        </w:rPr>
        <w:t xml:space="preserve"> Skyline </w:t>
      </w:r>
      <w:r>
        <w:rPr>
          <w:rFonts w:eastAsia="SimSun"/>
        </w:rPr>
        <w:t>的文件正确关联。</w:t>
      </w:r>
      <w:r>
        <w:rPr>
          <w:rFonts w:eastAsia="SimSun"/>
        </w:rPr>
        <w:t>“</w:t>
      </w:r>
      <w:r>
        <w:rPr>
          <w:rFonts w:eastAsia="SimSun"/>
        </w:rPr>
        <w:t>文件</w:t>
      </w:r>
      <w:r>
        <w:rPr>
          <w:rFonts w:eastAsia="SimSun"/>
        </w:rPr>
        <w:t>”</w:t>
      </w:r>
      <w:r>
        <w:rPr>
          <w:rFonts w:eastAsia="SimSun"/>
        </w:rPr>
        <w:t>值无需与您导入的文件完全匹配。</w:t>
      </w:r>
      <w:r>
        <w:rPr>
          <w:rFonts w:eastAsia="SimSun"/>
        </w:rPr>
        <w:t xml:space="preserve">Skyline </w:t>
      </w:r>
      <w:r>
        <w:rPr>
          <w:rFonts w:eastAsia="SimSun"/>
        </w:rPr>
        <w:t>认识到许多肽段搜索管道</w:t>
      </w:r>
      <w:r>
        <w:rPr>
          <w:rFonts w:eastAsia="SimSun" w:hint="eastAsia"/>
        </w:rPr>
        <w:t>会涉及到</w:t>
      </w:r>
      <w:r>
        <w:rPr>
          <w:rFonts w:eastAsia="SimSun"/>
        </w:rPr>
        <w:t>将原始仪器数据转换为</w:t>
      </w:r>
      <w:r>
        <w:rPr>
          <w:rFonts w:eastAsia="SimSun"/>
        </w:rPr>
        <w:t xml:space="preserve"> </w:t>
      </w:r>
      <w:proofErr w:type="spellStart"/>
      <w:r>
        <w:rPr>
          <w:rFonts w:eastAsia="SimSun"/>
        </w:rPr>
        <w:t>mzXML</w:t>
      </w:r>
      <w:proofErr w:type="spellEnd"/>
      <w:r>
        <w:rPr>
          <w:rFonts w:eastAsia="SimSun"/>
        </w:rPr>
        <w:t>、</w:t>
      </w:r>
      <w:proofErr w:type="spellStart"/>
      <w:r>
        <w:rPr>
          <w:rFonts w:eastAsia="SimSun"/>
        </w:rPr>
        <w:t>mzML</w:t>
      </w:r>
      <w:proofErr w:type="spellEnd"/>
      <w:r>
        <w:rPr>
          <w:rFonts w:eastAsia="SimSun"/>
        </w:rPr>
        <w:t>、</w:t>
      </w:r>
      <w:r>
        <w:rPr>
          <w:rFonts w:eastAsia="SimSun"/>
        </w:rPr>
        <w:t>MGF</w:t>
      </w:r>
      <w:r>
        <w:rPr>
          <w:rFonts w:eastAsia="SimSun"/>
        </w:rPr>
        <w:t>、</w:t>
      </w:r>
      <w:r>
        <w:rPr>
          <w:rFonts w:eastAsia="SimSun"/>
        </w:rPr>
        <w:t xml:space="preserve">MG2 </w:t>
      </w:r>
      <w:r>
        <w:rPr>
          <w:rFonts w:eastAsia="SimSun"/>
        </w:rPr>
        <w:t>等格式</w:t>
      </w:r>
      <w:r>
        <w:rPr>
          <w:rFonts w:eastAsia="SimSun" w:hint="eastAsia"/>
        </w:rPr>
        <w:t>的情况。</w:t>
      </w:r>
      <w:r>
        <w:rPr>
          <w:rFonts w:eastAsia="SimSun"/>
        </w:rPr>
        <w:t>故而</w:t>
      </w:r>
      <w:r>
        <w:rPr>
          <w:rFonts w:eastAsia="SimSun" w:hint="eastAsia"/>
        </w:rPr>
        <w:t>大体上，</w:t>
      </w:r>
      <w:r>
        <w:rPr>
          <w:rFonts w:eastAsia="SimSun"/>
        </w:rPr>
        <w:t xml:space="preserve"> Skyline </w:t>
      </w:r>
      <w:r>
        <w:rPr>
          <w:rFonts w:eastAsia="SimSun" w:hint="eastAsia"/>
        </w:rPr>
        <w:t>会</w:t>
      </w:r>
      <w:r>
        <w:rPr>
          <w:rFonts w:eastAsia="SimSun"/>
        </w:rPr>
        <w:t>寻求基础名称匹配，其中</w:t>
      </w:r>
      <w:r>
        <w:rPr>
          <w:rFonts w:eastAsia="SimSun"/>
        </w:rPr>
        <w:t>“</w:t>
      </w:r>
      <w:proofErr w:type="spellStart"/>
      <w:r>
        <w:rPr>
          <w:rFonts w:eastAsia="SimSun"/>
        </w:rPr>
        <w:t>basename.mgf</w:t>
      </w:r>
      <w:proofErr w:type="spellEnd"/>
      <w:r>
        <w:rPr>
          <w:rFonts w:eastAsia="SimSun"/>
        </w:rPr>
        <w:t>”</w:t>
      </w:r>
      <w:r>
        <w:rPr>
          <w:rFonts w:eastAsia="SimSun"/>
        </w:rPr>
        <w:t>与</w:t>
      </w:r>
      <w:r>
        <w:rPr>
          <w:rFonts w:eastAsia="SimSun"/>
        </w:rPr>
        <w:t>“</w:t>
      </w:r>
      <w:proofErr w:type="spellStart"/>
      <w:r>
        <w:rPr>
          <w:rFonts w:eastAsia="SimSun"/>
        </w:rPr>
        <w:t>basename.wiff</w:t>
      </w:r>
      <w:proofErr w:type="spellEnd"/>
      <w:r>
        <w:rPr>
          <w:rFonts w:eastAsia="SimSun"/>
        </w:rPr>
        <w:t>”</w:t>
      </w:r>
      <w:r>
        <w:rPr>
          <w:rFonts w:eastAsia="SimSun"/>
        </w:rPr>
        <w:t>成功匹配。由于某一特定管道需要更大的灵活性，此匹配也有不敏感的情况，因此</w:t>
      </w:r>
      <w:r>
        <w:rPr>
          <w:rFonts w:eastAsia="SimSun"/>
        </w:rPr>
        <w:t>“</w:t>
      </w:r>
      <w:proofErr w:type="spellStart"/>
      <w:r>
        <w:rPr>
          <w:rFonts w:eastAsia="SimSun"/>
        </w:rPr>
        <w:t>BASENAME.mzML</w:t>
      </w:r>
      <w:proofErr w:type="spellEnd"/>
      <w:r>
        <w:rPr>
          <w:rFonts w:eastAsia="SimSun"/>
        </w:rPr>
        <w:t>”</w:t>
      </w:r>
      <w:r>
        <w:rPr>
          <w:rFonts w:eastAsia="SimSun"/>
        </w:rPr>
        <w:t>将匹配</w:t>
      </w:r>
      <w:r>
        <w:rPr>
          <w:rFonts w:eastAsia="SimSun"/>
        </w:rPr>
        <w:t>“</w:t>
      </w:r>
      <w:proofErr w:type="spellStart"/>
      <w:r>
        <w:rPr>
          <w:rFonts w:eastAsia="SimSun"/>
        </w:rPr>
        <w:t>Basename.RAW</w:t>
      </w:r>
      <w:proofErr w:type="spellEnd"/>
      <w:r>
        <w:rPr>
          <w:rFonts w:eastAsia="SimSun"/>
        </w:rPr>
        <w:t>”</w:t>
      </w:r>
      <w:r>
        <w:rPr>
          <w:rFonts w:eastAsia="SimSun"/>
        </w:rPr>
        <w:t>，且在处理多点扩展时，会将</w:t>
      </w:r>
      <w:r>
        <w:rPr>
          <w:rFonts w:eastAsia="SimSun"/>
        </w:rPr>
        <w:t>“</w:t>
      </w:r>
      <w:proofErr w:type="spellStart"/>
      <w:r>
        <w:rPr>
          <w:rFonts w:eastAsia="SimSun"/>
        </w:rPr>
        <w:t>basename.c.mzXML</w:t>
      </w:r>
      <w:proofErr w:type="spellEnd"/>
      <w:r>
        <w:rPr>
          <w:rFonts w:eastAsia="SimSun"/>
        </w:rPr>
        <w:t>”</w:t>
      </w:r>
      <w:r>
        <w:rPr>
          <w:rFonts w:eastAsia="SimSun"/>
        </w:rPr>
        <w:t>与</w:t>
      </w:r>
      <w:r>
        <w:rPr>
          <w:rFonts w:eastAsia="SimSun"/>
        </w:rPr>
        <w:t>“</w:t>
      </w:r>
      <w:proofErr w:type="spellStart"/>
      <w:r>
        <w:rPr>
          <w:rFonts w:eastAsia="SimSun"/>
        </w:rPr>
        <w:t>basename.raw</w:t>
      </w:r>
      <w:proofErr w:type="spellEnd"/>
      <w:r>
        <w:rPr>
          <w:rFonts w:eastAsia="SimSun"/>
        </w:rPr>
        <w:t>”</w:t>
      </w:r>
      <w:r>
        <w:rPr>
          <w:rFonts w:eastAsia="SimSun"/>
        </w:rPr>
        <w:t>匹配。然而，如果您看到一些类似</w:t>
      </w:r>
      <w:r>
        <w:rPr>
          <w:rFonts w:eastAsia="SimSun"/>
        </w:rPr>
        <w:t>“F011852.dat”</w:t>
      </w:r>
      <w:r>
        <w:rPr>
          <w:rFonts w:eastAsia="SimSun"/>
        </w:rPr>
        <w:t>或</w:t>
      </w:r>
      <w:r>
        <w:rPr>
          <w:rFonts w:eastAsia="SimSun" w:hint="eastAsia"/>
        </w:rPr>
        <w:t>其它</w:t>
      </w:r>
      <w:r>
        <w:rPr>
          <w:rFonts w:eastAsia="SimSun"/>
        </w:rPr>
        <w:t>与您想导入</w:t>
      </w:r>
      <w:r>
        <w:rPr>
          <w:rFonts w:eastAsia="SimSun"/>
        </w:rPr>
        <w:t xml:space="preserve"> Skyline </w:t>
      </w:r>
      <w:r>
        <w:rPr>
          <w:rFonts w:eastAsia="SimSun"/>
        </w:rPr>
        <w:t>的数据没有相同基础名称的搜索输出文件，则需查看您的搜索管道，并且可能要与</w:t>
      </w:r>
      <w:r>
        <w:rPr>
          <w:rFonts w:eastAsia="SimSun"/>
        </w:rPr>
        <w:t xml:space="preserve"> Skyline </w:t>
      </w:r>
      <w:r>
        <w:rPr>
          <w:rFonts w:eastAsia="SimSun"/>
        </w:rPr>
        <w:t>团队一起解决此问题。关于具体的</w:t>
      </w:r>
      <w:r>
        <w:rPr>
          <w:rFonts w:eastAsia="SimSun"/>
        </w:rPr>
        <w:t xml:space="preserve"> Mascot .</w:t>
      </w:r>
      <w:proofErr w:type="spellStart"/>
      <w:r>
        <w:rPr>
          <w:rFonts w:eastAsia="SimSun"/>
        </w:rPr>
        <w:t>dat</w:t>
      </w:r>
      <w:proofErr w:type="spellEnd"/>
      <w:r>
        <w:rPr>
          <w:rFonts w:eastAsia="SimSun"/>
        </w:rPr>
        <w:t xml:space="preserve"> </w:t>
      </w:r>
      <w:r>
        <w:rPr>
          <w:rFonts w:eastAsia="SimSun"/>
        </w:rPr>
        <w:t>文件，建议您查询</w:t>
      </w:r>
      <w:r>
        <w:rPr>
          <w:rFonts w:eastAsia="SimSun"/>
        </w:rPr>
        <w:t xml:space="preserve"> Skyline </w:t>
      </w:r>
      <w:r>
        <w:rPr>
          <w:rFonts w:eastAsia="SimSun"/>
        </w:rPr>
        <w:t>网站的</w:t>
      </w:r>
      <w:r>
        <w:rPr>
          <w:rFonts w:eastAsia="SimSun"/>
        </w:rPr>
        <w:t>“</w:t>
      </w:r>
      <w:hyperlink r:id="rId27" w:history="1">
        <w:r>
          <w:rPr>
            <w:rStyle w:val="Hyperlink"/>
            <w:rFonts w:eastAsia="SimSun"/>
          </w:rPr>
          <w:t xml:space="preserve">Mascot </w:t>
        </w:r>
        <w:r>
          <w:rPr>
            <w:rStyle w:val="Hyperlink"/>
            <w:rFonts w:eastAsia="SimSun"/>
          </w:rPr>
          <w:t>搜索结果</w:t>
        </w:r>
        <w:r>
          <w:rPr>
            <w:rStyle w:val="Hyperlink"/>
            <w:rFonts w:eastAsia="SimSun"/>
          </w:rPr>
          <w:t xml:space="preserve"> ID </w:t>
        </w:r>
        <w:r>
          <w:rPr>
            <w:rStyle w:val="Hyperlink"/>
            <w:rFonts w:eastAsia="SimSun"/>
          </w:rPr>
          <w:t>注释缺失</w:t>
        </w:r>
      </w:hyperlink>
      <w:r>
        <w:rPr>
          <w:rFonts w:eastAsia="SimSun"/>
        </w:rPr>
        <w:t>”</w:t>
      </w:r>
      <w:r>
        <w:rPr>
          <w:rFonts w:eastAsia="SimSun"/>
        </w:rPr>
        <w:t>页面。关于</w:t>
      </w:r>
      <w:r>
        <w:rPr>
          <w:rFonts w:eastAsia="SimSun" w:hint="eastAsia"/>
        </w:rPr>
        <w:t>其它</w:t>
      </w:r>
      <w:r>
        <w:rPr>
          <w:rFonts w:eastAsia="SimSun"/>
        </w:rPr>
        <w:t>问题，建议您在</w:t>
      </w:r>
      <w:r>
        <w:rPr>
          <w:rFonts w:eastAsia="SimSun"/>
        </w:rPr>
        <w:t xml:space="preserve"> Skyline </w:t>
      </w:r>
      <w:r>
        <w:rPr>
          <w:rFonts w:eastAsia="SimSun"/>
        </w:rPr>
        <w:t>支持版块（在</w:t>
      </w:r>
      <w:r>
        <w:rPr>
          <w:rFonts w:eastAsia="SimSun"/>
          <w:b/>
        </w:rPr>
        <w:t>帮助</w:t>
      </w:r>
      <w:r>
        <w:rPr>
          <w:rFonts w:eastAsia="SimSun"/>
        </w:rPr>
        <w:t>菜单上单击</w:t>
      </w:r>
      <w:r>
        <w:rPr>
          <w:rFonts w:eastAsia="SimSun"/>
          <w:b/>
        </w:rPr>
        <w:t>支持</w:t>
      </w:r>
      <w:r>
        <w:rPr>
          <w:rFonts w:eastAsia="SimSun"/>
        </w:rPr>
        <w:t>）上提问，寻求解决此类问题的帮助。</w:t>
      </w:r>
    </w:p>
    <w:p w14:paraId="5A3AA445" w14:textId="77777777" w:rsidR="00CC08D9" w:rsidRDefault="00F242F5">
      <w:pPr>
        <w:rPr>
          <w:rFonts w:eastAsia="SimSun"/>
        </w:rPr>
      </w:pPr>
      <w:r>
        <w:rPr>
          <w:rFonts w:eastAsia="SimSun"/>
        </w:rPr>
        <w:t>现在按向下键选择</w:t>
      </w:r>
      <w:r>
        <w:rPr>
          <w:rFonts w:eastAsia="SimSun" w:hint="eastAsia"/>
        </w:rPr>
        <w:t>其它</w:t>
      </w:r>
      <w:r>
        <w:rPr>
          <w:rFonts w:eastAsia="SimSun"/>
        </w:rPr>
        <w:t>肽段，您将看到</w:t>
      </w:r>
      <w:r>
        <w:rPr>
          <w:rFonts w:eastAsia="SimSun"/>
        </w:rPr>
        <w:t>“</w:t>
      </w:r>
      <w:r>
        <w:rPr>
          <w:rFonts w:eastAsia="SimSun"/>
        </w:rPr>
        <w:t>文件</w:t>
      </w:r>
      <w:r>
        <w:rPr>
          <w:rFonts w:eastAsia="SimSun"/>
        </w:rPr>
        <w:t>”</w:t>
      </w:r>
      <w:r>
        <w:rPr>
          <w:rFonts w:eastAsia="SimSun"/>
        </w:rPr>
        <w:t>和</w:t>
      </w:r>
      <w:r>
        <w:rPr>
          <w:rFonts w:eastAsia="SimSun"/>
        </w:rPr>
        <w:t>“RT”</w:t>
      </w:r>
      <w:r>
        <w:rPr>
          <w:rFonts w:eastAsia="SimSun"/>
        </w:rPr>
        <w:t>值发生变化。完成检查</w:t>
      </w:r>
      <w:r>
        <w:rPr>
          <w:rFonts w:eastAsia="SimSun" w:hint="eastAsia"/>
        </w:rPr>
        <w:t>串联质谱</w:t>
      </w:r>
      <w:r>
        <w:rPr>
          <w:rFonts w:eastAsia="SimSun"/>
        </w:rPr>
        <w:t>谱图及其源文件和保留时间后，执行下列操作返回到您创建的文档：</w:t>
      </w:r>
    </w:p>
    <w:p w14:paraId="16BCC7AE" w14:textId="77777777" w:rsidR="00CC08D9" w:rsidRDefault="00F242F5">
      <w:pPr>
        <w:pStyle w:val="ListParagraph"/>
        <w:numPr>
          <w:ilvl w:val="0"/>
          <w:numId w:val="11"/>
        </w:numPr>
        <w:rPr>
          <w:rFonts w:eastAsia="SimSun"/>
        </w:rPr>
      </w:pPr>
      <w:r>
        <w:rPr>
          <w:rFonts w:eastAsia="SimSun"/>
        </w:rPr>
        <w:t>单击</w:t>
      </w:r>
      <w:r>
        <w:rPr>
          <w:rFonts w:eastAsia="SimSun"/>
          <w:b/>
        </w:rPr>
        <w:t>谱图库浏览器</w:t>
      </w:r>
      <w:r>
        <w:rPr>
          <w:rFonts w:eastAsia="SimSun"/>
        </w:rPr>
        <w:t>中的</w:t>
      </w:r>
      <w:r>
        <w:rPr>
          <w:rFonts w:eastAsia="SimSun"/>
          <w:b/>
        </w:rPr>
        <w:t>关闭</w:t>
      </w:r>
      <w:r>
        <w:rPr>
          <w:rFonts w:eastAsia="SimSun"/>
        </w:rPr>
        <w:t>按钮。</w:t>
      </w:r>
    </w:p>
    <w:p w14:paraId="6345252B" w14:textId="77777777" w:rsidR="00CC08D9" w:rsidRDefault="00F242F5">
      <w:pPr>
        <w:pStyle w:val="Heading1"/>
        <w:spacing w:after="120"/>
        <w:rPr>
          <w:rFonts w:eastAsia="SimSun"/>
        </w:rPr>
      </w:pPr>
      <w:r>
        <w:rPr>
          <w:rFonts w:eastAsia="SimSun"/>
        </w:rPr>
        <w:lastRenderedPageBreak/>
        <w:t>肽段目标、谱图和色谱图</w:t>
      </w:r>
    </w:p>
    <w:p w14:paraId="6EAFBCFB" w14:textId="77777777" w:rsidR="00CC08D9" w:rsidRDefault="00F242F5">
      <w:pPr>
        <w:pStyle w:val="ListParagraph"/>
        <w:keepNext/>
        <w:keepLines/>
        <w:spacing w:line="480" w:lineRule="auto"/>
        <w:ind w:left="0"/>
        <w:rPr>
          <w:rFonts w:eastAsia="SimSun"/>
        </w:rPr>
      </w:pPr>
      <w:r>
        <w:rPr>
          <w:rFonts w:eastAsia="SimSun"/>
        </w:rPr>
        <w:t>您应在</w:t>
      </w:r>
      <w:r>
        <w:rPr>
          <w:rFonts w:eastAsia="SimSun"/>
        </w:rPr>
        <w:t xml:space="preserve"> Skyline </w:t>
      </w:r>
      <w:r>
        <w:rPr>
          <w:rFonts w:eastAsia="SimSun"/>
        </w:rPr>
        <w:t>目标视图中看到</w:t>
      </w:r>
      <w:r>
        <w:rPr>
          <w:rFonts w:eastAsia="SimSun"/>
        </w:rPr>
        <w:t xml:space="preserve"> 51 </w:t>
      </w:r>
      <w:r>
        <w:rPr>
          <w:rFonts w:eastAsia="SimSun"/>
        </w:rPr>
        <w:t>个肽段（计数见状态栏）。</w:t>
      </w:r>
    </w:p>
    <w:p w14:paraId="66F1EBA2" w14:textId="77777777" w:rsidR="00CC08D9" w:rsidRDefault="00F242F5">
      <w:pPr>
        <w:pStyle w:val="ListParagraph"/>
        <w:keepNext/>
        <w:keepLines/>
        <w:numPr>
          <w:ilvl w:val="0"/>
          <w:numId w:val="12"/>
        </w:numPr>
        <w:rPr>
          <w:rFonts w:eastAsia="SimSun"/>
        </w:rPr>
      </w:pPr>
      <w:r>
        <w:rPr>
          <w:rFonts w:eastAsia="SimSun"/>
        </w:rPr>
        <w:t>单击首个磷酸肽</w:t>
      </w:r>
      <w:r>
        <w:rPr>
          <w:rFonts w:eastAsia="SimSun"/>
        </w:rPr>
        <w:t xml:space="preserve"> K.</w:t>
      </w:r>
      <w:r>
        <w:rPr>
          <w:rFonts w:eastAsia="SimSun"/>
          <w:color w:val="000000"/>
        </w:rPr>
        <w:t>DIDIS</w:t>
      </w:r>
      <w:r>
        <w:rPr>
          <w:rFonts w:eastAsia="SimSun"/>
          <w:b/>
          <w:bCs/>
          <w:color w:val="000000"/>
          <w:u w:val="single"/>
        </w:rPr>
        <w:t>S</w:t>
      </w:r>
      <w:r>
        <w:rPr>
          <w:rFonts w:eastAsia="SimSun"/>
          <w:color w:val="000000"/>
        </w:rPr>
        <w:t>PEFK</w:t>
      </w:r>
      <w:r>
        <w:rPr>
          <w:rFonts w:eastAsia="SimSun"/>
        </w:rPr>
        <w:t xml:space="preserve">.I </w:t>
      </w:r>
      <w:r>
        <w:rPr>
          <w:rFonts w:eastAsia="SimSun"/>
        </w:rPr>
        <w:t>序列，将出现</w:t>
      </w:r>
      <w:r>
        <w:rPr>
          <w:rFonts w:eastAsia="SimSun" w:hint="eastAsia"/>
        </w:rPr>
        <w:t>串联质谱</w:t>
      </w:r>
      <w:r>
        <w:rPr>
          <w:rFonts w:eastAsia="SimSun"/>
        </w:rPr>
        <w:t>谱图。（请注意，肽段序列中粗体</w:t>
      </w:r>
      <w:r>
        <w:rPr>
          <w:rFonts w:eastAsia="SimSun" w:hint="eastAsia"/>
        </w:rPr>
        <w:t>显示且</w:t>
      </w:r>
      <w:r>
        <w:rPr>
          <w:rFonts w:eastAsia="SimSun"/>
        </w:rPr>
        <w:t>加下划线的</w:t>
      </w:r>
      <w:r>
        <w:rPr>
          <w:rFonts w:eastAsia="SimSun"/>
        </w:rPr>
        <w:t xml:space="preserve"> </w:t>
      </w:r>
      <w:r>
        <w:rPr>
          <w:rFonts w:eastAsia="SimSun"/>
          <w:b/>
          <w:u w:val="single"/>
        </w:rPr>
        <w:t>S</w:t>
      </w:r>
      <w:r>
        <w:rPr>
          <w:rFonts w:eastAsia="SimSun"/>
        </w:rPr>
        <w:t xml:space="preserve"> </w:t>
      </w:r>
      <w:r>
        <w:rPr>
          <w:rFonts w:eastAsia="SimSun"/>
        </w:rPr>
        <w:t>残基表示丝氨酸磷酸化）。</w:t>
      </w:r>
    </w:p>
    <w:p w14:paraId="69E988D4" w14:textId="77777777" w:rsidR="00CC08D9" w:rsidRDefault="00F242F5">
      <w:pPr>
        <w:pStyle w:val="ListParagraph"/>
        <w:numPr>
          <w:ilvl w:val="0"/>
          <w:numId w:val="12"/>
        </w:numPr>
        <w:rPr>
          <w:rFonts w:eastAsia="SimSun"/>
        </w:rPr>
      </w:pPr>
      <w:r>
        <w:rPr>
          <w:rFonts w:eastAsia="SimSun"/>
        </w:rPr>
        <w:t>如果您未看到</w:t>
      </w:r>
      <w:r>
        <w:rPr>
          <w:rFonts w:eastAsia="SimSun" w:hint="eastAsia"/>
        </w:rPr>
        <w:t>串联质谱</w:t>
      </w:r>
      <w:r>
        <w:rPr>
          <w:rFonts w:eastAsia="SimSun"/>
        </w:rPr>
        <w:t>谱图，在</w:t>
      </w:r>
      <w:r>
        <w:rPr>
          <w:rFonts w:eastAsia="SimSun"/>
          <w:b/>
        </w:rPr>
        <w:t>视图</w:t>
      </w:r>
      <w:r>
        <w:rPr>
          <w:rFonts w:eastAsia="SimSun"/>
        </w:rPr>
        <w:t>菜单上单击</w:t>
      </w:r>
      <w:r>
        <w:rPr>
          <w:rFonts w:eastAsia="SimSun"/>
          <w:b/>
        </w:rPr>
        <w:t>库匹配</w:t>
      </w:r>
      <w:r>
        <w:rPr>
          <w:rFonts w:eastAsia="SimSun"/>
        </w:rPr>
        <w:t>。</w:t>
      </w:r>
    </w:p>
    <w:p w14:paraId="3F332B32" w14:textId="77777777" w:rsidR="00CC08D9" w:rsidRDefault="00F242F5">
      <w:pPr>
        <w:pStyle w:val="ListParagraph"/>
        <w:numPr>
          <w:ilvl w:val="0"/>
          <w:numId w:val="12"/>
        </w:numPr>
        <w:rPr>
          <w:rFonts w:eastAsia="SimSun"/>
        </w:rPr>
      </w:pPr>
      <w:r>
        <w:rPr>
          <w:rFonts w:eastAsia="SimSun"/>
        </w:rPr>
        <w:t>如果您未看到如下图所示的尽可能多的注释峰，在</w:t>
      </w:r>
      <w:r>
        <w:rPr>
          <w:rFonts w:eastAsia="SimSun"/>
          <w:b/>
        </w:rPr>
        <w:t>视图</w:t>
      </w:r>
      <w:r>
        <w:rPr>
          <w:rFonts w:eastAsia="SimSun"/>
        </w:rPr>
        <w:t>菜单上选择</w:t>
      </w:r>
      <w:r>
        <w:rPr>
          <w:rFonts w:eastAsia="SimSun"/>
          <w:b/>
        </w:rPr>
        <w:t>离子类型</w:t>
      </w:r>
      <w:r>
        <w:rPr>
          <w:rFonts w:eastAsia="SimSun"/>
        </w:rPr>
        <w:t>，并选中</w:t>
      </w:r>
      <w:r>
        <w:rPr>
          <w:rFonts w:eastAsia="SimSun"/>
        </w:rPr>
        <w:t xml:space="preserve"> </w:t>
      </w:r>
      <w:r>
        <w:rPr>
          <w:rFonts w:eastAsia="SimSun" w:hint="eastAsia"/>
        </w:rPr>
        <w:br/>
      </w:r>
      <w:r>
        <w:rPr>
          <w:rFonts w:eastAsia="SimSun"/>
          <w:b/>
        </w:rPr>
        <w:t>A</w:t>
      </w:r>
      <w:r>
        <w:rPr>
          <w:rFonts w:eastAsia="SimSun"/>
        </w:rPr>
        <w:t>、</w:t>
      </w:r>
      <w:r>
        <w:rPr>
          <w:rFonts w:eastAsia="SimSun"/>
          <w:b/>
        </w:rPr>
        <w:t>B</w:t>
      </w:r>
      <w:r>
        <w:rPr>
          <w:rFonts w:eastAsia="SimSun"/>
        </w:rPr>
        <w:t>、</w:t>
      </w:r>
      <w:r>
        <w:rPr>
          <w:rFonts w:eastAsia="SimSun"/>
          <w:b/>
        </w:rPr>
        <w:t>Y</w:t>
      </w:r>
      <w:r>
        <w:rPr>
          <w:rFonts w:eastAsia="SimSun"/>
        </w:rPr>
        <w:t xml:space="preserve"> </w:t>
      </w:r>
      <w:r>
        <w:rPr>
          <w:rFonts w:eastAsia="SimSun"/>
        </w:rPr>
        <w:t>和</w:t>
      </w:r>
      <w:r>
        <w:rPr>
          <w:rFonts w:eastAsia="SimSun"/>
          <w:b/>
        </w:rPr>
        <w:t>母离子</w:t>
      </w:r>
      <w:r>
        <w:rPr>
          <w:rFonts w:eastAsia="SimSun"/>
        </w:rPr>
        <w:t>。</w:t>
      </w:r>
    </w:p>
    <w:p w14:paraId="290CF282" w14:textId="77777777" w:rsidR="00CC08D9" w:rsidRDefault="00F242F5">
      <w:pPr>
        <w:pStyle w:val="ListParagraph"/>
        <w:numPr>
          <w:ilvl w:val="0"/>
          <w:numId w:val="12"/>
        </w:numPr>
        <w:rPr>
          <w:rFonts w:eastAsia="SimSun"/>
        </w:rPr>
      </w:pPr>
      <w:r>
        <w:rPr>
          <w:rFonts w:eastAsia="SimSun"/>
        </w:rPr>
        <w:t>如果您未看到肽段的整个色谱图，在</w:t>
      </w:r>
      <w:r>
        <w:rPr>
          <w:rFonts w:eastAsia="SimSun"/>
          <w:b/>
        </w:rPr>
        <w:t>视图</w:t>
      </w:r>
      <w:r>
        <w:rPr>
          <w:rFonts w:eastAsia="SimSun"/>
        </w:rPr>
        <w:t>菜单上选择</w:t>
      </w:r>
      <w:r>
        <w:rPr>
          <w:rFonts w:eastAsia="SimSun"/>
          <w:b/>
        </w:rPr>
        <w:t>自动缩放</w:t>
      </w:r>
      <w:r>
        <w:rPr>
          <w:rFonts w:eastAsia="SimSun"/>
        </w:rPr>
        <w:t>，并单击</w:t>
      </w:r>
      <w:r>
        <w:rPr>
          <w:rFonts w:eastAsia="SimSun"/>
          <w:b/>
        </w:rPr>
        <w:t>无</w:t>
      </w:r>
      <w:r>
        <w:rPr>
          <w:rFonts w:eastAsia="SimSun"/>
        </w:rPr>
        <w:t xml:space="preserve"> (Shift-F11)</w:t>
      </w:r>
      <w:r>
        <w:rPr>
          <w:rFonts w:eastAsia="SimSun"/>
        </w:rPr>
        <w:t>。</w:t>
      </w:r>
    </w:p>
    <w:p w14:paraId="70C03ACB" w14:textId="77777777" w:rsidR="00CC08D9" w:rsidRDefault="00F242F5">
      <w:pPr>
        <w:pStyle w:val="ListParagraph"/>
        <w:numPr>
          <w:ilvl w:val="0"/>
          <w:numId w:val="12"/>
        </w:numPr>
        <w:contextualSpacing w:val="0"/>
        <w:rPr>
          <w:rFonts w:eastAsia="SimSun"/>
        </w:rPr>
      </w:pPr>
      <w:r>
        <w:rPr>
          <w:rFonts w:eastAsia="SimSun"/>
        </w:rPr>
        <w:t>在</w:t>
      </w:r>
      <w:r>
        <w:rPr>
          <w:rFonts w:eastAsia="SimSun"/>
          <w:b/>
        </w:rPr>
        <w:t>编辑</w:t>
      </w:r>
      <w:r>
        <w:rPr>
          <w:rFonts w:eastAsia="SimSun"/>
        </w:rPr>
        <w:t>菜单上选择</w:t>
      </w:r>
      <w:r>
        <w:rPr>
          <w:rFonts w:eastAsia="SimSun"/>
          <w:b/>
        </w:rPr>
        <w:t>全部展开</w:t>
      </w:r>
      <w:r>
        <w:rPr>
          <w:rFonts w:eastAsia="SimSun"/>
        </w:rPr>
        <w:t>，然后单击</w:t>
      </w:r>
      <w:r>
        <w:rPr>
          <w:rFonts w:eastAsia="SimSun"/>
          <w:b/>
        </w:rPr>
        <w:t>母离子</w:t>
      </w:r>
      <w:r>
        <w:rPr>
          <w:rFonts w:eastAsia="SimSun"/>
        </w:rPr>
        <w:t>。</w:t>
      </w:r>
    </w:p>
    <w:p w14:paraId="199C6839" w14:textId="77777777" w:rsidR="00CC08D9" w:rsidRDefault="00F242F5">
      <w:pPr>
        <w:rPr>
          <w:rFonts w:eastAsia="SimSun"/>
        </w:rPr>
      </w:pPr>
      <w:r>
        <w:rPr>
          <w:rFonts w:eastAsia="SimSun"/>
        </w:rPr>
        <w:t>您的</w:t>
      </w:r>
      <w:r>
        <w:rPr>
          <w:rFonts w:eastAsia="SimSun"/>
        </w:rPr>
        <w:t xml:space="preserve"> Skyline </w:t>
      </w:r>
      <w:r>
        <w:rPr>
          <w:rFonts w:eastAsia="SimSun"/>
        </w:rPr>
        <w:t>文档将显示如下：</w:t>
      </w:r>
    </w:p>
    <w:p w14:paraId="20570A88" w14:textId="77777777" w:rsidR="00CC08D9" w:rsidRDefault="00F242F5">
      <w:pPr>
        <w:rPr>
          <w:rFonts w:eastAsia="SimSun"/>
        </w:rPr>
      </w:pPr>
      <w:r>
        <w:rPr>
          <w:rFonts w:eastAsia="SimSun"/>
          <w:noProof/>
        </w:rPr>
        <w:drawing>
          <wp:inline distT="0" distB="0" distL="0" distR="0">
            <wp:extent cx="5943600" cy="40716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8"/>
                    <a:stretch>
                      <a:fillRect/>
                    </a:stretch>
                  </pic:blipFill>
                  <pic:spPr>
                    <a:xfrm>
                      <a:off x="0" y="0"/>
                      <a:ext cx="5943600" cy="4071620"/>
                    </a:xfrm>
                    <a:prstGeom prst="rect">
                      <a:avLst/>
                    </a:prstGeom>
                  </pic:spPr>
                </pic:pic>
              </a:graphicData>
            </a:graphic>
          </wp:inline>
        </w:drawing>
      </w:r>
    </w:p>
    <w:p w14:paraId="463BC33F" w14:textId="77777777" w:rsidR="00CC08D9" w:rsidRDefault="00F242F5">
      <w:pPr>
        <w:spacing w:before="360"/>
        <w:rPr>
          <w:rFonts w:eastAsia="SimSun"/>
        </w:rPr>
      </w:pPr>
      <w:r>
        <w:rPr>
          <w:rFonts w:eastAsia="SimSun"/>
        </w:rPr>
        <w:t>现在文档已通过所导入的两项</w:t>
      </w:r>
      <w:r>
        <w:rPr>
          <w:rFonts w:eastAsia="SimSun"/>
        </w:rPr>
        <w:t xml:space="preserve"> DDA </w:t>
      </w:r>
      <w:r>
        <w:rPr>
          <w:rFonts w:eastAsia="SimSun"/>
        </w:rPr>
        <w:t>运行完成</w:t>
      </w:r>
      <w:r>
        <w:rPr>
          <w:rFonts w:eastAsia="SimSun" w:hint="eastAsia"/>
        </w:rPr>
        <w:t>了</w:t>
      </w:r>
      <w:r>
        <w:rPr>
          <w:rFonts w:eastAsia="SimSun"/>
        </w:rPr>
        <w:t xml:space="preserve"> MS1 </w:t>
      </w:r>
      <w:r>
        <w:rPr>
          <w:rFonts w:eastAsia="SimSun"/>
        </w:rPr>
        <w:t>筛选的全部配置。由于在导入向导中选择了</w:t>
      </w:r>
      <w:r>
        <w:rPr>
          <w:rFonts w:eastAsia="SimSun"/>
          <w:b/>
        </w:rPr>
        <w:t>仅使用</w:t>
      </w:r>
      <w:r>
        <w:rPr>
          <w:rFonts w:eastAsia="SimSun"/>
          <w:b/>
        </w:rPr>
        <w:t xml:space="preserve"> 5 </w:t>
      </w:r>
      <w:r>
        <w:rPr>
          <w:rFonts w:eastAsia="SimSun"/>
          <w:b/>
        </w:rPr>
        <w:t>分钟之内进行的</w:t>
      </w:r>
      <w:r>
        <w:rPr>
          <w:rFonts w:eastAsia="SimSun" w:hint="eastAsia"/>
          <w:b/>
        </w:rPr>
        <w:t>串联质谱</w:t>
      </w:r>
      <w:r>
        <w:rPr>
          <w:rFonts w:eastAsia="SimSun" w:hint="eastAsia"/>
          <w:b/>
        </w:rPr>
        <w:t xml:space="preserve"> </w:t>
      </w:r>
      <w:r>
        <w:rPr>
          <w:rFonts w:eastAsia="SimSun"/>
          <w:b/>
        </w:rPr>
        <w:t xml:space="preserve">ID </w:t>
      </w:r>
      <w:r>
        <w:rPr>
          <w:rFonts w:eastAsia="SimSun"/>
          <w:b/>
        </w:rPr>
        <w:t>扫描</w:t>
      </w:r>
      <w:r>
        <w:rPr>
          <w:rFonts w:eastAsia="SimSun"/>
        </w:rPr>
        <w:t>设置，本视图中的色谱图长度约为</w:t>
      </w:r>
      <w:r>
        <w:rPr>
          <w:rFonts w:eastAsia="SimSun"/>
        </w:rPr>
        <w:t xml:space="preserve"> 10 </w:t>
      </w:r>
      <w:r>
        <w:rPr>
          <w:rFonts w:eastAsia="SimSun"/>
        </w:rPr>
        <w:t>分钟（</w:t>
      </w:r>
      <w:r>
        <w:rPr>
          <w:rFonts w:eastAsia="SimSun"/>
        </w:rPr>
        <w:t xml:space="preserve">31 </w:t>
      </w:r>
      <w:r>
        <w:rPr>
          <w:rFonts w:eastAsia="SimSun"/>
        </w:rPr>
        <w:t>至</w:t>
      </w:r>
      <w:r>
        <w:rPr>
          <w:rFonts w:eastAsia="SimSun"/>
        </w:rPr>
        <w:t xml:space="preserve"> 41 </w:t>
      </w:r>
      <w:r>
        <w:rPr>
          <w:rFonts w:eastAsia="SimSun"/>
        </w:rPr>
        <w:t>分钟）。请注意，在</w:t>
      </w:r>
      <w:r>
        <w:rPr>
          <w:rFonts w:eastAsia="SimSun" w:hint="eastAsia"/>
        </w:rPr>
        <w:t>为</w:t>
      </w:r>
      <w:r>
        <w:rPr>
          <w:rFonts w:eastAsia="SimSun"/>
        </w:rPr>
        <w:t xml:space="preserve"> MS1 </w:t>
      </w:r>
      <w:r>
        <w:rPr>
          <w:rFonts w:eastAsia="SimSun"/>
        </w:rPr>
        <w:t>筛选进行</w:t>
      </w:r>
      <w:r>
        <w:rPr>
          <w:rFonts w:eastAsia="SimSun"/>
        </w:rPr>
        <w:t xml:space="preserve"> Skyline </w:t>
      </w:r>
      <w:r>
        <w:rPr>
          <w:rFonts w:eastAsia="SimSun"/>
        </w:rPr>
        <w:t>文档设置时，您将在由三重四级杆</w:t>
      </w:r>
      <w:r>
        <w:rPr>
          <w:rFonts w:eastAsia="SimSun"/>
        </w:rPr>
        <w:t xml:space="preserve"> SRM </w:t>
      </w:r>
      <w:r>
        <w:rPr>
          <w:rFonts w:eastAsia="SimSun"/>
        </w:rPr>
        <w:t>实验所产生的子离子离子对（例如</w:t>
      </w:r>
      <w:r>
        <w:rPr>
          <w:rFonts w:eastAsia="SimSun"/>
        </w:rPr>
        <w:t xml:space="preserve"> y-</w:t>
      </w:r>
      <w:r>
        <w:rPr>
          <w:rFonts w:eastAsia="SimSun"/>
        </w:rPr>
        <w:t>离子）的地方，看到不同的母离子同位素峰值，例如对于肽段</w:t>
      </w:r>
      <w:r>
        <w:rPr>
          <w:rFonts w:eastAsia="SimSun"/>
        </w:rPr>
        <w:t xml:space="preserve"> </w:t>
      </w:r>
      <w:r>
        <w:rPr>
          <w:rFonts w:eastAsia="SimSun"/>
          <w:color w:val="000000"/>
        </w:rPr>
        <w:t>DIDIS</w:t>
      </w:r>
      <w:r>
        <w:rPr>
          <w:rFonts w:eastAsia="SimSun"/>
          <w:b/>
          <w:bCs/>
          <w:color w:val="000000"/>
          <w:u w:val="single"/>
        </w:rPr>
        <w:t>S</w:t>
      </w:r>
      <w:r>
        <w:rPr>
          <w:rFonts w:eastAsia="SimSun"/>
          <w:color w:val="000000"/>
        </w:rPr>
        <w:t>PEFK</w:t>
      </w:r>
      <w:r>
        <w:rPr>
          <w:rFonts w:eastAsia="SimSun" w:hint="eastAsia"/>
          <w:color w:val="000000"/>
        </w:rPr>
        <w:t>，会显示这些母离子同位素峰值</w:t>
      </w:r>
      <w:r>
        <w:rPr>
          <w:rFonts w:eastAsia="SimSun"/>
        </w:rPr>
        <w:t>：母离子</w:t>
      </w:r>
      <w:r>
        <w:rPr>
          <w:rFonts w:eastAsia="SimSun"/>
        </w:rPr>
        <w:t xml:space="preserve"> - 615.7681++</w:t>
      </w:r>
      <w:r>
        <w:rPr>
          <w:rFonts w:eastAsia="SimSun"/>
        </w:rPr>
        <w:t>、母离子</w:t>
      </w:r>
      <w:r>
        <w:rPr>
          <w:rFonts w:eastAsia="SimSun"/>
        </w:rPr>
        <w:t xml:space="preserve"> [M+1] - 616.2696++ </w:t>
      </w:r>
      <w:r>
        <w:rPr>
          <w:rFonts w:eastAsia="SimSun"/>
        </w:rPr>
        <w:t>和母离子</w:t>
      </w:r>
      <w:r>
        <w:rPr>
          <w:rFonts w:eastAsia="SimSun"/>
        </w:rPr>
        <w:t xml:space="preserve"> [M+2] - 616.7710++</w:t>
      </w:r>
      <w:r>
        <w:rPr>
          <w:rFonts w:eastAsia="SimSun"/>
        </w:rPr>
        <w:t>。</w:t>
      </w:r>
    </w:p>
    <w:p w14:paraId="7DBE186E" w14:textId="77777777" w:rsidR="00CC08D9" w:rsidRDefault="00F242F5">
      <w:pPr>
        <w:pStyle w:val="ListParagraph"/>
        <w:spacing w:after="0"/>
        <w:ind w:left="0"/>
        <w:rPr>
          <w:rFonts w:eastAsia="SimSun"/>
        </w:rPr>
      </w:pPr>
      <w:r>
        <w:rPr>
          <w:rFonts w:eastAsia="SimSun"/>
        </w:rPr>
        <w:lastRenderedPageBreak/>
        <w:t>要配置一些在一般情况下有</w:t>
      </w:r>
      <w:r>
        <w:rPr>
          <w:rFonts w:eastAsia="SimSun" w:hint="eastAsia"/>
        </w:rPr>
        <w:t>用</w:t>
      </w:r>
      <w:r>
        <w:rPr>
          <w:rFonts w:eastAsia="SimSun"/>
        </w:rPr>
        <w:t>的</w:t>
      </w:r>
      <w:r>
        <w:rPr>
          <w:rFonts w:eastAsia="SimSun" w:hint="eastAsia"/>
        </w:rPr>
        <w:t>其它</w:t>
      </w:r>
      <w:r>
        <w:rPr>
          <w:rFonts w:eastAsia="SimSun"/>
        </w:rPr>
        <w:t>功能，尤其是可视化某些</w:t>
      </w:r>
      <w:r>
        <w:rPr>
          <w:rFonts w:eastAsia="SimSun"/>
        </w:rPr>
        <w:t xml:space="preserve"> MS1 </w:t>
      </w:r>
      <w:r>
        <w:rPr>
          <w:rFonts w:eastAsia="SimSun"/>
        </w:rPr>
        <w:t>筛选数据，请执行下列</w:t>
      </w:r>
      <w:r>
        <w:rPr>
          <w:rFonts w:eastAsia="SimSun" w:hint="eastAsia"/>
        </w:rPr>
        <w:br/>
      </w:r>
      <w:r>
        <w:rPr>
          <w:rFonts w:eastAsia="SimSun"/>
        </w:rPr>
        <w:t>步骤：</w:t>
      </w:r>
    </w:p>
    <w:p w14:paraId="00BC3E48" w14:textId="77777777" w:rsidR="00CC08D9" w:rsidRDefault="00CC08D9">
      <w:pPr>
        <w:pStyle w:val="ListParagraph"/>
        <w:spacing w:after="0"/>
        <w:ind w:left="0"/>
        <w:rPr>
          <w:rFonts w:eastAsia="SimSun"/>
          <w:sz w:val="12"/>
          <w:szCs w:val="12"/>
        </w:rPr>
      </w:pPr>
    </w:p>
    <w:p w14:paraId="50AE0F9F" w14:textId="77777777" w:rsidR="00CC08D9" w:rsidRDefault="00F242F5">
      <w:pPr>
        <w:pStyle w:val="ListParagraph"/>
        <w:numPr>
          <w:ilvl w:val="0"/>
          <w:numId w:val="13"/>
        </w:numPr>
        <w:rPr>
          <w:rFonts w:eastAsia="SimSun"/>
        </w:rPr>
      </w:pPr>
      <w:r>
        <w:rPr>
          <w:rFonts w:eastAsia="SimSun"/>
        </w:rPr>
        <w:t>在</w:t>
      </w:r>
      <w:r>
        <w:rPr>
          <w:rFonts w:eastAsia="SimSun"/>
          <w:b/>
        </w:rPr>
        <w:t>设置</w:t>
      </w:r>
      <w:r>
        <w:rPr>
          <w:rFonts w:eastAsia="SimSun"/>
        </w:rPr>
        <w:t>菜单上，确保选中</w:t>
      </w:r>
      <w:r>
        <w:rPr>
          <w:rFonts w:eastAsia="SimSun"/>
          <w:b/>
        </w:rPr>
        <w:t>全部整合</w:t>
      </w:r>
      <w:r>
        <w:rPr>
          <w:rFonts w:eastAsia="SimSun"/>
        </w:rPr>
        <w:t>。</w:t>
      </w:r>
    </w:p>
    <w:p w14:paraId="409A1AD5" w14:textId="77777777" w:rsidR="00CC08D9" w:rsidRDefault="00F242F5">
      <w:pPr>
        <w:rPr>
          <w:rFonts w:eastAsia="SimSun"/>
        </w:rPr>
      </w:pPr>
      <w:r>
        <w:rPr>
          <w:rFonts w:eastAsia="SimSun" w:hint="eastAsia"/>
        </w:rPr>
        <w:t>这样的操作会告知</w:t>
      </w:r>
      <w:r>
        <w:rPr>
          <w:rFonts w:eastAsia="SimSun" w:hint="eastAsia"/>
        </w:rPr>
        <w:t xml:space="preserve">Skyline </w:t>
      </w:r>
      <w:r>
        <w:rPr>
          <w:rFonts w:eastAsia="SimSun" w:hint="eastAsia"/>
        </w:rPr>
        <w:t>将一个峰组内的所有色谱图（此处为母离子</w:t>
      </w:r>
      <w:r>
        <w:rPr>
          <w:rFonts w:eastAsia="SimSun" w:hint="eastAsia"/>
        </w:rPr>
        <w:t xml:space="preserve"> M</w:t>
      </w:r>
      <w:r>
        <w:rPr>
          <w:rFonts w:eastAsia="SimSun" w:hint="eastAsia"/>
        </w:rPr>
        <w:t>、</w:t>
      </w:r>
      <w:r>
        <w:rPr>
          <w:rFonts w:eastAsia="SimSun" w:hint="eastAsia"/>
        </w:rPr>
        <w:t xml:space="preserve">M+1 </w:t>
      </w:r>
      <w:r>
        <w:rPr>
          <w:rFonts w:eastAsia="SimSun" w:hint="eastAsia"/>
        </w:rPr>
        <w:t>和</w:t>
      </w:r>
      <w:r>
        <w:rPr>
          <w:rFonts w:eastAsia="SimSun" w:hint="eastAsia"/>
        </w:rPr>
        <w:t xml:space="preserve"> M+2</w:t>
      </w:r>
      <w:r>
        <w:rPr>
          <w:rFonts w:eastAsia="SimSun" w:hint="eastAsia"/>
        </w:rPr>
        <w:t>）整合在一起，</w:t>
      </w:r>
      <w:r>
        <w:rPr>
          <w:rFonts w:eastAsia="SimSun"/>
        </w:rPr>
        <w:t>无论</w:t>
      </w:r>
      <w:r>
        <w:rPr>
          <w:rFonts w:eastAsia="SimSun" w:hint="eastAsia"/>
        </w:rPr>
        <w:t>这些</w:t>
      </w:r>
      <w:r>
        <w:rPr>
          <w:rFonts w:eastAsia="SimSun"/>
        </w:rPr>
        <w:t>峰是否</w:t>
      </w:r>
      <w:r>
        <w:rPr>
          <w:rFonts w:eastAsia="SimSun" w:hint="eastAsia"/>
        </w:rPr>
        <w:t>看起来</w:t>
      </w:r>
      <w:r>
        <w:rPr>
          <w:rFonts w:eastAsia="SimSun"/>
        </w:rPr>
        <w:t>与其中的最大峰共洗脱。它不再像以前那样影响整合的峰面积。</w:t>
      </w:r>
    </w:p>
    <w:p w14:paraId="73043B09" w14:textId="77777777" w:rsidR="00CC08D9" w:rsidRDefault="00F242F5">
      <w:pPr>
        <w:pStyle w:val="ListParagraph"/>
        <w:numPr>
          <w:ilvl w:val="0"/>
          <w:numId w:val="13"/>
        </w:numPr>
        <w:rPr>
          <w:rFonts w:eastAsia="SimSun"/>
        </w:rPr>
      </w:pPr>
      <w:r>
        <w:rPr>
          <w:rFonts w:eastAsia="SimSun"/>
        </w:rPr>
        <w:t>在</w:t>
      </w:r>
      <w:r>
        <w:rPr>
          <w:rFonts w:eastAsia="SimSun"/>
          <w:b/>
        </w:rPr>
        <w:t>视图</w:t>
      </w:r>
      <w:r>
        <w:rPr>
          <w:rFonts w:eastAsia="SimSun"/>
        </w:rPr>
        <w:t>菜单中选择</w:t>
      </w:r>
      <w:r>
        <w:rPr>
          <w:rFonts w:eastAsia="SimSun"/>
          <w:b/>
        </w:rPr>
        <w:t>峰面积</w:t>
      </w:r>
      <w:r>
        <w:rPr>
          <w:rFonts w:eastAsia="SimSun"/>
        </w:rPr>
        <w:t>，并单击</w:t>
      </w:r>
      <w:r>
        <w:rPr>
          <w:rFonts w:eastAsia="SimSun"/>
          <w:b/>
        </w:rPr>
        <w:t>重复测定比较</w:t>
      </w:r>
      <w:r>
        <w:rPr>
          <w:rFonts w:eastAsia="SimSun"/>
        </w:rPr>
        <w:t>。</w:t>
      </w:r>
    </w:p>
    <w:p w14:paraId="0459CA6D" w14:textId="77777777" w:rsidR="00CC08D9" w:rsidRDefault="00F242F5">
      <w:pPr>
        <w:pStyle w:val="ListParagraph"/>
        <w:numPr>
          <w:ilvl w:val="0"/>
          <w:numId w:val="13"/>
        </w:numPr>
        <w:rPr>
          <w:rFonts w:eastAsia="SimSun"/>
        </w:rPr>
      </w:pPr>
      <w:r>
        <w:rPr>
          <w:rFonts w:eastAsia="SimSun"/>
        </w:rPr>
        <w:t>在</w:t>
      </w:r>
      <w:r>
        <w:rPr>
          <w:rFonts w:eastAsia="SimSun"/>
          <w:b/>
        </w:rPr>
        <w:t>峰面积</w:t>
      </w:r>
      <w:r>
        <w:rPr>
          <w:rFonts w:eastAsia="SimSun"/>
        </w:rPr>
        <w:t>窗口中单击右键，选择</w:t>
      </w:r>
      <w:r>
        <w:rPr>
          <w:rFonts w:eastAsia="SimSun"/>
          <w:b/>
        </w:rPr>
        <w:t>归一化到</w:t>
      </w:r>
      <w:r>
        <w:rPr>
          <w:rFonts w:eastAsia="SimSun"/>
        </w:rPr>
        <w:t>，然后单击</w:t>
      </w:r>
      <w:r>
        <w:rPr>
          <w:rFonts w:eastAsia="SimSun"/>
          <w:b/>
        </w:rPr>
        <w:t>无</w:t>
      </w:r>
      <w:r>
        <w:rPr>
          <w:rFonts w:eastAsia="SimSun"/>
        </w:rPr>
        <w:t>。</w:t>
      </w:r>
    </w:p>
    <w:p w14:paraId="03B75858" w14:textId="77777777" w:rsidR="00CC08D9" w:rsidRDefault="00F242F5">
      <w:pPr>
        <w:pStyle w:val="ListParagraph"/>
        <w:numPr>
          <w:ilvl w:val="0"/>
          <w:numId w:val="13"/>
        </w:numPr>
        <w:rPr>
          <w:rFonts w:eastAsia="SimSun"/>
        </w:rPr>
      </w:pPr>
      <w:r>
        <w:rPr>
          <w:rFonts w:eastAsia="SimSun"/>
        </w:rPr>
        <w:t>在</w:t>
      </w:r>
      <w:r>
        <w:rPr>
          <w:rFonts w:eastAsia="SimSun"/>
          <w:b/>
        </w:rPr>
        <w:t>峰面积</w:t>
      </w:r>
      <w:r>
        <w:rPr>
          <w:rFonts w:eastAsia="SimSun"/>
        </w:rPr>
        <w:t>窗口中单击右键，并选中</w:t>
      </w:r>
      <w:r>
        <w:rPr>
          <w:rFonts w:eastAsia="SimSun"/>
          <w:b/>
        </w:rPr>
        <w:t>显示预期的</w:t>
      </w:r>
      <w:r>
        <w:rPr>
          <w:rFonts w:eastAsia="SimSun"/>
        </w:rPr>
        <w:t>和</w:t>
      </w:r>
      <w:r>
        <w:rPr>
          <w:rFonts w:eastAsia="SimSun"/>
          <w:b/>
        </w:rPr>
        <w:t>显示点积</w:t>
      </w:r>
      <w:r>
        <w:rPr>
          <w:rFonts w:eastAsia="SimSun"/>
        </w:rPr>
        <w:t>（下文将介绍这两项功能）。</w:t>
      </w:r>
    </w:p>
    <w:p w14:paraId="2BC4E9E8" w14:textId="77777777" w:rsidR="00CC08D9" w:rsidRDefault="00CC08D9">
      <w:pPr>
        <w:pStyle w:val="ListParagraph"/>
        <w:ind w:left="0"/>
        <w:rPr>
          <w:rFonts w:eastAsia="SimSun"/>
        </w:rPr>
      </w:pPr>
    </w:p>
    <w:p w14:paraId="3C4E3D20" w14:textId="073AE206" w:rsidR="00CC08D9" w:rsidRDefault="00F242F5">
      <w:pPr>
        <w:pStyle w:val="ListParagraph"/>
        <w:spacing w:line="480" w:lineRule="auto"/>
        <w:ind w:left="0"/>
        <w:jc w:val="center"/>
        <w:rPr>
          <w:rFonts w:eastAsia="SimSun"/>
        </w:rPr>
      </w:pPr>
      <w:r>
        <w:rPr>
          <w:rFonts w:eastAsia="SimSun"/>
          <w:noProof/>
        </w:rPr>
        <w:lastRenderedPageBreak/>
        <w:drawing>
          <wp:inline distT="0" distB="0" distL="0" distR="0" wp14:editId="78FDA68A">
            <wp:extent cx="5705475" cy="63150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705475" cy="6315075"/>
                    </a:xfrm>
                    <a:prstGeom prst="rect">
                      <a:avLst/>
                    </a:prstGeom>
                    <a:noFill/>
                    <a:ln>
                      <a:noFill/>
                    </a:ln>
                  </pic:spPr>
                </pic:pic>
              </a:graphicData>
            </a:graphic>
          </wp:inline>
        </w:drawing>
      </w:r>
    </w:p>
    <w:p w14:paraId="66D8B2FB" w14:textId="77777777" w:rsidR="00CC08D9" w:rsidRDefault="00F242F5">
      <w:pPr>
        <w:rPr>
          <w:rFonts w:eastAsia="SimSun"/>
        </w:rPr>
      </w:pPr>
      <w:r>
        <w:rPr>
          <w:rFonts w:eastAsia="SimSun"/>
        </w:rPr>
        <w:t>您可以通过下列操作将</w:t>
      </w:r>
      <w:r>
        <w:rPr>
          <w:rFonts w:eastAsia="SimSun"/>
          <w:b/>
        </w:rPr>
        <w:t>峰面积</w:t>
      </w:r>
      <w:r>
        <w:rPr>
          <w:rFonts w:eastAsia="SimSun"/>
        </w:rPr>
        <w:t>窗口停靠在您需要的位置：</w:t>
      </w:r>
    </w:p>
    <w:p w14:paraId="2257467D" w14:textId="77777777" w:rsidR="00CC08D9" w:rsidRDefault="00F242F5">
      <w:pPr>
        <w:pStyle w:val="ListParagraph"/>
        <w:numPr>
          <w:ilvl w:val="0"/>
          <w:numId w:val="14"/>
        </w:numPr>
        <w:rPr>
          <w:rFonts w:eastAsia="SimSun"/>
        </w:rPr>
      </w:pPr>
      <w:r>
        <w:rPr>
          <w:rFonts w:eastAsia="SimSun"/>
        </w:rPr>
        <w:t>单击并按住鼠标左键，然后拖动，直到鼠标光标位于</w:t>
      </w:r>
      <w:r>
        <w:rPr>
          <w:rFonts w:eastAsia="SimSun"/>
          <w:b/>
        </w:rPr>
        <w:t>库匹配</w:t>
      </w:r>
      <w:r>
        <w:rPr>
          <w:rFonts w:eastAsia="SimSun"/>
        </w:rPr>
        <w:t>视图上方。</w:t>
      </w:r>
    </w:p>
    <w:p w14:paraId="0937F431" w14:textId="77777777" w:rsidR="00CC08D9" w:rsidRDefault="00F242F5">
      <w:pPr>
        <w:pStyle w:val="ListParagraph"/>
        <w:numPr>
          <w:ilvl w:val="0"/>
          <w:numId w:val="14"/>
        </w:numPr>
        <w:rPr>
          <w:rFonts w:eastAsia="SimSun"/>
        </w:rPr>
      </w:pPr>
      <w:r>
        <w:rPr>
          <w:rFonts w:eastAsia="SimSun"/>
        </w:rPr>
        <w:t>在出现</w:t>
      </w:r>
      <w:r>
        <w:rPr>
          <w:rFonts w:eastAsia="SimSun"/>
        </w:rPr>
        <w:t xml:space="preserve"> 5 </w:t>
      </w:r>
      <w:r>
        <w:rPr>
          <w:rFonts w:eastAsia="SimSun"/>
        </w:rPr>
        <w:t>个排列成十字形状的图标时，将鼠标移到下方图标处并松开鼠标左键，</w:t>
      </w:r>
      <w:r>
        <w:rPr>
          <w:rFonts w:eastAsia="SimSun"/>
        </w:rPr>
        <w:t xml:space="preserve">Skyline </w:t>
      </w:r>
      <w:r>
        <w:rPr>
          <w:rFonts w:eastAsia="SimSun"/>
        </w:rPr>
        <w:t>窗口右侧的空间就会划分为</w:t>
      </w:r>
      <w:r>
        <w:rPr>
          <w:rFonts w:eastAsia="SimSun"/>
          <w:b/>
        </w:rPr>
        <w:t>峰面积</w:t>
      </w:r>
      <w:r>
        <w:rPr>
          <w:rFonts w:eastAsia="SimSun"/>
        </w:rPr>
        <w:t>和</w:t>
      </w:r>
      <w:r>
        <w:rPr>
          <w:rFonts w:eastAsia="SimSun"/>
          <w:b/>
        </w:rPr>
        <w:t>库匹配</w:t>
      </w:r>
      <w:r>
        <w:rPr>
          <w:rFonts w:eastAsia="SimSun"/>
        </w:rPr>
        <w:t>视图。</w:t>
      </w:r>
    </w:p>
    <w:p w14:paraId="429FB9EB" w14:textId="77777777" w:rsidR="00CC08D9" w:rsidRDefault="00F242F5">
      <w:pPr>
        <w:pStyle w:val="ListParagraph"/>
        <w:numPr>
          <w:ilvl w:val="0"/>
          <w:numId w:val="14"/>
        </w:numPr>
        <w:rPr>
          <w:rFonts w:eastAsia="SimSun"/>
        </w:rPr>
      </w:pPr>
      <w:r>
        <w:rPr>
          <w:rFonts w:eastAsia="SimSun"/>
        </w:rPr>
        <w:t>在</w:t>
      </w:r>
      <w:r>
        <w:rPr>
          <w:rFonts w:eastAsia="SimSun"/>
          <w:b/>
        </w:rPr>
        <w:t>视图</w:t>
      </w:r>
      <w:r>
        <w:rPr>
          <w:rFonts w:eastAsia="SimSun"/>
        </w:rPr>
        <w:t>菜单中选择</w:t>
      </w:r>
      <w:r>
        <w:rPr>
          <w:rFonts w:eastAsia="SimSun"/>
          <w:b/>
        </w:rPr>
        <w:t>自动缩放</w:t>
      </w:r>
      <w:r>
        <w:rPr>
          <w:rFonts w:eastAsia="SimSun"/>
        </w:rPr>
        <w:t>，然后单击</w:t>
      </w:r>
      <w:r>
        <w:rPr>
          <w:rFonts w:eastAsia="SimSun"/>
          <w:b/>
        </w:rPr>
        <w:t>最佳峰值</w:t>
      </w:r>
      <w:r>
        <w:rPr>
          <w:rFonts w:eastAsia="SimSun"/>
        </w:rPr>
        <w:t xml:space="preserve"> (F11)</w:t>
      </w:r>
      <w:r>
        <w:rPr>
          <w:rFonts w:eastAsia="SimSun"/>
        </w:rPr>
        <w:t>。</w:t>
      </w:r>
    </w:p>
    <w:p w14:paraId="04AC361B" w14:textId="77777777" w:rsidR="00CC08D9" w:rsidRDefault="00F242F5">
      <w:pPr>
        <w:pStyle w:val="ListParagraph"/>
        <w:numPr>
          <w:ilvl w:val="0"/>
          <w:numId w:val="14"/>
        </w:numPr>
        <w:rPr>
          <w:rFonts w:eastAsia="SimSun"/>
        </w:rPr>
      </w:pPr>
      <w:r>
        <w:rPr>
          <w:rFonts w:eastAsia="SimSun"/>
        </w:rPr>
        <w:t>在</w:t>
      </w:r>
      <w:r>
        <w:rPr>
          <w:rFonts w:eastAsia="SimSun"/>
          <w:b/>
        </w:rPr>
        <w:t>视图</w:t>
      </w:r>
      <w:r>
        <w:rPr>
          <w:rFonts w:eastAsia="SimSun"/>
        </w:rPr>
        <w:t>菜单中选择</w:t>
      </w:r>
      <w:r>
        <w:rPr>
          <w:rFonts w:eastAsia="SimSun"/>
          <w:b/>
        </w:rPr>
        <w:t>排列图</w:t>
      </w:r>
      <w:r>
        <w:rPr>
          <w:rFonts w:eastAsia="SimSun"/>
        </w:rPr>
        <w:t>，然后单击</w:t>
      </w:r>
      <w:r>
        <w:rPr>
          <w:rFonts w:eastAsia="SimSun"/>
          <w:b/>
        </w:rPr>
        <w:t>平铺</w:t>
      </w:r>
      <w:r>
        <w:rPr>
          <w:rFonts w:eastAsia="SimSun"/>
        </w:rPr>
        <w:t xml:space="preserve"> (Ctrl-T)</w:t>
      </w:r>
      <w:r>
        <w:rPr>
          <w:rFonts w:eastAsia="SimSun"/>
        </w:rPr>
        <w:t>。</w:t>
      </w:r>
    </w:p>
    <w:p w14:paraId="5DA45318" w14:textId="77777777" w:rsidR="00CC08D9" w:rsidRDefault="00CC08D9">
      <w:pPr>
        <w:pStyle w:val="ListParagraph"/>
        <w:ind w:left="0"/>
        <w:rPr>
          <w:rFonts w:eastAsia="SimSun"/>
        </w:rPr>
      </w:pPr>
    </w:p>
    <w:p w14:paraId="04149CC9" w14:textId="77777777" w:rsidR="00CC08D9" w:rsidRDefault="00F242F5">
      <w:pPr>
        <w:pStyle w:val="ListParagraph"/>
        <w:keepNext/>
        <w:spacing w:after="240"/>
        <w:ind w:left="0"/>
        <w:contextualSpacing w:val="0"/>
        <w:rPr>
          <w:rFonts w:eastAsia="SimSun"/>
        </w:rPr>
      </w:pPr>
      <w:r>
        <w:rPr>
          <w:rFonts w:eastAsia="SimSun"/>
        </w:rPr>
        <w:lastRenderedPageBreak/>
        <w:t>您的</w:t>
      </w:r>
      <w:r>
        <w:rPr>
          <w:rFonts w:eastAsia="SimSun"/>
        </w:rPr>
        <w:t xml:space="preserve"> Skyline </w:t>
      </w:r>
      <w:r>
        <w:rPr>
          <w:rFonts w:eastAsia="SimSun"/>
        </w:rPr>
        <w:t>文件将显示如下：</w:t>
      </w:r>
    </w:p>
    <w:p w14:paraId="25CF6F10" w14:textId="77777777" w:rsidR="00CC08D9" w:rsidRDefault="00F242F5">
      <w:pPr>
        <w:pStyle w:val="ListParagraph"/>
        <w:spacing w:after="240"/>
        <w:ind w:left="0"/>
        <w:contextualSpacing w:val="0"/>
        <w:rPr>
          <w:rFonts w:eastAsia="SimSun"/>
        </w:rPr>
      </w:pPr>
      <w:r>
        <w:rPr>
          <w:rFonts w:eastAsia="SimSun"/>
          <w:noProof/>
        </w:rPr>
        <w:drawing>
          <wp:inline distT="0" distB="0" distL="0" distR="0">
            <wp:extent cx="5943600" cy="40716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0"/>
                    <a:stretch>
                      <a:fillRect/>
                    </a:stretch>
                  </pic:blipFill>
                  <pic:spPr>
                    <a:xfrm>
                      <a:off x="0" y="0"/>
                      <a:ext cx="5943600" cy="4071620"/>
                    </a:xfrm>
                    <a:prstGeom prst="rect">
                      <a:avLst/>
                    </a:prstGeom>
                  </pic:spPr>
                </pic:pic>
              </a:graphicData>
            </a:graphic>
          </wp:inline>
        </w:drawing>
      </w:r>
    </w:p>
    <w:p w14:paraId="21E47A74" w14:textId="77777777" w:rsidR="00CC08D9" w:rsidRDefault="00F242F5">
      <w:pPr>
        <w:pStyle w:val="ListParagraph"/>
        <w:ind w:left="0"/>
        <w:contextualSpacing w:val="0"/>
        <w:rPr>
          <w:rFonts w:eastAsia="SimSun"/>
        </w:rPr>
      </w:pPr>
      <w:r>
        <w:rPr>
          <w:rFonts w:eastAsia="SimSun"/>
        </w:rPr>
        <w:t>色谱图视图显示</w:t>
      </w:r>
      <w:r>
        <w:rPr>
          <w:rFonts w:eastAsia="SimSun" w:hint="eastAsia"/>
        </w:rPr>
        <w:t>了</w:t>
      </w:r>
      <w:r>
        <w:rPr>
          <w:rFonts w:eastAsia="SimSun"/>
        </w:rPr>
        <w:t>所有母离子同位素离子的</w:t>
      </w:r>
      <w:r>
        <w:rPr>
          <w:rFonts w:eastAsia="SimSun"/>
        </w:rPr>
        <w:t xml:space="preserve"> MS1 </w:t>
      </w:r>
      <w:r>
        <w:rPr>
          <w:rFonts w:eastAsia="SimSun"/>
        </w:rPr>
        <w:t>提取离子色谱图，包括</w:t>
      </w:r>
      <w:r>
        <w:rPr>
          <w:rFonts w:eastAsia="SimSun"/>
        </w:rPr>
        <w:t xml:space="preserve"> M</w:t>
      </w:r>
      <w:r>
        <w:rPr>
          <w:rFonts w:eastAsia="SimSun"/>
        </w:rPr>
        <w:t>（蓝色）、</w:t>
      </w:r>
      <w:r>
        <w:rPr>
          <w:rFonts w:eastAsia="SimSun"/>
        </w:rPr>
        <w:t>M+1</w:t>
      </w:r>
      <w:r>
        <w:rPr>
          <w:rFonts w:eastAsia="SimSun"/>
        </w:rPr>
        <w:t>（紫色）、</w:t>
      </w:r>
      <w:r>
        <w:rPr>
          <w:rFonts w:eastAsia="SimSun"/>
        </w:rPr>
        <w:t>M+2</w:t>
      </w:r>
      <w:r>
        <w:rPr>
          <w:rFonts w:eastAsia="SimSun"/>
        </w:rPr>
        <w:t>（棕色）。如果您使用过</w:t>
      </w:r>
      <w:r>
        <w:rPr>
          <w:rFonts w:eastAsia="SimSun"/>
        </w:rPr>
        <w:t xml:space="preserve"> Skyline </w:t>
      </w:r>
      <w:r>
        <w:rPr>
          <w:rFonts w:eastAsia="SimSun"/>
        </w:rPr>
        <w:t>对</w:t>
      </w:r>
      <w:r>
        <w:rPr>
          <w:rFonts w:eastAsia="SimSun"/>
        </w:rPr>
        <w:t xml:space="preserve"> SRM </w:t>
      </w:r>
      <w:r>
        <w:rPr>
          <w:rFonts w:eastAsia="SimSun"/>
        </w:rPr>
        <w:t>数据进行定量分析，可能对所选峰下面对应的保留时间注释较为熟悉，但是会看到一个新的质量误差注释，这是被注释的色谱图里所有整合点的质量误差的加权平均值（本例中为</w:t>
      </w:r>
      <w:r>
        <w:rPr>
          <w:rFonts w:eastAsia="SimSun"/>
        </w:rPr>
        <w:t xml:space="preserve"> M </w:t>
      </w:r>
      <w:r>
        <w:rPr>
          <w:rFonts w:eastAsia="SimSun"/>
        </w:rPr>
        <w:t>或蓝线）。如果未看到质量误差，在色谱图视图中单击右键，然后单击</w:t>
      </w:r>
      <w:r>
        <w:rPr>
          <w:rFonts w:eastAsia="SimSun"/>
          <w:b/>
        </w:rPr>
        <w:t>质量误差</w:t>
      </w:r>
      <w:r>
        <w:rPr>
          <w:rFonts w:eastAsia="SimSun"/>
        </w:rPr>
        <w:t>。这种质量</w:t>
      </w:r>
      <w:r>
        <w:rPr>
          <w:rFonts w:eastAsia="SimSun" w:hint="eastAsia"/>
        </w:rPr>
        <w:t>精度</w:t>
      </w:r>
      <w:r>
        <w:rPr>
          <w:rFonts w:eastAsia="SimSun"/>
        </w:rPr>
        <w:t>或许并不是您所期望的现代高分辨率仪器的误差性能，但</w:t>
      </w:r>
      <w:r>
        <w:rPr>
          <w:rFonts w:eastAsia="SimSun" w:hint="eastAsia"/>
        </w:rPr>
        <w:t>如前所述</w:t>
      </w:r>
      <w:r>
        <w:rPr>
          <w:rFonts w:eastAsia="SimSun"/>
        </w:rPr>
        <w:t>，此数据</w:t>
      </w:r>
      <w:r>
        <w:rPr>
          <w:rFonts w:eastAsia="SimSun" w:hint="eastAsia"/>
        </w:rPr>
        <w:t>采集自</w:t>
      </w:r>
      <w:r>
        <w:rPr>
          <w:rFonts w:eastAsia="SimSun"/>
        </w:rPr>
        <w:t>较早的</w:t>
      </w:r>
      <w:r>
        <w:rPr>
          <w:rFonts w:eastAsia="SimSun"/>
        </w:rPr>
        <w:t xml:space="preserve"> QSTAR Elite</w:t>
      </w:r>
      <w:r>
        <w:rPr>
          <w:rFonts w:eastAsia="SimSun"/>
        </w:rPr>
        <w:t>。</w:t>
      </w:r>
    </w:p>
    <w:p w14:paraId="553A6C1C" w14:textId="77777777" w:rsidR="00CC08D9" w:rsidRDefault="00F242F5">
      <w:pPr>
        <w:pStyle w:val="ListParagraph"/>
        <w:ind w:left="0"/>
        <w:contextualSpacing w:val="0"/>
        <w:rPr>
          <w:rFonts w:eastAsia="SimSun"/>
        </w:rPr>
      </w:pPr>
      <w:r>
        <w:rPr>
          <w:rFonts w:eastAsia="SimSun"/>
        </w:rPr>
        <w:t>您还会在提取的离子色谱图中看到垂直线，图顶部有</w:t>
      </w:r>
      <w:r>
        <w:rPr>
          <w:rFonts w:eastAsia="SimSun"/>
        </w:rPr>
        <w:t xml:space="preserve"> </w:t>
      </w:r>
      <w:r>
        <w:rPr>
          <w:rFonts w:eastAsia="SimSun"/>
          <w:b/>
        </w:rPr>
        <w:t>ID</w:t>
      </w:r>
      <w:r>
        <w:rPr>
          <w:rFonts w:eastAsia="SimSun"/>
        </w:rPr>
        <w:t xml:space="preserve"> </w:t>
      </w:r>
      <w:r>
        <w:rPr>
          <w:rFonts w:eastAsia="SimSun"/>
        </w:rPr>
        <w:t>注释。</w:t>
      </w:r>
      <w:r>
        <w:rPr>
          <w:rFonts w:eastAsia="SimSun"/>
          <w:b/>
        </w:rPr>
        <w:t>ID</w:t>
      </w:r>
      <w:r>
        <w:rPr>
          <w:rFonts w:eastAsia="SimSun"/>
        </w:rPr>
        <w:t xml:space="preserve"> </w:t>
      </w:r>
      <w:r>
        <w:rPr>
          <w:rFonts w:eastAsia="SimSun"/>
        </w:rPr>
        <w:t>代表</w:t>
      </w:r>
      <w:r>
        <w:rPr>
          <w:rFonts w:eastAsia="SimSun"/>
        </w:rPr>
        <w:t>“</w:t>
      </w:r>
      <w:r>
        <w:rPr>
          <w:rFonts w:eastAsia="SimSun"/>
        </w:rPr>
        <w:t>确认</w:t>
      </w:r>
      <w:r>
        <w:rPr>
          <w:rFonts w:eastAsia="SimSun"/>
        </w:rPr>
        <w:t>”</w:t>
      </w:r>
      <w:r>
        <w:rPr>
          <w:rFonts w:eastAsia="SimSun"/>
        </w:rPr>
        <w:t>，指示对特定肽段有</w:t>
      </w:r>
      <w:r>
        <w:rPr>
          <w:rFonts w:eastAsia="SimSun" w:hint="eastAsia"/>
        </w:rPr>
        <w:t>可信的</w:t>
      </w:r>
      <w:r>
        <w:rPr>
          <w:rFonts w:eastAsia="SimSun"/>
        </w:rPr>
        <w:t>确认的采样</w:t>
      </w:r>
      <w:r>
        <w:rPr>
          <w:rFonts w:eastAsia="SimSun" w:hint="eastAsia"/>
        </w:rPr>
        <w:t>串联质谱</w:t>
      </w:r>
      <w:r>
        <w:rPr>
          <w:rFonts w:eastAsia="SimSun"/>
        </w:rPr>
        <w:t>谱图的保留时间。红线表示这是</w:t>
      </w:r>
      <w:r>
        <w:rPr>
          <w:rFonts w:eastAsia="SimSun"/>
          <w:b/>
        </w:rPr>
        <w:t>库匹配</w:t>
      </w:r>
      <w:r>
        <w:rPr>
          <w:rFonts w:eastAsia="SimSun"/>
        </w:rPr>
        <w:t>视图目前显示的谱图。如果您在上部的图中单击</w:t>
      </w:r>
      <w:r>
        <w:rPr>
          <w:rFonts w:eastAsia="SimSun"/>
        </w:rPr>
        <w:t xml:space="preserve"> </w:t>
      </w:r>
      <w:r>
        <w:rPr>
          <w:rFonts w:eastAsia="SimSun"/>
          <w:b/>
        </w:rPr>
        <w:t>ID</w:t>
      </w:r>
      <w:r>
        <w:rPr>
          <w:rFonts w:eastAsia="SimSun"/>
        </w:rPr>
        <w:t xml:space="preserve"> </w:t>
      </w:r>
      <w:r>
        <w:rPr>
          <w:rFonts w:eastAsia="SimSun"/>
        </w:rPr>
        <w:t>注释，</w:t>
      </w:r>
      <w:r>
        <w:rPr>
          <w:rFonts w:eastAsia="SimSun"/>
          <w:b/>
        </w:rPr>
        <w:t>库匹配</w:t>
      </w:r>
      <w:r>
        <w:rPr>
          <w:rFonts w:eastAsia="SimSun"/>
        </w:rPr>
        <w:t>视图将显示您从</w:t>
      </w:r>
      <w:r>
        <w:rPr>
          <w:rFonts w:eastAsia="SimSun"/>
        </w:rPr>
        <w:t xml:space="preserve"> 5b_MCF7_TiTip3 </w:t>
      </w:r>
      <w:r>
        <w:rPr>
          <w:rFonts w:eastAsia="SimSun"/>
        </w:rPr>
        <w:t>重复测定中已确认的谱图，现在将保存于此前您已创建的库中。您还可以从</w:t>
      </w:r>
      <w:r>
        <w:rPr>
          <w:rFonts w:eastAsia="SimSun"/>
          <w:b/>
        </w:rPr>
        <w:t>库匹配</w:t>
      </w:r>
      <w:r>
        <w:rPr>
          <w:rFonts w:eastAsia="SimSun"/>
        </w:rPr>
        <w:t>视图顶部的</w:t>
      </w:r>
      <w:r>
        <w:rPr>
          <w:rFonts w:eastAsia="SimSun"/>
          <w:b/>
        </w:rPr>
        <w:t>谱图</w:t>
      </w:r>
      <w:r>
        <w:rPr>
          <w:rFonts w:eastAsia="SimSun"/>
        </w:rPr>
        <w:t>下拉列表中选择重复测定的名称和保留时间（</w:t>
      </w:r>
      <w:r>
        <w:rPr>
          <w:rFonts w:eastAsia="SimSun"/>
        </w:rPr>
        <w:t xml:space="preserve">36 </w:t>
      </w:r>
      <w:r>
        <w:rPr>
          <w:rFonts w:eastAsia="SimSun"/>
        </w:rPr>
        <w:t>分钟）（而不是从您单击</w:t>
      </w:r>
      <w:r>
        <w:rPr>
          <w:rFonts w:eastAsia="SimSun"/>
        </w:rPr>
        <w:t xml:space="preserve"> </w:t>
      </w:r>
      <w:r>
        <w:rPr>
          <w:rFonts w:eastAsia="SimSun"/>
          <w:b/>
        </w:rPr>
        <w:t xml:space="preserve">ID </w:t>
      </w:r>
      <w:r>
        <w:rPr>
          <w:rFonts w:eastAsia="SimSun"/>
        </w:rPr>
        <w:t>注释前</w:t>
      </w:r>
      <w:r>
        <w:rPr>
          <w:rFonts w:eastAsia="SimSun" w:hint="eastAsia"/>
        </w:rPr>
        <w:t>从</w:t>
      </w:r>
      <w:r>
        <w:rPr>
          <w:rFonts w:eastAsia="SimSun"/>
        </w:rPr>
        <w:t>非冗余库中选择</w:t>
      </w:r>
      <w:r>
        <w:rPr>
          <w:rFonts w:eastAsia="SimSun" w:hint="eastAsia"/>
        </w:rPr>
        <w:t>的</w:t>
      </w:r>
      <w:r>
        <w:rPr>
          <w:rFonts w:eastAsia="SimSun"/>
        </w:rPr>
        <w:t>最佳得分谱图）。您可以单击</w:t>
      </w:r>
      <w:r>
        <w:rPr>
          <w:rFonts w:eastAsia="SimSun"/>
        </w:rPr>
        <w:t xml:space="preserve"> ID </w:t>
      </w:r>
      <w:r>
        <w:rPr>
          <w:rFonts w:eastAsia="SimSun"/>
        </w:rPr>
        <w:t>注释或使用</w:t>
      </w:r>
      <w:r>
        <w:rPr>
          <w:rFonts w:eastAsia="SimSun"/>
          <w:b/>
        </w:rPr>
        <w:t>谱图</w:t>
      </w:r>
      <w:r>
        <w:rPr>
          <w:rFonts w:eastAsia="SimSun"/>
        </w:rPr>
        <w:t>下拉列表在两次采集的谱图中来回切换，会发现它们非常相似。</w:t>
      </w:r>
    </w:p>
    <w:p w14:paraId="3D526250" w14:textId="77777777" w:rsidR="00CC08D9" w:rsidRDefault="00F242F5">
      <w:pPr>
        <w:pStyle w:val="ListParagraph"/>
        <w:ind w:left="0"/>
        <w:contextualSpacing w:val="0"/>
        <w:rPr>
          <w:rFonts w:eastAsia="SimSun"/>
        </w:rPr>
      </w:pPr>
      <w:r>
        <w:rPr>
          <w:rFonts w:eastAsia="SimSun"/>
        </w:rPr>
        <w:t>在查看本文档中</w:t>
      </w:r>
      <w:r>
        <w:rPr>
          <w:rFonts w:eastAsia="SimSun" w:hint="eastAsia"/>
        </w:rPr>
        <w:t>其它</w:t>
      </w:r>
      <w:r>
        <w:rPr>
          <w:rFonts w:eastAsia="SimSun"/>
        </w:rPr>
        <w:t xml:space="preserve"> 51 </w:t>
      </w:r>
      <w:r>
        <w:rPr>
          <w:rFonts w:eastAsia="SimSun"/>
        </w:rPr>
        <w:t>个肽段中的一些肽段前，请先执行以下操作：</w:t>
      </w:r>
    </w:p>
    <w:p w14:paraId="1C925F5F" w14:textId="77777777" w:rsidR="00CC08D9" w:rsidRDefault="00F242F5">
      <w:pPr>
        <w:pStyle w:val="ListParagraph"/>
        <w:numPr>
          <w:ilvl w:val="0"/>
          <w:numId w:val="15"/>
        </w:numPr>
        <w:contextualSpacing w:val="0"/>
        <w:rPr>
          <w:rFonts w:eastAsia="SimSun"/>
        </w:rPr>
      </w:pPr>
      <w:r>
        <w:rPr>
          <w:rFonts w:eastAsia="SimSun"/>
        </w:rPr>
        <w:t>在</w:t>
      </w:r>
      <w:r>
        <w:rPr>
          <w:rFonts w:eastAsia="SimSun"/>
          <w:b/>
        </w:rPr>
        <w:t>编辑</w:t>
      </w:r>
      <w:r>
        <w:rPr>
          <w:rFonts w:eastAsia="SimSun"/>
        </w:rPr>
        <w:t>菜单上选择</w:t>
      </w:r>
      <w:r>
        <w:rPr>
          <w:rFonts w:eastAsia="SimSun"/>
          <w:b/>
        </w:rPr>
        <w:t>全部折叠</w:t>
      </w:r>
      <w:r>
        <w:rPr>
          <w:rFonts w:eastAsia="SimSun"/>
        </w:rPr>
        <w:t>，然后单击</w:t>
      </w:r>
      <w:r>
        <w:rPr>
          <w:rFonts w:eastAsia="SimSun"/>
          <w:b/>
        </w:rPr>
        <w:t>肽段</w:t>
      </w:r>
      <w:r>
        <w:rPr>
          <w:rFonts w:eastAsia="SimSun"/>
        </w:rPr>
        <w:t xml:space="preserve"> (Ctrl-Shift-D)</w:t>
      </w:r>
      <w:r>
        <w:rPr>
          <w:rFonts w:eastAsia="SimSun"/>
        </w:rPr>
        <w:t>。</w:t>
      </w:r>
    </w:p>
    <w:p w14:paraId="36617DDA" w14:textId="77777777" w:rsidR="00CC08D9" w:rsidRDefault="00F242F5">
      <w:pPr>
        <w:rPr>
          <w:rFonts w:eastAsia="SimSun"/>
        </w:rPr>
      </w:pPr>
      <w:r>
        <w:rPr>
          <w:rFonts w:eastAsia="SimSun"/>
        </w:rPr>
        <w:lastRenderedPageBreak/>
        <w:t>接下来确保鼠标位于</w:t>
      </w:r>
      <w:r>
        <w:rPr>
          <w:rFonts w:eastAsia="SimSun"/>
          <w:b/>
        </w:rPr>
        <w:t>目标</w:t>
      </w:r>
      <w:r>
        <w:rPr>
          <w:rFonts w:eastAsia="SimSun"/>
        </w:rPr>
        <w:t>视图中，并使用键盘上的向下键每次选择一个肽段。对于前三个磷酸化肽段，会看到它们在每个重复测定里都确认了一次，并且</w:t>
      </w:r>
      <w:r>
        <w:rPr>
          <w:rFonts w:eastAsia="SimSun"/>
          <w:b/>
        </w:rPr>
        <w:t>库匹配</w:t>
      </w:r>
      <w:r>
        <w:rPr>
          <w:rFonts w:eastAsia="SimSun"/>
        </w:rPr>
        <w:t>图表中显示它们的谱图中有少数注释为</w:t>
      </w:r>
      <w:r>
        <w:rPr>
          <w:rFonts w:eastAsia="SimSun"/>
        </w:rPr>
        <w:t>“-98” (-H</w:t>
      </w:r>
      <w:r>
        <w:rPr>
          <w:rFonts w:eastAsia="SimSun"/>
          <w:vertAlign w:val="subscript"/>
        </w:rPr>
        <w:t>3</w:t>
      </w:r>
      <w:r>
        <w:rPr>
          <w:rFonts w:eastAsia="SimSun"/>
        </w:rPr>
        <w:t>PO</w:t>
      </w:r>
      <w:r>
        <w:rPr>
          <w:rFonts w:eastAsia="SimSun"/>
          <w:vertAlign w:val="subscript"/>
        </w:rPr>
        <w:t>4</w:t>
      </w:r>
      <w:r>
        <w:rPr>
          <w:rFonts w:eastAsia="SimSun"/>
        </w:rPr>
        <w:t xml:space="preserve">) </w:t>
      </w:r>
      <w:r>
        <w:rPr>
          <w:rFonts w:eastAsia="SimSun"/>
        </w:rPr>
        <w:t>的较为显著的中性丢失离子。</w:t>
      </w:r>
    </w:p>
    <w:p w14:paraId="5525F2D4" w14:textId="77777777" w:rsidR="00CC08D9" w:rsidRDefault="00F242F5">
      <w:pPr>
        <w:rPr>
          <w:rFonts w:eastAsia="SimSun"/>
        </w:rPr>
      </w:pPr>
      <w:r>
        <w:rPr>
          <w:rFonts w:eastAsia="SimSun"/>
        </w:rPr>
        <w:t>对于第四个肽段</w:t>
      </w:r>
      <w:r>
        <w:rPr>
          <w:rFonts w:eastAsia="SimSun"/>
        </w:rPr>
        <w:t xml:space="preserve"> </w:t>
      </w:r>
      <w:r>
        <w:rPr>
          <w:rFonts w:eastAsia="SimSun"/>
          <w:color w:val="000000"/>
        </w:rPr>
        <w:t>I</w:t>
      </w:r>
      <w:r>
        <w:rPr>
          <w:rFonts w:eastAsia="SimSun"/>
          <w:b/>
          <w:bCs/>
          <w:color w:val="000000"/>
          <w:u w:val="single"/>
        </w:rPr>
        <w:t>S</w:t>
      </w:r>
      <w:r>
        <w:rPr>
          <w:rFonts w:eastAsia="SimSun"/>
          <w:color w:val="000000"/>
        </w:rPr>
        <w:t>MSEVDLNVAAPK</w:t>
      </w:r>
      <w:r>
        <w:rPr>
          <w:rFonts w:eastAsia="SimSun"/>
        </w:rPr>
        <w:t>，您会发现仅</w:t>
      </w:r>
      <w:r>
        <w:rPr>
          <w:rFonts w:eastAsia="SimSun"/>
        </w:rPr>
        <w:t xml:space="preserve"> 5b_MCF7_TiTip3 </w:t>
      </w:r>
      <w:r>
        <w:rPr>
          <w:rFonts w:eastAsia="SimSun"/>
        </w:rPr>
        <w:t>重复测定中有</w:t>
      </w:r>
      <w:r>
        <w:rPr>
          <w:rFonts w:eastAsia="SimSun"/>
        </w:rPr>
        <w:t xml:space="preserve"> ID </w:t>
      </w:r>
      <w:r>
        <w:rPr>
          <w:rFonts w:eastAsia="SimSun"/>
        </w:rPr>
        <w:t>注释。使用</w:t>
      </w:r>
      <w:r>
        <w:rPr>
          <w:rFonts w:eastAsia="SimSun"/>
        </w:rPr>
        <w:t xml:space="preserve"> 5b_MCF7_TiTip3 </w:t>
      </w:r>
      <w:r>
        <w:rPr>
          <w:rFonts w:eastAsia="SimSun"/>
        </w:rPr>
        <w:t>中的该肽段对应</w:t>
      </w:r>
      <w:r>
        <w:rPr>
          <w:rFonts w:eastAsia="SimSun"/>
        </w:rPr>
        <w:t xml:space="preserve"> ID </w:t>
      </w:r>
      <w:r>
        <w:rPr>
          <w:rFonts w:eastAsia="SimSun"/>
        </w:rPr>
        <w:t>的保留时间来校准</w:t>
      </w:r>
      <w:r>
        <w:rPr>
          <w:rFonts w:eastAsia="SimSun"/>
        </w:rPr>
        <w:t xml:space="preserve"> 1_MCF7_TiB_L </w:t>
      </w:r>
      <w:r>
        <w:rPr>
          <w:rFonts w:eastAsia="SimSun"/>
        </w:rPr>
        <w:t>重复测定中该肽段对应的峰。要查看校准的</w:t>
      </w:r>
      <w:r>
        <w:rPr>
          <w:rFonts w:eastAsia="SimSun"/>
        </w:rPr>
        <w:t xml:space="preserve"> ID</w:t>
      </w:r>
      <w:r>
        <w:rPr>
          <w:rFonts w:eastAsia="SimSun"/>
        </w:rPr>
        <w:t>，请执行以下操作：</w:t>
      </w:r>
    </w:p>
    <w:p w14:paraId="2BE198AB" w14:textId="77777777" w:rsidR="00CC08D9" w:rsidRDefault="00F242F5">
      <w:pPr>
        <w:pStyle w:val="ListParagraph"/>
        <w:numPr>
          <w:ilvl w:val="0"/>
          <w:numId w:val="15"/>
        </w:numPr>
        <w:rPr>
          <w:rFonts w:eastAsia="SimSun"/>
        </w:rPr>
      </w:pPr>
      <w:r>
        <w:rPr>
          <w:rFonts w:eastAsia="SimSun"/>
        </w:rPr>
        <w:t>右键单击一幅色谱图，选择</w:t>
      </w:r>
      <w:r>
        <w:rPr>
          <w:rFonts w:eastAsia="SimSun"/>
          <w:b/>
        </w:rPr>
        <w:t>肽段</w:t>
      </w:r>
      <w:r>
        <w:rPr>
          <w:rFonts w:eastAsia="SimSun"/>
          <w:b/>
        </w:rPr>
        <w:t xml:space="preserve"> ID </w:t>
      </w:r>
      <w:r>
        <w:rPr>
          <w:rFonts w:eastAsia="SimSun"/>
          <w:b/>
        </w:rPr>
        <w:t>次数</w:t>
      </w:r>
      <w:r>
        <w:rPr>
          <w:rFonts w:eastAsia="SimSun"/>
        </w:rPr>
        <w:t>，并单击</w:t>
      </w:r>
      <w:r>
        <w:rPr>
          <w:rFonts w:eastAsia="SimSun"/>
          <w:b/>
        </w:rPr>
        <w:t>校准的</w:t>
      </w:r>
      <w:r>
        <w:rPr>
          <w:rFonts w:eastAsia="SimSun"/>
        </w:rPr>
        <w:t>（如果未选中）。</w:t>
      </w:r>
    </w:p>
    <w:p w14:paraId="08AA8FF2" w14:textId="77777777" w:rsidR="00CC08D9" w:rsidRDefault="00F242F5">
      <w:pPr>
        <w:rPr>
          <w:rFonts w:eastAsia="SimSun"/>
        </w:rPr>
      </w:pPr>
      <w:r>
        <w:rPr>
          <w:rFonts w:eastAsia="SimSun"/>
        </w:rPr>
        <w:t>您应该会看到一条</w:t>
      </w:r>
      <w:r>
        <w:rPr>
          <w:rFonts w:eastAsia="SimSun" w:hint="eastAsia"/>
        </w:rPr>
        <w:t>浅</w:t>
      </w:r>
      <w:r>
        <w:rPr>
          <w:rFonts w:eastAsia="SimSun"/>
        </w:rPr>
        <w:t>蓝色的线出现在</w:t>
      </w:r>
      <w:r>
        <w:rPr>
          <w:rFonts w:eastAsia="SimSun"/>
        </w:rPr>
        <w:t xml:space="preserve"> 1_MCF7_TiB_L </w:t>
      </w:r>
      <w:r>
        <w:rPr>
          <w:rFonts w:eastAsia="SimSun"/>
        </w:rPr>
        <w:t>重复测定中整合峰的边界内侧。尽管如此，这种情况下峰很可能在整合边界的左侧。如要纠正这一问题：</w:t>
      </w:r>
    </w:p>
    <w:p w14:paraId="1260F6C2" w14:textId="77777777" w:rsidR="00CC08D9" w:rsidRDefault="00F242F5">
      <w:pPr>
        <w:pStyle w:val="ListParagraph"/>
        <w:numPr>
          <w:ilvl w:val="0"/>
          <w:numId w:val="15"/>
        </w:numPr>
        <w:rPr>
          <w:rFonts w:eastAsia="SimSun"/>
        </w:rPr>
      </w:pPr>
      <w:r>
        <w:rPr>
          <w:rFonts w:eastAsia="SimSun"/>
        </w:rPr>
        <w:t>在大约</w:t>
      </w:r>
      <w:r>
        <w:rPr>
          <w:rFonts w:eastAsia="SimSun"/>
        </w:rPr>
        <w:t xml:space="preserve"> 38.8 </w:t>
      </w:r>
      <w:r>
        <w:rPr>
          <w:rFonts w:eastAsia="SimSun"/>
        </w:rPr>
        <w:t>分钟处单击</w:t>
      </w:r>
      <w:r>
        <w:rPr>
          <w:rFonts w:eastAsia="SimSun"/>
        </w:rPr>
        <w:t xml:space="preserve"> X </w:t>
      </w:r>
      <w:r>
        <w:rPr>
          <w:rFonts w:eastAsia="SimSun"/>
        </w:rPr>
        <w:t>轴下方，拖动到大约</w:t>
      </w:r>
      <w:r>
        <w:rPr>
          <w:rFonts w:eastAsia="SimSun"/>
        </w:rPr>
        <w:t xml:space="preserve"> 39.4 </w:t>
      </w:r>
      <w:r>
        <w:rPr>
          <w:rFonts w:eastAsia="SimSun"/>
        </w:rPr>
        <w:t>分钟处。</w:t>
      </w:r>
    </w:p>
    <w:p w14:paraId="2CE71AAA" w14:textId="77777777" w:rsidR="00CC08D9" w:rsidRDefault="00F242F5">
      <w:pPr>
        <w:keepNext/>
        <w:rPr>
          <w:rFonts w:eastAsia="SimSun"/>
        </w:rPr>
      </w:pPr>
      <w:r>
        <w:rPr>
          <w:rFonts w:eastAsia="SimSun"/>
        </w:rPr>
        <w:lastRenderedPageBreak/>
        <w:t>色谱图将显示如下：</w:t>
      </w:r>
    </w:p>
    <w:p w14:paraId="38F6A95A" w14:textId="77777777" w:rsidR="00CC08D9" w:rsidRDefault="00F242F5">
      <w:pPr>
        <w:rPr>
          <w:rFonts w:eastAsia="SimSun"/>
        </w:rPr>
      </w:pPr>
      <w:r>
        <w:rPr>
          <w:rFonts w:eastAsia="SimSun"/>
          <w:noProof/>
        </w:rPr>
        <w:drawing>
          <wp:inline distT="0" distB="0" distL="0" distR="0">
            <wp:extent cx="4362450" cy="65055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362450" cy="6505575"/>
                    </a:xfrm>
                    <a:prstGeom prst="rect">
                      <a:avLst/>
                    </a:prstGeom>
                    <a:noFill/>
                    <a:ln>
                      <a:noFill/>
                    </a:ln>
                  </pic:spPr>
                </pic:pic>
              </a:graphicData>
            </a:graphic>
          </wp:inline>
        </w:drawing>
      </w:r>
    </w:p>
    <w:p w14:paraId="69CBA102" w14:textId="77777777" w:rsidR="00CC08D9" w:rsidRDefault="00F242F5">
      <w:pPr>
        <w:rPr>
          <w:rFonts w:eastAsia="SimSun"/>
        </w:rPr>
      </w:pPr>
      <w:r>
        <w:rPr>
          <w:rFonts w:eastAsia="SimSun"/>
        </w:rPr>
        <w:t>为深入了解保留时间校准的工作原理，请执行下列操作：</w:t>
      </w:r>
    </w:p>
    <w:p w14:paraId="43ECB639" w14:textId="77777777" w:rsidR="00CC08D9" w:rsidRDefault="00F242F5">
      <w:pPr>
        <w:pStyle w:val="ListParagraph"/>
        <w:numPr>
          <w:ilvl w:val="0"/>
          <w:numId w:val="15"/>
        </w:numPr>
        <w:rPr>
          <w:rFonts w:eastAsia="SimSun"/>
        </w:rPr>
      </w:pPr>
      <w:r>
        <w:rPr>
          <w:rFonts w:eastAsia="SimSun"/>
        </w:rPr>
        <w:t>在</w:t>
      </w:r>
      <w:r>
        <w:rPr>
          <w:rFonts w:eastAsia="SimSun"/>
          <w:b/>
        </w:rPr>
        <w:t>视图</w:t>
      </w:r>
      <w:r>
        <w:rPr>
          <w:rFonts w:eastAsia="SimSun"/>
        </w:rPr>
        <w:t>菜单上选择</w:t>
      </w:r>
      <w:r>
        <w:rPr>
          <w:rFonts w:eastAsia="SimSun"/>
          <w:b/>
        </w:rPr>
        <w:t>保留时间</w:t>
      </w:r>
      <w:r>
        <w:rPr>
          <w:rFonts w:eastAsia="SimSun"/>
        </w:rPr>
        <w:t>，并单击</w:t>
      </w:r>
      <w:r>
        <w:rPr>
          <w:rFonts w:eastAsia="SimSun"/>
          <w:b/>
        </w:rPr>
        <w:t>校准</w:t>
      </w:r>
      <w:r>
        <w:rPr>
          <w:rFonts w:eastAsia="SimSun"/>
        </w:rPr>
        <w:t>。</w:t>
      </w:r>
    </w:p>
    <w:p w14:paraId="6B178325" w14:textId="77777777" w:rsidR="00CC08D9" w:rsidRDefault="00F242F5">
      <w:pPr>
        <w:keepNext/>
        <w:rPr>
          <w:rFonts w:eastAsia="SimSun"/>
        </w:rPr>
      </w:pPr>
      <w:r>
        <w:rPr>
          <w:rFonts w:eastAsia="SimSun"/>
        </w:rPr>
        <w:lastRenderedPageBreak/>
        <w:t xml:space="preserve">Skyline </w:t>
      </w:r>
      <w:r>
        <w:rPr>
          <w:rFonts w:eastAsia="SimSun"/>
        </w:rPr>
        <w:t>将呈现如下所示的窗口：</w:t>
      </w:r>
    </w:p>
    <w:p w14:paraId="000F0580" w14:textId="35EAFC56" w:rsidR="00CC08D9" w:rsidRDefault="00F242F5">
      <w:pPr>
        <w:rPr>
          <w:rFonts w:eastAsia="SimSun"/>
        </w:rPr>
      </w:pPr>
      <w:r>
        <w:rPr>
          <w:rFonts w:eastAsia="SimSun"/>
          <w:noProof/>
        </w:rPr>
        <w:drawing>
          <wp:inline distT="0" distB="0" distL="0" distR="0" wp14:editId="12DF40FE">
            <wp:extent cx="5943600" cy="509714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2"/>
                    <a:stretch>
                      <a:fillRect/>
                    </a:stretch>
                  </pic:blipFill>
                  <pic:spPr>
                    <a:xfrm>
                      <a:off x="0" y="0"/>
                      <a:ext cx="5943600" cy="5097145"/>
                    </a:xfrm>
                    <a:prstGeom prst="rect">
                      <a:avLst/>
                    </a:prstGeom>
                  </pic:spPr>
                </pic:pic>
              </a:graphicData>
            </a:graphic>
          </wp:inline>
        </w:drawing>
      </w:r>
    </w:p>
    <w:p w14:paraId="4D1FD35D" w14:textId="77777777" w:rsidR="00CC08D9" w:rsidRDefault="00F242F5">
      <w:pPr>
        <w:rPr>
          <w:rFonts w:eastAsia="SimSun"/>
        </w:rPr>
      </w:pPr>
      <w:r>
        <w:rPr>
          <w:rFonts w:eastAsia="SimSun"/>
        </w:rPr>
        <w:t>此窗口显示运行之间用于校准时间的线性回归点。</w:t>
      </w:r>
      <w:r>
        <w:rPr>
          <w:rFonts w:eastAsia="SimSun"/>
        </w:rPr>
        <w:t xml:space="preserve">Skyline </w:t>
      </w:r>
      <w:r>
        <w:rPr>
          <w:rFonts w:eastAsia="SimSun" w:hint="eastAsia"/>
        </w:rPr>
        <w:t>会</w:t>
      </w:r>
      <w:r>
        <w:rPr>
          <w:rFonts w:eastAsia="SimSun"/>
        </w:rPr>
        <w:t>计算谱图库中两两谱图源文件间这样的线性回归。当出现</w:t>
      </w:r>
      <w:r>
        <w:rPr>
          <w:rFonts w:eastAsia="SimSun"/>
        </w:rPr>
        <w:t xml:space="preserve"> 2 </w:t>
      </w:r>
      <w:r>
        <w:rPr>
          <w:rFonts w:eastAsia="SimSun"/>
        </w:rPr>
        <w:t>个以上的运行时，会看到</w:t>
      </w:r>
      <w:r>
        <w:rPr>
          <w:rFonts w:eastAsia="SimSun"/>
          <w:b/>
        </w:rPr>
        <w:t>针对以下目标校准重复测定</w:t>
      </w:r>
      <w:r>
        <w:rPr>
          <w:rFonts w:eastAsia="SimSun"/>
        </w:rPr>
        <w:t>下拉列表中选定的运行以外的运行各占据一行。当某个运行中缺少对应</w:t>
      </w:r>
      <w:r>
        <w:rPr>
          <w:rFonts w:eastAsia="SimSun"/>
        </w:rPr>
        <w:t xml:space="preserve"> ID </w:t>
      </w:r>
      <w:r>
        <w:rPr>
          <w:rFonts w:eastAsia="SimSun"/>
        </w:rPr>
        <w:t>时，就可以如上图所示，使用这种线性回归方程来对</w:t>
      </w:r>
      <w:r>
        <w:rPr>
          <w:rFonts w:eastAsia="SimSun" w:hint="eastAsia"/>
        </w:rPr>
        <w:t>各</w:t>
      </w:r>
      <w:r>
        <w:rPr>
          <w:rFonts w:eastAsia="SimSun"/>
        </w:rPr>
        <w:t>运行之间的</w:t>
      </w:r>
      <w:r>
        <w:rPr>
          <w:rFonts w:eastAsia="SimSun" w:hint="eastAsia"/>
        </w:rPr>
        <w:t>串联质谱</w:t>
      </w:r>
      <w:r>
        <w:rPr>
          <w:rFonts w:eastAsia="SimSun"/>
        </w:rPr>
        <w:t xml:space="preserve">ID </w:t>
      </w:r>
      <w:r>
        <w:rPr>
          <w:rFonts w:eastAsia="SimSun"/>
        </w:rPr>
        <w:t>时间进行映射，从而改善峰的挑选过程。关于使用线性回归映射保留时间范围的更多详情，请参见</w:t>
      </w:r>
      <w:r>
        <w:rPr>
          <w:rFonts w:eastAsia="SimSun"/>
        </w:rPr>
        <w:t xml:space="preserve"> </w:t>
      </w:r>
      <w:hyperlink r:id="rId33" w:history="1">
        <w:proofErr w:type="spellStart"/>
        <w:r>
          <w:rPr>
            <w:rStyle w:val="Hyperlink"/>
            <w:rFonts w:eastAsia="SimSun"/>
            <w:b/>
          </w:rPr>
          <w:t>iRT</w:t>
        </w:r>
        <w:proofErr w:type="spellEnd"/>
        <w:r>
          <w:rPr>
            <w:rStyle w:val="Hyperlink"/>
            <w:rFonts w:eastAsia="SimSun"/>
            <w:b/>
          </w:rPr>
          <w:t xml:space="preserve"> </w:t>
        </w:r>
        <w:r>
          <w:rPr>
            <w:rStyle w:val="Hyperlink"/>
            <w:rFonts w:eastAsia="SimSun"/>
            <w:b/>
          </w:rPr>
          <w:t>保留时间预测</w:t>
        </w:r>
      </w:hyperlink>
      <w:r>
        <w:rPr>
          <w:rFonts w:eastAsia="SimSun"/>
        </w:rPr>
        <w:t>教程。</w:t>
      </w:r>
    </w:p>
    <w:p w14:paraId="58FC80BC" w14:textId="77777777" w:rsidR="00CC08D9" w:rsidRDefault="00F242F5">
      <w:pPr>
        <w:rPr>
          <w:rFonts w:eastAsia="SimSun"/>
        </w:rPr>
      </w:pPr>
      <w:r>
        <w:rPr>
          <w:rFonts w:eastAsia="SimSun"/>
        </w:rPr>
        <w:t>在</w:t>
      </w:r>
      <w:r>
        <w:rPr>
          <w:rFonts w:eastAsia="SimSun" w:hint="eastAsia"/>
        </w:rPr>
        <w:t>本案例中</w:t>
      </w:r>
      <w:r>
        <w:rPr>
          <w:rFonts w:eastAsia="SimSun"/>
        </w:rPr>
        <w:t>，可以看到两个运行之间的保留时间重复性相当好，斜率为</w:t>
      </w:r>
      <w:r>
        <w:rPr>
          <w:rFonts w:eastAsia="SimSun"/>
        </w:rPr>
        <w:t xml:space="preserve"> 1.005</w:t>
      </w:r>
      <w:r>
        <w:rPr>
          <w:rFonts w:eastAsia="SimSun"/>
        </w:rPr>
        <w:t>，截距为</w:t>
      </w:r>
      <w:r>
        <w:rPr>
          <w:rFonts w:eastAsia="SimSun"/>
        </w:rPr>
        <w:t xml:space="preserve"> -0.3972</w:t>
      </w:r>
      <w:r>
        <w:rPr>
          <w:rFonts w:eastAsia="SimSun"/>
        </w:rPr>
        <w:t>，相关系数</w:t>
      </w:r>
      <w:r>
        <w:rPr>
          <w:rFonts w:eastAsia="SimSun"/>
        </w:rPr>
        <w:t xml:space="preserve"> (R) </w:t>
      </w:r>
      <w:r>
        <w:rPr>
          <w:rFonts w:eastAsia="SimSun"/>
        </w:rPr>
        <w:t>为</w:t>
      </w:r>
      <w:r>
        <w:rPr>
          <w:rFonts w:eastAsia="SimSun"/>
        </w:rPr>
        <w:t xml:space="preserve"> 0.9998</w:t>
      </w:r>
      <w:r>
        <w:rPr>
          <w:rFonts w:eastAsia="SimSun"/>
        </w:rPr>
        <w:t>，无异常值。正如表单顶部段落所述，当</w:t>
      </w:r>
      <w:r>
        <w:rPr>
          <w:rFonts w:eastAsia="SimSun"/>
        </w:rPr>
        <w:t xml:space="preserve"> R </w:t>
      </w:r>
      <w:r>
        <w:rPr>
          <w:rFonts w:eastAsia="SimSun"/>
        </w:rPr>
        <w:t>低于</w:t>
      </w:r>
      <w:r>
        <w:rPr>
          <w:rFonts w:eastAsia="SimSun"/>
        </w:rPr>
        <w:t xml:space="preserve"> 0.99 </w:t>
      </w:r>
      <w:r>
        <w:rPr>
          <w:rFonts w:eastAsia="SimSun"/>
        </w:rPr>
        <w:t>时，</w:t>
      </w:r>
      <w:r>
        <w:rPr>
          <w:rFonts w:eastAsia="SimSun"/>
        </w:rPr>
        <w:t xml:space="preserve">Skyline </w:t>
      </w:r>
      <w:r>
        <w:rPr>
          <w:rFonts w:eastAsia="SimSun"/>
        </w:rPr>
        <w:t>将丢弃异常值，直至发现一组</w:t>
      </w:r>
      <w:r>
        <w:rPr>
          <w:rFonts w:eastAsia="SimSun"/>
        </w:rPr>
        <w:t xml:space="preserve"> R </w:t>
      </w:r>
      <w:r>
        <w:rPr>
          <w:rFonts w:eastAsia="SimSun"/>
        </w:rPr>
        <w:t>大于</w:t>
      </w:r>
      <w:r>
        <w:rPr>
          <w:rFonts w:eastAsia="SimSun"/>
        </w:rPr>
        <w:t xml:space="preserve"> 0.99 </w:t>
      </w:r>
      <w:r>
        <w:rPr>
          <w:rFonts w:eastAsia="SimSun"/>
        </w:rPr>
        <w:t>的肽段，并使用所生成的线性方程。</w:t>
      </w:r>
    </w:p>
    <w:p w14:paraId="69E37FFD" w14:textId="77777777" w:rsidR="00CC08D9" w:rsidRDefault="00F242F5">
      <w:pPr>
        <w:pStyle w:val="ListParagraph"/>
        <w:numPr>
          <w:ilvl w:val="0"/>
          <w:numId w:val="15"/>
        </w:numPr>
        <w:rPr>
          <w:rFonts w:eastAsia="SimSun"/>
        </w:rPr>
      </w:pPr>
      <w:r>
        <w:rPr>
          <w:rFonts w:eastAsia="SimSun"/>
        </w:rPr>
        <w:t>右键单击此图，选择</w:t>
      </w:r>
      <w:r>
        <w:rPr>
          <w:rFonts w:eastAsia="SimSun"/>
          <w:b/>
        </w:rPr>
        <w:t>绘图</w:t>
      </w:r>
      <w:r>
        <w:rPr>
          <w:rFonts w:eastAsia="SimSun"/>
        </w:rPr>
        <w:t>，然后单击</w:t>
      </w:r>
      <w:r>
        <w:rPr>
          <w:rFonts w:eastAsia="SimSun"/>
          <w:b/>
        </w:rPr>
        <w:t>残差</w:t>
      </w:r>
      <w:r>
        <w:rPr>
          <w:rFonts w:eastAsia="SimSun"/>
        </w:rPr>
        <w:t>，可以看到所有点都落在这条线上的半分钟内。</w:t>
      </w:r>
    </w:p>
    <w:p w14:paraId="57B208FE" w14:textId="77777777" w:rsidR="00CC08D9" w:rsidRDefault="00F242F5">
      <w:pPr>
        <w:rPr>
          <w:rFonts w:eastAsia="SimSun"/>
        </w:rPr>
      </w:pPr>
      <w:r>
        <w:rPr>
          <w:rFonts w:eastAsia="SimSun"/>
        </w:rPr>
        <w:lastRenderedPageBreak/>
        <w:t>您还可能发现，计算此回归使用了</w:t>
      </w:r>
      <w:r>
        <w:rPr>
          <w:rFonts w:eastAsia="SimSun"/>
        </w:rPr>
        <w:t xml:space="preserve"> 230 </w:t>
      </w:r>
      <w:r>
        <w:rPr>
          <w:rFonts w:eastAsia="SimSun"/>
        </w:rPr>
        <w:t>个点，但您的文件仅包含</w:t>
      </w:r>
      <w:r>
        <w:rPr>
          <w:rFonts w:eastAsia="SimSun"/>
        </w:rPr>
        <w:t xml:space="preserve"> 51 </w:t>
      </w:r>
      <w:r>
        <w:rPr>
          <w:rFonts w:eastAsia="SimSun"/>
        </w:rPr>
        <w:t>个肽段，而且</w:t>
      </w:r>
      <w:r>
        <w:rPr>
          <w:rFonts w:eastAsia="SimSun" w:hint="eastAsia"/>
        </w:rPr>
        <w:t>这</w:t>
      </w:r>
      <w:r>
        <w:rPr>
          <w:rFonts w:eastAsia="SimSun" w:hint="eastAsia"/>
        </w:rPr>
        <w:t>51</w:t>
      </w:r>
      <w:r>
        <w:rPr>
          <w:rFonts w:eastAsia="SimSun" w:hint="eastAsia"/>
        </w:rPr>
        <w:t>个肽段并非都在</w:t>
      </w:r>
      <w:r>
        <w:rPr>
          <w:rFonts w:eastAsia="SimSun"/>
        </w:rPr>
        <w:t>这两个运行中全部确认。但请记住，您</w:t>
      </w:r>
      <w:r>
        <w:rPr>
          <w:rFonts w:eastAsia="SimSun" w:hint="eastAsia"/>
        </w:rPr>
        <w:t>创建</w:t>
      </w:r>
      <w:r>
        <w:rPr>
          <w:rFonts w:eastAsia="SimSun"/>
        </w:rPr>
        <w:t>的库共包含</w:t>
      </w:r>
      <w:r>
        <w:rPr>
          <w:rFonts w:eastAsia="SimSun"/>
        </w:rPr>
        <w:t xml:space="preserve"> 552 </w:t>
      </w:r>
      <w:r>
        <w:rPr>
          <w:rFonts w:eastAsia="SimSun"/>
        </w:rPr>
        <w:t>个肽段，其中有许多肽段包含本文档未使用的修饰。这似乎表明两个文件中都确认了</w:t>
      </w:r>
      <w:r>
        <w:rPr>
          <w:rFonts w:eastAsia="SimSun"/>
        </w:rPr>
        <w:t xml:space="preserve"> 552 </w:t>
      </w:r>
      <w:r>
        <w:rPr>
          <w:rFonts w:eastAsia="SimSun"/>
        </w:rPr>
        <w:t>个肽段中的</w:t>
      </w:r>
      <w:r>
        <w:rPr>
          <w:rFonts w:eastAsia="SimSun"/>
        </w:rPr>
        <w:t xml:space="preserve"> 230 </w:t>
      </w:r>
      <w:r>
        <w:rPr>
          <w:rFonts w:eastAsia="SimSun"/>
        </w:rPr>
        <w:t>个。</w:t>
      </w:r>
      <w:r>
        <w:rPr>
          <w:rFonts w:eastAsia="SimSun"/>
        </w:rPr>
        <w:t xml:space="preserve">Skyline </w:t>
      </w:r>
      <w:r>
        <w:rPr>
          <w:rFonts w:eastAsia="SimSun"/>
        </w:rPr>
        <w:t>尝试使用同时存在于这两个搜索结果文件中的所有</w:t>
      </w:r>
      <w:r>
        <w:rPr>
          <w:rFonts w:eastAsia="SimSun"/>
        </w:rPr>
        <w:t xml:space="preserve"> ID </w:t>
      </w:r>
      <w:r>
        <w:rPr>
          <w:rFonts w:eastAsia="SimSun"/>
        </w:rPr>
        <w:t>来进行回归拟合。在某个运行中出现多个</w:t>
      </w:r>
      <w:r>
        <w:rPr>
          <w:rFonts w:eastAsia="SimSun"/>
        </w:rPr>
        <w:t xml:space="preserve"> ID </w:t>
      </w:r>
      <w:r>
        <w:rPr>
          <w:rFonts w:eastAsia="SimSun"/>
        </w:rPr>
        <w:t>时，</w:t>
      </w:r>
      <w:r>
        <w:rPr>
          <w:rFonts w:eastAsia="SimSun"/>
        </w:rPr>
        <w:t xml:space="preserve"> Skyline </w:t>
      </w:r>
      <w:r>
        <w:rPr>
          <w:rFonts w:eastAsia="SimSun"/>
        </w:rPr>
        <w:t>将使用最早的</w:t>
      </w:r>
      <w:r>
        <w:rPr>
          <w:rFonts w:eastAsia="SimSun"/>
        </w:rPr>
        <w:t xml:space="preserve"> ID </w:t>
      </w:r>
      <w:r>
        <w:rPr>
          <w:rFonts w:eastAsia="SimSun"/>
        </w:rPr>
        <w:t>保留时间，因为这个保留时间可能比稍晚的保留时间或甚至平均值更稳定。例如，我们发现在</w:t>
      </w:r>
      <w:r>
        <w:rPr>
          <w:rFonts w:eastAsia="SimSun" w:hint="eastAsia"/>
        </w:rPr>
        <w:t>某些情况下，</w:t>
      </w:r>
      <w:r>
        <w:rPr>
          <w:rFonts w:eastAsia="SimSun"/>
        </w:rPr>
        <w:t>梯度洗脱过程中更早洗脱的肽段再次被确认。</w:t>
      </w:r>
    </w:p>
    <w:p w14:paraId="640FCA51" w14:textId="77777777" w:rsidR="00CC08D9" w:rsidRDefault="00F242F5">
      <w:pPr>
        <w:pStyle w:val="ListParagraph"/>
        <w:numPr>
          <w:ilvl w:val="0"/>
          <w:numId w:val="15"/>
        </w:numPr>
        <w:rPr>
          <w:rFonts w:eastAsia="SimSun"/>
        </w:rPr>
      </w:pPr>
      <w:r>
        <w:rPr>
          <w:rFonts w:eastAsia="SimSun"/>
        </w:rPr>
        <w:t>单击</w:t>
      </w:r>
      <w:r>
        <w:rPr>
          <w:rFonts w:eastAsia="SimSun"/>
          <w:b/>
        </w:rPr>
        <w:t>保留时间校准</w:t>
      </w:r>
      <w:r>
        <w:rPr>
          <w:rFonts w:eastAsia="SimSun"/>
        </w:rPr>
        <w:t>窗口右上角的红色的</w:t>
      </w:r>
      <w:r>
        <w:rPr>
          <w:rFonts w:eastAsia="SimSun"/>
        </w:rPr>
        <w:t xml:space="preserve"> X</w:t>
      </w:r>
      <w:r>
        <w:rPr>
          <w:rFonts w:eastAsia="SimSun"/>
        </w:rPr>
        <w:t>，关闭该窗口。</w:t>
      </w:r>
    </w:p>
    <w:p w14:paraId="4CD181A8" w14:textId="77777777" w:rsidR="00CC08D9" w:rsidRDefault="00F242F5">
      <w:pPr>
        <w:pStyle w:val="Heading1"/>
        <w:rPr>
          <w:rFonts w:eastAsia="SimSun"/>
        </w:rPr>
      </w:pPr>
      <w:r>
        <w:rPr>
          <w:rFonts w:eastAsia="SimSun"/>
        </w:rPr>
        <w:t>审查数据</w:t>
      </w:r>
    </w:p>
    <w:p w14:paraId="1C67EA04" w14:textId="77777777" w:rsidR="00CC08D9" w:rsidRDefault="00F242F5">
      <w:pPr>
        <w:rPr>
          <w:rFonts w:eastAsia="SimSun"/>
        </w:rPr>
      </w:pPr>
      <w:r>
        <w:rPr>
          <w:rFonts w:eastAsia="SimSun"/>
        </w:rPr>
        <w:t>在</w:t>
      </w:r>
      <w:r>
        <w:rPr>
          <w:rFonts w:eastAsia="SimSun" w:hint="eastAsia"/>
        </w:rPr>
        <w:t>有了</w:t>
      </w:r>
      <w:r>
        <w:rPr>
          <w:rFonts w:eastAsia="SimSun"/>
        </w:rPr>
        <w:t>基本的了解并且</w:t>
      </w:r>
      <w:r>
        <w:rPr>
          <w:rFonts w:eastAsia="SimSun" w:hint="eastAsia"/>
        </w:rPr>
        <w:t>按此方法配置</w:t>
      </w:r>
      <w:r>
        <w:rPr>
          <w:rFonts w:eastAsia="SimSun"/>
        </w:rPr>
        <w:t xml:space="preserve"> Skyline</w:t>
      </w:r>
      <w:r>
        <w:rPr>
          <w:rFonts w:eastAsia="SimSun"/>
        </w:rPr>
        <w:t>后，</w:t>
      </w:r>
      <w:r>
        <w:rPr>
          <w:rFonts w:eastAsia="SimSun" w:hint="eastAsia"/>
        </w:rPr>
        <w:t>您</w:t>
      </w:r>
      <w:r>
        <w:rPr>
          <w:rFonts w:eastAsia="SimSun"/>
        </w:rPr>
        <w:t>现在可以快速审查本文档中的所有</w:t>
      </w:r>
      <w:r>
        <w:rPr>
          <w:rFonts w:eastAsia="SimSun"/>
        </w:rPr>
        <w:t xml:space="preserve"> 51 </w:t>
      </w:r>
      <w:r>
        <w:rPr>
          <w:rFonts w:eastAsia="SimSun"/>
        </w:rPr>
        <w:t>个肽段。您只需要单击</w:t>
      </w:r>
      <w:r>
        <w:rPr>
          <w:rFonts w:eastAsia="SimSun"/>
          <w:b/>
        </w:rPr>
        <w:t>目标</w:t>
      </w:r>
      <w:r>
        <w:rPr>
          <w:rFonts w:eastAsia="SimSun"/>
        </w:rPr>
        <w:t>视图，并使用向下键依次选中每一个肽段。要了解目前从</w:t>
      </w:r>
      <w:r>
        <w:rPr>
          <w:rFonts w:eastAsia="SimSun"/>
        </w:rPr>
        <w:t xml:space="preserve"> 51 </w:t>
      </w:r>
      <w:r>
        <w:rPr>
          <w:rFonts w:eastAsia="SimSun"/>
        </w:rPr>
        <w:t>个肽段中</w:t>
      </w:r>
      <w:r>
        <w:rPr>
          <w:rFonts w:eastAsia="SimSun" w:hint="eastAsia"/>
        </w:rPr>
        <w:t>被</w:t>
      </w:r>
      <w:r>
        <w:rPr>
          <w:rFonts w:eastAsia="SimSun"/>
        </w:rPr>
        <w:t>选</w:t>
      </w:r>
      <w:r>
        <w:rPr>
          <w:rFonts w:eastAsia="SimSun" w:hint="eastAsia"/>
        </w:rPr>
        <w:t>中</w:t>
      </w:r>
      <w:r>
        <w:rPr>
          <w:rFonts w:eastAsia="SimSun"/>
        </w:rPr>
        <w:t>的肽段数，可以查看</w:t>
      </w:r>
      <w:r>
        <w:rPr>
          <w:rFonts w:eastAsia="SimSun"/>
        </w:rPr>
        <w:t xml:space="preserve"> Skyline </w:t>
      </w:r>
      <w:r>
        <w:rPr>
          <w:rFonts w:eastAsia="SimSun"/>
        </w:rPr>
        <w:t>窗口右下方的状态栏：</w:t>
      </w:r>
    </w:p>
    <w:p w14:paraId="59896914" w14:textId="77777777" w:rsidR="00CC08D9" w:rsidRDefault="00F242F5">
      <w:pPr>
        <w:rPr>
          <w:rFonts w:eastAsia="SimSun"/>
        </w:rPr>
      </w:pPr>
      <w:r>
        <w:rPr>
          <w:rFonts w:eastAsia="SimSun"/>
          <w:noProof/>
        </w:rPr>
        <w:drawing>
          <wp:inline distT="0" distB="0" distL="0" distR="0">
            <wp:extent cx="2905125" cy="3524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34"/>
                    <a:stretch>
                      <a:fillRect/>
                    </a:stretch>
                  </pic:blipFill>
                  <pic:spPr>
                    <a:xfrm>
                      <a:off x="0" y="0"/>
                      <a:ext cx="2905125" cy="352425"/>
                    </a:xfrm>
                    <a:prstGeom prst="rect">
                      <a:avLst/>
                    </a:prstGeom>
                  </pic:spPr>
                </pic:pic>
              </a:graphicData>
            </a:graphic>
          </wp:inline>
        </w:drawing>
      </w:r>
    </w:p>
    <w:p w14:paraId="07910500" w14:textId="77777777" w:rsidR="00CC08D9" w:rsidRDefault="00F242F5">
      <w:pPr>
        <w:rPr>
          <w:rFonts w:eastAsia="SimSun"/>
          <w:color w:val="000000"/>
        </w:rPr>
      </w:pPr>
      <w:r>
        <w:rPr>
          <w:rFonts w:eastAsia="SimSun"/>
        </w:rPr>
        <w:t>在肽段</w:t>
      </w:r>
      <w:r>
        <w:rPr>
          <w:rFonts w:eastAsia="SimSun"/>
        </w:rPr>
        <w:t xml:space="preserve"> </w:t>
      </w:r>
      <w:r>
        <w:rPr>
          <w:rFonts w:eastAsia="SimSun"/>
          <w:color w:val="000000"/>
        </w:rPr>
        <w:t>I</w:t>
      </w:r>
      <w:r>
        <w:rPr>
          <w:rFonts w:eastAsia="SimSun"/>
          <w:b/>
          <w:bCs/>
          <w:color w:val="000000"/>
          <w:u w:val="single"/>
        </w:rPr>
        <w:t>S</w:t>
      </w:r>
      <w:r>
        <w:rPr>
          <w:rFonts w:eastAsia="SimSun"/>
          <w:color w:val="000000"/>
        </w:rPr>
        <w:t xml:space="preserve">MSEVDLNVAAPK </w:t>
      </w:r>
      <w:r>
        <w:rPr>
          <w:rFonts w:eastAsia="SimSun"/>
          <w:color w:val="000000"/>
        </w:rPr>
        <w:t>后面，可以看到有</w:t>
      </w:r>
      <w:r>
        <w:rPr>
          <w:rFonts w:eastAsia="SimSun"/>
          <w:color w:val="000000"/>
        </w:rPr>
        <w:t xml:space="preserve"> 4 </w:t>
      </w:r>
      <w:r>
        <w:rPr>
          <w:rFonts w:eastAsia="SimSun"/>
          <w:color w:val="000000"/>
        </w:rPr>
        <w:t>个</w:t>
      </w:r>
      <w:r>
        <w:rPr>
          <w:rFonts w:eastAsia="SimSun" w:hint="eastAsia"/>
          <w:color w:val="000000"/>
        </w:rPr>
        <w:t>含有可接受整合峰的</w:t>
      </w:r>
      <w:r>
        <w:rPr>
          <w:rFonts w:eastAsia="SimSun"/>
          <w:color w:val="000000"/>
        </w:rPr>
        <w:t>肽段，它们进行峰整合是可以接受的，虽然</w:t>
      </w:r>
      <w:r>
        <w:rPr>
          <w:rFonts w:eastAsia="SimSun"/>
          <w:color w:val="000000"/>
        </w:rPr>
        <w:t xml:space="preserve"> VSVGAPDLSLEA</w:t>
      </w:r>
      <w:r>
        <w:rPr>
          <w:rFonts w:eastAsia="SimSun"/>
          <w:b/>
          <w:bCs/>
          <w:color w:val="000000"/>
          <w:u w:val="single"/>
        </w:rPr>
        <w:t>S</w:t>
      </w:r>
      <w:r>
        <w:rPr>
          <w:rFonts w:eastAsia="SimSun"/>
          <w:color w:val="000000"/>
        </w:rPr>
        <w:t xml:space="preserve">EGSIKLPK </w:t>
      </w:r>
      <w:r>
        <w:rPr>
          <w:rFonts w:eastAsia="SimSun"/>
          <w:color w:val="000000"/>
        </w:rPr>
        <w:t>可能依据</w:t>
      </w:r>
      <w:r>
        <w:rPr>
          <w:rFonts w:eastAsia="SimSun"/>
          <w:color w:val="000000"/>
        </w:rPr>
        <w:t xml:space="preserve">5b_MCF7_TiTip3 </w:t>
      </w:r>
      <w:r>
        <w:rPr>
          <w:rFonts w:eastAsia="SimSun"/>
          <w:color w:val="000000"/>
        </w:rPr>
        <w:t>略作调整。其中一部分肽段在两个运行中都有</w:t>
      </w:r>
      <w:r>
        <w:rPr>
          <w:rFonts w:eastAsia="SimSun"/>
          <w:color w:val="000000"/>
        </w:rPr>
        <w:t xml:space="preserve"> ID</w:t>
      </w:r>
      <w:r>
        <w:rPr>
          <w:rFonts w:eastAsia="SimSun"/>
          <w:color w:val="000000"/>
        </w:rPr>
        <w:t>，另一部分肽段仅在其中一个运行中有</w:t>
      </w:r>
      <w:r>
        <w:rPr>
          <w:rFonts w:eastAsia="SimSun"/>
          <w:color w:val="000000"/>
        </w:rPr>
        <w:t xml:space="preserve"> ID</w:t>
      </w:r>
      <w:r>
        <w:rPr>
          <w:rFonts w:eastAsia="SimSun"/>
          <w:color w:val="000000"/>
        </w:rPr>
        <w:t>，并且</w:t>
      </w:r>
      <w:r>
        <w:rPr>
          <w:rFonts w:eastAsia="SimSun"/>
          <w:color w:val="000000"/>
        </w:rPr>
        <w:t xml:space="preserve"> Skyline </w:t>
      </w:r>
      <w:r>
        <w:rPr>
          <w:rFonts w:eastAsia="SimSun"/>
          <w:color w:val="000000"/>
        </w:rPr>
        <w:t>已使用保留时间校准挑选了正确的峰。</w:t>
      </w:r>
    </w:p>
    <w:p w14:paraId="61799795" w14:textId="77777777" w:rsidR="00CC08D9" w:rsidRDefault="00F242F5">
      <w:pPr>
        <w:pStyle w:val="Heading2"/>
        <w:rPr>
          <w:rFonts w:eastAsia="SimSun"/>
        </w:rPr>
      </w:pPr>
      <w:r>
        <w:rPr>
          <w:rFonts w:eastAsia="SimSun"/>
        </w:rPr>
        <w:t>对色谱图的基本认识</w:t>
      </w:r>
    </w:p>
    <w:p w14:paraId="10B90D04" w14:textId="77777777" w:rsidR="00CC08D9" w:rsidRDefault="00F242F5">
      <w:pPr>
        <w:rPr>
          <w:rFonts w:eastAsia="SimSun"/>
          <w:color w:val="000000"/>
        </w:rPr>
      </w:pPr>
      <w:r>
        <w:rPr>
          <w:rFonts w:eastAsia="SimSun"/>
          <w:color w:val="000000"/>
        </w:rPr>
        <w:t>对于第</w:t>
      </w:r>
      <w:r>
        <w:rPr>
          <w:rFonts w:eastAsia="SimSun"/>
          <w:color w:val="000000"/>
        </w:rPr>
        <w:t xml:space="preserve"> 9 </w:t>
      </w:r>
      <w:r>
        <w:rPr>
          <w:rFonts w:eastAsia="SimSun"/>
          <w:color w:val="000000"/>
        </w:rPr>
        <w:t>个肽段</w:t>
      </w:r>
      <w:r>
        <w:rPr>
          <w:rFonts w:eastAsia="SimSun"/>
          <w:color w:val="000000"/>
        </w:rPr>
        <w:t xml:space="preserve"> SSKA</w:t>
      </w:r>
      <w:r>
        <w:rPr>
          <w:rFonts w:eastAsia="SimSun"/>
          <w:b/>
          <w:bCs/>
          <w:color w:val="000000"/>
          <w:u w:val="single"/>
        </w:rPr>
        <w:t>S</w:t>
      </w:r>
      <w:r>
        <w:rPr>
          <w:rFonts w:eastAsia="SimSun"/>
          <w:color w:val="000000"/>
        </w:rPr>
        <w:t>LG</w:t>
      </w:r>
      <w:r>
        <w:rPr>
          <w:rFonts w:eastAsia="SimSun"/>
          <w:b/>
          <w:bCs/>
          <w:color w:val="000000"/>
          <w:u w:val="single"/>
        </w:rPr>
        <w:t>S</w:t>
      </w:r>
      <w:r>
        <w:rPr>
          <w:rFonts w:eastAsia="SimSun"/>
          <w:color w:val="000000"/>
        </w:rPr>
        <w:t>LEGEAEAEASSPK</w:t>
      </w:r>
      <w:r>
        <w:rPr>
          <w:rFonts w:eastAsia="SimSun"/>
          <w:color w:val="000000"/>
        </w:rPr>
        <w:t>，它在</w:t>
      </w:r>
      <w:r>
        <w:rPr>
          <w:rFonts w:eastAsia="SimSun"/>
          <w:color w:val="000000"/>
        </w:rPr>
        <w:t xml:space="preserve">1_MCF7_TiB_L </w:t>
      </w:r>
      <w:r>
        <w:rPr>
          <w:rFonts w:eastAsia="SimSun"/>
          <w:color w:val="000000"/>
        </w:rPr>
        <w:t>中缺少对应的</w:t>
      </w:r>
      <w:r>
        <w:rPr>
          <w:rFonts w:eastAsia="SimSun"/>
          <w:color w:val="000000"/>
        </w:rPr>
        <w:t xml:space="preserve"> ID</w:t>
      </w:r>
      <w:r>
        <w:rPr>
          <w:rFonts w:eastAsia="SimSun"/>
          <w:color w:val="000000"/>
        </w:rPr>
        <w:t>，且峰整合看起来有点偏：</w:t>
      </w:r>
    </w:p>
    <w:p w14:paraId="26351CC9" w14:textId="77777777" w:rsidR="00CC08D9" w:rsidRDefault="00F242F5">
      <w:pPr>
        <w:rPr>
          <w:rFonts w:eastAsia="SimSun"/>
        </w:rPr>
      </w:pPr>
      <w:r>
        <w:rPr>
          <w:rFonts w:eastAsia="SimSun"/>
        </w:rPr>
        <w:br w:type="page"/>
      </w:r>
    </w:p>
    <w:tbl>
      <w:tblPr>
        <w:tblStyle w:val="TableGrid"/>
        <w:tblW w:w="0" w:type="auto"/>
        <w:tblLook w:val="04A0" w:firstRow="1" w:lastRow="0" w:firstColumn="1" w:lastColumn="0" w:noHBand="0" w:noVBand="1"/>
      </w:tblPr>
      <w:tblGrid>
        <w:gridCol w:w="4680"/>
        <w:gridCol w:w="4680"/>
      </w:tblGrid>
      <w:tr w:rsidR="00CC08D9" w14:paraId="6469D0C0" w14:textId="77777777">
        <w:tc>
          <w:tcPr>
            <w:tcW w:w="4759" w:type="dxa"/>
            <w:tcBorders>
              <w:top w:val="nil"/>
              <w:left w:val="nil"/>
              <w:bottom w:val="nil"/>
              <w:right w:val="nil"/>
            </w:tcBorders>
          </w:tcPr>
          <w:p w14:paraId="5E9E05B0" w14:textId="77777777" w:rsidR="00CC08D9" w:rsidRDefault="00F242F5">
            <w:pPr>
              <w:spacing w:after="0" w:line="240" w:lineRule="auto"/>
              <w:jc w:val="center"/>
              <w:rPr>
                <w:rFonts w:eastAsia="SimSun"/>
                <w:b/>
                <w:color w:val="000000"/>
              </w:rPr>
            </w:pPr>
            <w:r>
              <w:rPr>
                <w:rFonts w:eastAsia="SimSun"/>
                <w:b/>
                <w:color w:val="000000"/>
              </w:rPr>
              <w:lastRenderedPageBreak/>
              <w:t>5b_MCF7_TiTip3</w:t>
            </w:r>
          </w:p>
          <w:p w14:paraId="6F4D1364" w14:textId="77777777" w:rsidR="00CC08D9" w:rsidRDefault="00F242F5">
            <w:pPr>
              <w:rPr>
                <w:rFonts w:eastAsia="SimSun"/>
                <w:color w:val="000000"/>
              </w:rPr>
            </w:pPr>
            <w:r>
              <w:rPr>
                <w:rFonts w:eastAsia="SimSun"/>
                <w:noProof/>
                <w:color w:val="000000"/>
              </w:rPr>
              <w:drawing>
                <wp:inline distT="0" distB="0" distL="0" distR="0">
                  <wp:extent cx="2914650" cy="29908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914650" cy="2990850"/>
                          </a:xfrm>
                          <a:prstGeom prst="rect">
                            <a:avLst/>
                          </a:prstGeom>
                          <a:noFill/>
                          <a:ln>
                            <a:noFill/>
                          </a:ln>
                        </pic:spPr>
                      </pic:pic>
                    </a:graphicData>
                  </a:graphic>
                </wp:inline>
              </w:drawing>
            </w:r>
          </w:p>
        </w:tc>
        <w:tc>
          <w:tcPr>
            <w:tcW w:w="4817" w:type="dxa"/>
            <w:tcBorders>
              <w:top w:val="nil"/>
              <w:left w:val="nil"/>
              <w:bottom w:val="nil"/>
              <w:right w:val="nil"/>
            </w:tcBorders>
          </w:tcPr>
          <w:p w14:paraId="7AEDD717" w14:textId="77777777" w:rsidR="00CC08D9" w:rsidRDefault="00F242F5">
            <w:pPr>
              <w:spacing w:after="0" w:line="240" w:lineRule="auto"/>
              <w:jc w:val="center"/>
              <w:rPr>
                <w:rFonts w:eastAsia="SimSun"/>
                <w:b/>
                <w:color w:val="000000"/>
              </w:rPr>
            </w:pPr>
            <w:r>
              <w:rPr>
                <w:rFonts w:eastAsia="SimSun"/>
                <w:b/>
                <w:color w:val="000000"/>
              </w:rPr>
              <w:t>1_MCF7_TiB_L</w:t>
            </w:r>
          </w:p>
          <w:p w14:paraId="11617FA0" w14:textId="77777777" w:rsidR="00CC08D9" w:rsidRDefault="00F242F5">
            <w:pPr>
              <w:rPr>
                <w:rFonts w:eastAsia="SimSun"/>
                <w:color w:val="000000"/>
              </w:rPr>
            </w:pPr>
            <w:r>
              <w:rPr>
                <w:rFonts w:eastAsia="SimSun"/>
                <w:noProof/>
                <w:color w:val="000000"/>
              </w:rPr>
              <w:drawing>
                <wp:inline distT="0" distB="0" distL="0" distR="0">
                  <wp:extent cx="2914650" cy="29813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2914650" cy="2981325"/>
                          </a:xfrm>
                          <a:prstGeom prst="rect">
                            <a:avLst/>
                          </a:prstGeom>
                          <a:noFill/>
                          <a:ln>
                            <a:noFill/>
                          </a:ln>
                        </pic:spPr>
                      </pic:pic>
                    </a:graphicData>
                  </a:graphic>
                </wp:inline>
              </w:drawing>
            </w:r>
          </w:p>
        </w:tc>
      </w:tr>
    </w:tbl>
    <w:p w14:paraId="4A7A355C" w14:textId="77777777" w:rsidR="00CC08D9" w:rsidRDefault="00F242F5">
      <w:pPr>
        <w:rPr>
          <w:rFonts w:eastAsia="SimSun"/>
          <w:color w:val="000000"/>
        </w:rPr>
      </w:pPr>
      <w:r>
        <w:rPr>
          <w:rFonts w:eastAsia="SimSun"/>
          <w:color w:val="000000"/>
        </w:rPr>
        <w:t>使用鼠标上的滚轮（朝您自己回滚）缩小</w:t>
      </w:r>
      <w:r>
        <w:rPr>
          <w:rFonts w:eastAsia="SimSun"/>
          <w:color w:val="000000"/>
        </w:rPr>
        <w:t xml:space="preserve"> 1_MCF_TiB_L </w:t>
      </w:r>
      <w:r>
        <w:rPr>
          <w:rFonts w:eastAsia="SimSun"/>
          <w:color w:val="000000"/>
        </w:rPr>
        <w:t>图，直至能看到与</w:t>
      </w:r>
      <w:r>
        <w:rPr>
          <w:rFonts w:eastAsia="SimSun"/>
          <w:color w:val="000000"/>
        </w:rPr>
        <w:t xml:space="preserve"> 5b_MCF7_TiTip3 </w:t>
      </w:r>
      <w:r>
        <w:rPr>
          <w:rFonts w:eastAsia="SimSun"/>
          <w:color w:val="000000"/>
        </w:rPr>
        <w:t>图相同的峰：</w:t>
      </w:r>
    </w:p>
    <w:p w14:paraId="4D5DDB92" w14:textId="77777777" w:rsidR="00CC08D9" w:rsidRDefault="00F242F5">
      <w:pPr>
        <w:jc w:val="center"/>
        <w:rPr>
          <w:rFonts w:eastAsia="SimSun"/>
          <w:color w:val="000000"/>
        </w:rPr>
      </w:pPr>
      <w:r>
        <w:rPr>
          <w:rFonts w:eastAsia="SimSun"/>
          <w:noProof/>
          <w:color w:val="000000"/>
        </w:rPr>
        <w:drawing>
          <wp:inline distT="0" distB="0" distL="0" distR="0">
            <wp:extent cx="2914650" cy="29813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2914650" cy="2981325"/>
                    </a:xfrm>
                    <a:prstGeom prst="rect">
                      <a:avLst/>
                    </a:prstGeom>
                    <a:noFill/>
                    <a:ln>
                      <a:noFill/>
                    </a:ln>
                  </pic:spPr>
                </pic:pic>
              </a:graphicData>
            </a:graphic>
          </wp:inline>
        </w:drawing>
      </w:r>
    </w:p>
    <w:p w14:paraId="24BD3F04" w14:textId="77777777" w:rsidR="00CC08D9" w:rsidRDefault="00F242F5">
      <w:pPr>
        <w:rPr>
          <w:rFonts w:eastAsia="SimSun"/>
          <w:color w:val="000000"/>
        </w:rPr>
      </w:pPr>
      <w:r>
        <w:rPr>
          <w:rFonts w:eastAsia="SimSun"/>
          <w:color w:val="000000"/>
        </w:rPr>
        <w:t>这是处理色谱图数据的一个极其重要的方面：正如您的目标肽段可以在多个运行中以高度相似的时间被洗脱出来，</w:t>
      </w:r>
      <w:r>
        <w:rPr>
          <w:rFonts w:eastAsia="SimSun" w:hint="eastAsia"/>
          <w:color w:val="000000"/>
        </w:rPr>
        <w:t>其它</w:t>
      </w:r>
      <w:r>
        <w:rPr>
          <w:rFonts w:eastAsia="SimSun"/>
          <w:color w:val="000000"/>
        </w:rPr>
        <w:t>肽段也如此。目标（</w:t>
      </w:r>
      <w:r>
        <w:rPr>
          <w:rFonts w:eastAsia="SimSun"/>
          <w:color w:val="000000"/>
        </w:rPr>
        <w:t xml:space="preserve">37 </w:t>
      </w:r>
      <w:r>
        <w:rPr>
          <w:rFonts w:eastAsia="SimSun"/>
          <w:color w:val="000000"/>
        </w:rPr>
        <w:t>分钟）两侧（</w:t>
      </w:r>
      <w:r>
        <w:rPr>
          <w:rFonts w:eastAsia="SimSun"/>
          <w:color w:val="000000"/>
        </w:rPr>
        <w:t xml:space="preserve">33.1 </w:t>
      </w:r>
      <w:r>
        <w:rPr>
          <w:rFonts w:eastAsia="SimSun"/>
          <w:color w:val="000000"/>
        </w:rPr>
        <w:t>分钟和</w:t>
      </w:r>
      <w:r>
        <w:rPr>
          <w:rFonts w:eastAsia="SimSun"/>
          <w:color w:val="000000"/>
        </w:rPr>
        <w:t xml:space="preserve"> 40.5 </w:t>
      </w:r>
      <w:r>
        <w:rPr>
          <w:rFonts w:eastAsia="SimSun"/>
          <w:color w:val="000000"/>
        </w:rPr>
        <w:t>分钟）的两个峰由两个</w:t>
      </w:r>
      <w:r>
        <w:rPr>
          <w:rFonts w:eastAsia="SimSun" w:hint="eastAsia"/>
          <w:color w:val="000000"/>
        </w:rPr>
        <w:t>其它</w:t>
      </w:r>
      <w:r>
        <w:rPr>
          <w:rFonts w:eastAsia="SimSun"/>
          <w:color w:val="000000"/>
        </w:rPr>
        <w:t>肽段形成，如果这两个峰与目标肽段共同洗脱出来，则将被视为干扰。但是，如果它们不是被共同洗脱出来，则来自于</w:t>
      </w:r>
      <w:r>
        <w:rPr>
          <w:rFonts w:eastAsia="SimSun" w:hint="eastAsia"/>
          <w:color w:val="000000"/>
        </w:rPr>
        <w:t>其它</w:t>
      </w:r>
      <w:r>
        <w:rPr>
          <w:rFonts w:eastAsia="SimSun"/>
          <w:color w:val="000000"/>
        </w:rPr>
        <w:t>肽段的信号就可能创建一个重复的视图，它有助于指导您定位至目标保留时间，即便在极低的信号水平下也能做到这一点。与</w:t>
      </w:r>
      <w:r>
        <w:rPr>
          <w:rFonts w:eastAsia="SimSun"/>
          <w:color w:val="000000"/>
        </w:rPr>
        <w:t xml:space="preserve"> MS1 </w:t>
      </w:r>
      <w:r>
        <w:rPr>
          <w:rFonts w:eastAsia="SimSun"/>
          <w:color w:val="000000"/>
        </w:rPr>
        <w:t>筛选一样，</w:t>
      </w:r>
      <w:r>
        <w:rPr>
          <w:rFonts w:eastAsia="SimSun" w:hint="eastAsia"/>
          <w:color w:val="000000"/>
        </w:rPr>
        <w:t>在使用选择性较低的方法时尤为如此</w:t>
      </w:r>
      <w:r>
        <w:rPr>
          <w:rFonts w:eastAsia="SimSun"/>
          <w:color w:val="000000"/>
        </w:rPr>
        <w:t>，因为使用色谱图提取范围内的信号可以看到更多的肽段。</w:t>
      </w:r>
    </w:p>
    <w:p w14:paraId="0B27412A" w14:textId="77777777" w:rsidR="00CC08D9" w:rsidRDefault="00F242F5">
      <w:pPr>
        <w:rPr>
          <w:rFonts w:eastAsia="SimSun"/>
          <w:color w:val="000000"/>
        </w:rPr>
      </w:pPr>
      <w:r>
        <w:rPr>
          <w:rFonts w:eastAsia="SimSun"/>
          <w:color w:val="000000"/>
        </w:rPr>
        <w:lastRenderedPageBreak/>
        <w:t>现在执行下列操作，校正</w:t>
      </w:r>
      <w:r>
        <w:rPr>
          <w:rFonts w:eastAsia="SimSun"/>
          <w:color w:val="000000"/>
        </w:rPr>
        <w:t xml:space="preserve"> 1_MC7_TiB_L </w:t>
      </w:r>
      <w:r>
        <w:rPr>
          <w:rFonts w:eastAsia="SimSun"/>
          <w:color w:val="000000"/>
        </w:rPr>
        <w:t>的整合范围：</w:t>
      </w:r>
    </w:p>
    <w:p w14:paraId="7BFBB162" w14:textId="77777777" w:rsidR="00CC08D9" w:rsidRDefault="00F242F5">
      <w:pPr>
        <w:pStyle w:val="ListParagraph"/>
        <w:numPr>
          <w:ilvl w:val="0"/>
          <w:numId w:val="15"/>
        </w:numPr>
        <w:rPr>
          <w:rFonts w:eastAsia="SimSun"/>
          <w:color w:val="000000"/>
        </w:rPr>
      </w:pPr>
      <w:r>
        <w:rPr>
          <w:rFonts w:eastAsia="SimSun"/>
          <w:color w:val="000000"/>
        </w:rPr>
        <w:t>单击并拖动</w:t>
      </w:r>
      <w:r>
        <w:rPr>
          <w:rFonts w:eastAsia="SimSun"/>
          <w:color w:val="000000"/>
        </w:rPr>
        <w:t xml:space="preserve"> 36.5 </w:t>
      </w:r>
      <w:r>
        <w:rPr>
          <w:rFonts w:eastAsia="SimSun"/>
          <w:color w:val="000000"/>
        </w:rPr>
        <w:t>至</w:t>
      </w:r>
      <w:r>
        <w:rPr>
          <w:rFonts w:eastAsia="SimSun"/>
          <w:color w:val="000000"/>
        </w:rPr>
        <w:t xml:space="preserve"> 38 </w:t>
      </w:r>
      <w:r>
        <w:rPr>
          <w:rFonts w:eastAsia="SimSun"/>
          <w:color w:val="000000"/>
        </w:rPr>
        <w:t>分钟之间保留时间</w:t>
      </w:r>
      <w:r>
        <w:rPr>
          <w:rFonts w:eastAsia="SimSun" w:hint="eastAsia"/>
          <w:color w:val="000000"/>
        </w:rPr>
        <w:t>下方的</w:t>
      </w:r>
      <w:r>
        <w:rPr>
          <w:rFonts w:eastAsia="SimSun"/>
          <w:color w:val="000000"/>
        </w:rPr>
        <w:t>轴。</w:t>
      </w:r>
    </w:p>
    <w:p w14:paraId="01D10799" w14:textId="77777777" w:rsidR="00CC08D9" w:rsidRDefault="00F242F5">
      <w:pPr>
        <w:rPr>
          <w:rFonts w:eastAsia="SimSun"/>
          <w:color w:val="000000"/>
        </w:rPr>
      </w:pPr>
      <w:r>
        <w:rPr>
          <w:rFonts w:eastAsia="SimSun"/>
          <w:color w:val="000000"/>
        </w:rPr>
        <w:t>您将在</w:t>
      </w:r>
      <w:r>
        <w:rPr>
          <w:rFonts w:eastAsia="SimSun"/>
          <w:b/>
          <w:color w:val="000000"/>
        </w:rPr>
        <w:t>峰面积</w:t>
      </w:r>
      <w:r>
        <w:rPr>
          <w:rFonts w:eastAsia="SimSun"/>
          <w:color w:val="000000"/>
        </w:rPr>
        <w:t>图中看到，此操作将峰的同位素分布点积值</w:t>
      </w:r>
      <w:r>
        <w:rPr>
          <w:rFonts w:eastAsia="SimSun"/>
          <w:color w:val="000000"/>
        </w:rPr>
        <w:t xml:space="preserve"> (</w:t>
      </w:r>
      <w:proofErr w:type="spellStart"/>
      <w:r>
        <w:rPr>
          <w:rFonts w:eastAsia="SimSun"/>
          <w:color w:val="000000"/>
        </w:rPr>
        <w:t>idotp</w:t>
      </w:r>
      <w:proofErr w:type="spellEnd"/>
      <w:r>
        <w:rPr>
          <w:rFonts w:eastAsia="SimSun"/>
          <w:color w:val="000000"/>
        </w:rPr>
        <w:t xml:space="preserve">) </w:t>
      </w:r>
      <w:r>
        <w:rPr>
          <w:rFonts w:eastAsia="SimSun"/>
          <w:color w:val="000000"/>
        </w:rPr>
        <w:t>从</w:t>
      </w:r>
      <w:r>
        <w:rPr>
          <w:rFonts w:eastAsia="SimSun"/>
          <w:color w:val="000000"/>
        </w:rPr>
        <w:t xml:space="preserve"> 0.87 </w:t>
      </w:r>
      <w:r>
        <w:rPr>
          <w:rFonts w:eastAsia="SimSun"/>
          <w:color w:val="000000"/>
        </w:rPr>
        <w:t>改善为</w:t>
      </w:r>
      <w:r>
        <w:rPr>
          <w:rFonts w:eastAsia="SimSun"/>
          <w:color w:val="000000"/>
        </w:rPr>
        <w:t xml:space="preserve"> 0.9</w:t>
      </w:r>
      <w:r>
        <w:rPr>
          <w:rFonts w:eastAsia="SimSun"/>
          <w:color w:val="000000"/>
        </w:rPr>
        <w:t>，并将质量误差从</w:t>
      </w:r>
      <w:r>
        <w:rPr>
          <w:rFonts w:eastAsia="SimSun"/>
          <w:color w:val="000000"/>
        </w:rPr>
        <w:t xml:space="preserve"> -10.8 </w:t>
      </w:r>
      <w:r>
        <w:rPr>
          <w:rFonts w:eastAsia="SimSun"/>
          <w:color w:val="000000"/>
        </w:rPr>
        <w:t>略微改善至</w:t>
      </w:r>
      <w:r>
        <w:rPr>
          <w:rFonts w:eastAsia="SimSun"/>
          <w:color w:val="000000"/>
        </w:rPr>
        <w:t xml:space="preserve"> -9.4 ppm</w:t>
      </w:r>
      <w:r>
        <w:rPr>
          <w:rFonts w:eastAsia="SimSun"/>
          <w:color w:val="000000"/>
        </w:rPr>
        <w:t>。</w:t>
      </w:r>
    </w:p>
    <w:p w14:paraId="4B1D29F6" w14:textId="77777777" w:rsidR="00CC08D9" w:rsidRDefault="00F242F5">
      <w:pPr>
        <w:rPr>
          <w:rFonts w:eastAsia="SimSun"/>
          <w:color w:val="000000"/>
        </w:rPr>
      </w:pPr>
      <w:r>
        <w:rPr>
          <w:rFonts w:eastAsia="SimSun" w:hint="eastAsia"/>
          <w:color w:val="000000"/>
        </w:rPr>
        <w:t>在</w:t>
      </w:r>
      <w:r>
        <w:rPr>
          <w:rFonts w:eastAsia="SimSun"/>
          <w:color w:val="000000"/>
        </w:rPr>
        <w:t>继续处理剩余的肽段之前，可以花些时间</w:t>
      </w:r>
      <w:r>
        <w:rPr>
          <w:rFonts w:eastAsia="SimSun" w:hint="eastAsia"/>
          <w:color w:val="000000"/>
        </w:rPr>
        <w:t>查看</w:t>
      </w:r>
      <w:r>
        <w:rPr>
          <w:rFonts w:eastAsia="SimSun"/>
          <w:color w:val="000000"/>
        </w:rPr>
        <w:t>提取的色谱图中</w:t>
      </w:r>
      <w:r>
        <w:rPr>
          <w:rFonts w:eastAsia="SimSun" w:hint="eastAsia"/>
          <w:color w:val="000000"/>
        </w:rPr>
        <w:t>捕捉到</w:t>
      </w:r>
      <w:r>
        <w:rPr>
          <w:rFonts w:eastAsia="SimSun"/>
          <w:color w:val="000000"/>
        </w:rPr>
        <w:t>的</w:t>
      </w:r>
      <w:r>
        <w:rPr>
          <w:rFonts w:eastAsia="SimSun" w:hint="eastAsia"/>
          <w:color w:val="000000"/>
        </w:rPr>
        <w:t>其它</w:t>
      </w:r>
      <w:r>
        <w:rPr>
          <w:rFonts w:eastAsia="SimSun"/>
          <w:color w:val="000000"/>
        </w:rPr>
        <w:t>两个峰。</w:t>
      </w:r>
      <w:r>
        <w:rPr>
          <w:rFonts w:eastAsia="SimSun"/>
          <w:color w:val="000000"/>
        </w:rPr>
        <w:t xml:space="preserve">40.5 </w:t>
      </w:r>
      <w:r>
        <w:rPr>
          <w:rFonts w:eastAsia="SimSun"/>
          <w:color w:val="000000"/>
        </w:rPr>
        <w:t>分钟的峰在</w:t>
      </w:r>
      <w:r>
        <w:rPr>
          <w:rFonts w:eastAsia="SimSun" w:hint="eastAsia"/>
          <w:color w:val="000000"/>
        </w:rPr>
        <w:br/>
      </w:r>
      <w:r>
        <w:rPr>
          <w:rFonts w:eastAsia="SimSun"/>
          <w:color w:val="000000"/>
        </w:rPr>
        <w:t>所有</w:t>
      </w:r>
      <w:r>
        <w:rPr>
          <w:rFonts w:eastAsia="SimSun"/>
          <w:color w:val="000000"/>
        </w:rPr>
        <w:t xml:space="preserve"> 3 </w:t>
      </w:r>
      <w:r>
        <w:rPr>
          <w:rFonts w:eastAsia="SimSun"/>
          <w:color w:val="000000"/>
        </w:rPr>
        <w:t>个母离子（</w:t>
      </w:r>
      <w:r>
        <w:rPr>
          <w:rFonts w:eastAsia="SimSun"/>
          <w:color w:val="000000"/>
        </w:rPr>
        <w:t>M</w:t>
      </w:r>
      <w:r>
        <w:rPr>
          <w:rFonts w:eastAsia="SimSun"/>
          <w:color w:val="000000"/>
        </w:rPr>
        <w:t>、</w:t>
      </w:r>
      <w:r>
        <w:rPr>
          <w:rFonts w:eastAsia="SimSun"/>
          <w:color w:val="000000"/>
        </w:rPr>
        <w:t xml:space="preserve">M+1 </w:t>
      </w:r>
      <w:r>
        <w:rPr>
          <w:rFonts w:eastAsia="SimSun"/>
          <w:color w:val="000000"/>
        </w:rPr>
        <w:t>和</w:t>
      </w:r>
      <w:r>
        <w:rPr>
          <w:rFonts w:eastAsia="SimSun"/>
          <w:color w:val="000000"/>
        </w:rPr>
        <w:t xml:space="preserve"> M+2</w:t>
      </w:r>
      <w:r>
        <w:rPr>
          <w:rFonts w:eastAsia="SimSun"/>
          <w:color w:val="000000"/>
        </w:rPr>
        <w:t>）通道的信号都非常好，但还可以看到，质量误差</w:t>
      </w:r>
      <w:r>
        <w:rPr>
          <w:rFonts w:eastAsia="SimSun" w:hint="eastAsia"/>
          <w:color w:val="000000"/>
        </w:rPr>
        <w:t>一致性</w:t>
      </w:r>
      <w:r>
        <w:rPr>
          <w:rFonts w:eastAsia="SimSun"/>
          <w:color w:val="000000"/>
        </w:rPr>
        <w:t>也比预期小（</w:t>
      </w:r>
      <w:r>
        <w:rPr>
          <w:rFonts w:eastAsia="SimSun"/>
          <w:color w:val="000000"/>
        </w:rPr>
        <w:t xml:space="preserve">-20.9 </w:t>
      </w:r>
      <w:r>
        <w:rPr>
          <w:rFonts w:eastAsia="SimSun"/>
          <w:color w:val="000000"/>
        </w:rPr>
        <w:t>和</w:t>
      </w:r>
      <w:r>
        <w:rPr>
          <w:rFonts w:eastAsia="SimSun"/>
          <w:color w:val="000000"/>
        </w:rPr>
        <w:t xml:space="preserve"> -38.3 ppm</w:t>
      </w:r>
      <w:r>
        <w:rPr>
          <w:rFonts w:eastAsia="SimSun"/>
          <w:color w:val="000000"/>
        </w:rPr>
        <w:t>）。</w:t>
      </w:r>
    </w:p>
    <w:p w14:paraId="38DF90BF" w14:textId="77777777" w:rsidR="00CC08D9" w:rsidRDefault="00F242F5">
      <w:pPr>
        <w:pStyle w:val="ListParagraph"/>
        <w:numPr>
          <w:ilvl w:val="0"/>
          <w:numId w:val="15"/>
        </w:numPr>
        <w:rPr>
          <w:rFonts w:eastAsia="SimSun"/>
          <w:color w:val="000000"/>
        </w:rPr>
      </w:pPr>
      <w:r>
        <w:rPr>
          <w:rFonts w:eastAsia="SimSun"/>
          <w:color w:val="000000"/>
        </w:rPr>
        <w:t>单击</w:t>
      </w:r>
      <w:r>
        <w:rPr>
          <w:rFonts w:eastAsia="SimSun"/>
          <w:color w:val="000000"/>
        </w:rPr>
        <w:t xml:space="preserve"> 40.5 </w:t>
      </w:r>
      <w:r>
        <w:rPr>
          <w:rFonts w:eastAsia="SimSun"/>
          <w:color w:val="000000"/>
        </w:rPr>
        <w:t>分钟的峰上面的标签。</w:t>
      </w:r>
    </w:p>
    <w:p w14:paraId="73C0B9B6" w14:textId="77777777" w:rsidR="00CC08D9" w:rsidRDefault="00F242F5">
      <w:pPr>
        <w:rPr>
          <w:rFonts w:eastAsia="SimSun"/>
          <w:color w:val="000000"/>
        </w:rPr>
      </w:pPr>
      <w:r>
        <w:rPr>
          <w:rFonts w:eastAsia="SimSun" w:hint="eastAsia"/>
          <w:color w:val="000000"/>
        </w:rPr>
        <w:t>这步操作会使得</w:t>
      </w:r>
      <w:r>
        <w:rPr>
          <w:rFonts w:eastAsia="SimSun"/>
          <w:color w:val="000000"/>
        </w:rPr>
        <w:t xml:space="preserve"> Skyline </w:t>
      </w:r>
      <w:r>
        <w:rPr>
          <w:rFonts w:eastAsia="SimSun"/>
          <w:color w:val="000000"/>
        </w:rPr>
        <w:t>挑选这些峰，并在</w:t>
      </w:r>
      <w:r>
        <w:rPr>
          <w:rFonts w:eastAsia="SimSun"/>
          <w:b/>
          <w:color w:val="000000"/>
        </w:rPr>
        <w:t>峰面积</w:t>
      </w:r>
      <w:r>
        <w:rPr>
          <w:rFonts w:eastAsia="SimSun"/>
          <w:color w:val="000000"/>
        </w:rPr>
        <w:t>图中显示它们的</w:t>
      </w:r>
      <w:r>
        <w:rPr>
          <w:rFonts w:eastAsia="SimSun"/>
          <w:color w:val="000000"/>
        </w:rPr>
        <w:t xml:space="preserve"> </w:t>
      </w:r>
      <w:proofErr w:type="spellStart"/>
      <w:r>
        <w:rPr>
          <w:rFonts w:eastAsia="SimSun"/>
          <w:color w:val="000000"/>
        </w:rPr>
        <w:t>idotp</w:t>
      </w:r>
      <w:proofErr w:type="spellEnd"/>
      <w:r>
        <w:rPr>
          <w:rFonts w:eastAsia="SimSun"/>
          <w:color w:val="000000"/>
        </w:rPr>
        <w:t xml:space="preserve"> </w:t>
      </w:r>
      <w:r>
        <w:rPr>
          <w:rFonts w:eastAsia="SimSun"/>
          <w:color w:val="000000"/>
        </w:rPr>
        <w:t>值低于此前选择的峰（</w:t>
      </w:r>
      <w:r>
        <w:rPr>
          <w:rFonts w:eastAsia="SimSun"/>
          <w:color w:val="000000"/>
        </w:rPr>
        <w:t xml:space="preserve">0.86 </w:t>
      </w:r>
      <w:r>
        <w:rPr>
          <w:rFonts w:eastAsia="SimSun"/>
          <w:color w:val="000000"/>
        </w:rPr>
        <w:t>和</w:t>
      </w:r>
      <w:r>
        <w:rPr>
          <w:rFonts w:eastAsia="SimSun"/>
          <w:color w:val="000000"/>
        </w:rPr>
        <w:t xml:space="preserve"> 0.87</w:t>
      </w:r>
      <w:r>
        <w:rPr>
          <w:rFonts w:eastAsia="SimSun"/>
          <w:color w:val="000000"/>
        </w:rPr>
        <w:t>，而此前为</w:t>
      </w:r>
      <w:r>
        <w:rPr>
          <w:rFonts w:eastAsia="SimSun"/>
          <w:color w:val="000000"/>
        </w:rPr>
        <w:t xml:space="preserve"> 0.9 </w:t>
      </w:r>
      <w:r>
        <w:rPr>
          <w:rFonts w:eastAsia="SimSun"/>
          <w:color w:val="000000"/>
        </w:rPr>
        <w:t>和</w:t>
      </w:r>
      <w:r>
        <w:rPr>
          <w:rFonts w:eastAsia="SimSun"/>
          <w:color w:val="000000"/>
        </w:rPr>
        <w:t xml:space="preserve"> 0.99</w:t>
      </w:r>
      <w:r>
        <w:rPr>
          <w:rFonts w:eastAsia="SimSun"/>
          <w:color w:val="000000"/>
        </w:rPr>
        <w:t>）：</w:t>
      </w:r>
    </w:p>
    <w:p w14:paraId="43A18283" w14:textId="77777777" w:rsidR="00CC08D9" w:rsidRDefault="00F242F5">
      <w:pPr>
        <w:jc w:val="center"/>
        <w:rPr>
          <w:rFonts w:eastAsia="SimSun"/>
          <w:color w:val="000000"/>
        </w:rPr>
      </w:pPr>
      <w:r>
        <w:rPr>
          <w:rFonts w:eastAsia="SimSun"/>
          <w:noProof/>
          <w:color w:val="000000"/>
        </w:rPr>
        <w:drawing>
          <wp:inline distT="0" distB="0" distL="0" distR="0">
            <wp:extent cx="3095625" cy="32575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3095625" cy="3257550"/>
                    </a:xfrm>
                    <a:prstGeom prst="rect">
                      <a:avLst/>
                    </a:prstGeom>
                    <a:noFill/>
                    <a:ln>
                      <a:noFill/>
                    </a:ln>
                  </pic:spPr>
                </pic:pic>
              </a:graphicData>
            </a:graphic>
          </wp:inline>
        </w:drawing>
      </w:r>
    </w:p>
    <w:p w14:paraId="2618BE1F" w14:textId="77777777" w:rsidR="00CC08D9" w:rsidRDefault="00F242F5">
      <w:pPr>
        <w:rPr>
          <w:rFonts w:eastAsia="SimSun"/>
          <w:color w:val="000000"/>
        </w:rPr>
      </w:pPr>
      <w:r>
        <w:rPr>
          <w:rFonts w:eastAsia="SimSun"/>
          <w:color w:val="000000"/>
        </w:rPr>
        <w:t>您可以查看标示</w:t>
      </w:r>
      <w:r>
        <w:rPr>
          <w:rFonts w:eastAsia="SimSun"/>
          <w:color w:val="000000"/>
        </w:rPr>
        <w:t>“</w:t>
      </w:r>
      <w:r>
        <w:rPr>
          <w:rFonts w:eastAsia="SimSun"/>
          <w:color w:val="000000"/>
        </w:rPr>
        <w:t>预期的</w:t>
      </w:r>
      <w:r>
        <w:rPr>
          <w:rFonts w:eastAsia="SimSun"/>
          <w:color w:val="000000"/>
        </w:rPr>
        <w:t>”</w:t>
      </w:r>
      <w:r>
        <w:rPr>
          <w:rFonts w:eastAsia="SimSun"/>
          <w:color w:val="000000"/>
        </w:rPr>
        <w:t>色谱柱中的分布，因为</w:t>
      </w:r>
      <w:r>
        <w:rPr>
          <w:rFonts w:eastAsia="SimSun"/>
          <w:color w:val="000000"/>
        </w:rPr>
        <w:t xml:space="preserve"> M+2 </w:t>
      </w:r>
      <w:r>
        <w:rPr>
          <w:rFonts w:eastAsia="SimSun"/>
          <w:color w:val="000000"/>
        </w:rPr>
        <w:t>和</w:t>
      </w:r>
      <w:r>
        <w:rPr>
          <w:rFonts w:eastAsia="SimSun"/>
          <w:color w:val="000000"/>
        </w:rPr>
        <w:t xml:space="preserve"> M+3 </w:t>
      </w:r>
      <w:r>
        <w:rPr>
          <w:rFonts w:eastAsia="SimSun"/>
          <w:color w:val="000000"/>
        </w:rPr>
        <w:t>同位峰比目标肽段的预期同位素分布强度小，这表明产生此峰的肽段中碳原子比目标肽段中的少（因此产生</w:t>
      </w:r>
      <w:r>
        <w:rPr>
          <w:rFonts w:eastAsia="SimSun"/>
          <w:color w:val="000000"/>
        </w:rPr>
        <w:t xml:space="preserve"> 13C </w:t>
      </w:r>
      <w:r>
        <w:rPr>
          <w:rFonts w:eastAsia="SimSun"/>
          <w:color w:val="000000"/>
        </w:rPr>
        <w:t>的机会较小），而目标肽段采用的是大约</w:t>
      </w:r>
      <w:r>
        <w:rPr>
          <w:rFonts w:eastAsia="SimSun"/>
          <w:color w:val="000000"/>
        </w:rPr>
        <w:t xml:space="preserve"> 37 </w:t>
      </w:r>
      <w:r>
        <w:rPr>
          <w:rFonts w:eastAsia="SimSun"/>
          <w:color w:val="000000"/>
        </w:rPr>
        <w:t>分钟时的一个</w:t>
      </w:r>
      <w:r>
        <w:rPr>
          <w:rFonts w:eastAsia="SimSun" w:hint="eastAsia"/>
          <w:color w:val="000000"/>
        </w:rPr>
        <w:t>串联质谱</w:t>
      </w:r>
      <w:r>
        <w:rPr>
          <w:rFonts w:eastAsia="SimSun"/>
          <w:color w:val="000000"/>
        </w:rPr>
        <w:t>ID</w:t>
      </w:r>
      <w:r>
        <w:rPr>
          <w:rFonts w:eastAsia="SimSun"/>
          <w:color w:val="000000"/>
        </w:rPr>
        <w:t>。</w:t>
      </w:r>
    </w:p>
    <w:p w14:paraId="1E427FA2" w14:textId="77777777" w:rsidR="00CC08D9" w:rsidRDefault="00F242F5">
      <w:pPr>
        <w:rPr>
          <w:rFonts w:eastAsia="SimSun"/>
          <w:color w:val="000000"/>
        </w:rPr>
      </w:pPr>
      <w:r>
        <w:rPr>
          <w:rFonts w:eastAsia="SimSun"/>
          <w:color w:val="000000"/>
        </w:rPr>
        <w:t>转向第</w:t>
      </w:r>
      <w:r>
        <w:rPr>
          <w:rFonts w:eastAsia="SimSun"/>
          <w:color w:val="000000"/>
        </w:rPr>
        <w:t xml:space="preserve"> 33 </w:t>
      </w:r>
      <w:r>
        <w:rPr>
          <w:rFonts w:eastAsia="SimSun"/>
          <w:color w:val="000000"/>
        </w:rPr>
        <w:t>分钟时的峰，可以看到，此峰没有任何信号标明属于目标肽段的单一同位素峰</w:t>
      </w:r>
      <w:r>
        <w:rPr>
          <w:rFonts w:eastAsia="SimSun"/>
          <w:i/>
          <w:color w:val="000000"/>
        </w:rPr>
        <w:t>质荷比</w:t>
      </w:r>
      <w:r>
        <w:rPr>
          <w:rFonts w:eastAsia="SimSun"/>
          <w:color w:val="000000"/>
        </w:rPr>
        <w:t>，但由于有与</w:t>
      </w:r>
      <w:r>
        <w:rPr>
          <w:rFonts w:eastAsia="SimSun"/>
          <w:color w:val="000000"/>
        </w:rPr>
        <w:t xml:space="preserve"> M+1 </w:t>
      </w:r>
      <w:r>
        <w:rPr>
          <w:rFonts w:eastAsia="SimSun"/>
          <w:color w:val="000000"/>
        </w:rPr>
        <w:t>和</w:t>
      </w:r>
      <w:r>
        <w:rPr>
          <w:rFonts w:eastAsia="SimSun"/>
          <w:color w:val="000000"/>
        </w:rPr>
        <w:t xml:space="preserve"> M+2 </w:t>
      </w:r>
      <w:r>
        <w:rPr>
          <w:rFonts w:eastAsia="SimSun"/>
          <w:color w:val="000000"/>
        </w:rPr>
        <w:t>的强度非常相似的峰，所以与目标肽段的</w:t>
      </w:r>
      <w:r>
        <w:rPr>
          <w:rFonts w:eastAsia="SimSun"/>
          <w:color w:val="000000"/>
        </w:rPr>
        <w:t xml:space="preserve"> M </w:t>
      </w:r>
      <w:r>
        <w:rPr>
          <w:rFonts w:eastAsia="SimSun"/>
          <w:color w:val="000000"/>
        </w:rPr>
        <w:t>和</w:t>
      </w:r>
      <w:r>
        <w:rPr>
          <w:rFonts w:eastAsia="SimSun"/>
          <w:color w:val="000000"/>
        </w:rPr>
        <w:t xml:space="preserve"> M+1 </w:t>
      </w:r>
      <w:r>
        <w:rPr>
          <w:rFonts w:eastAsia="SimSun"/>
          <w:color w:val="000000"/>
        </w:rPr>
        <w:t>预测同位素分布相似。该肽段在</w:t>
      </w:r>
      <w:r>
        <w:rPr>
          <w:rFonts w:eastAsia="SimSun"/>
          <w:color w:val="000000"/>
        </w:rPr>
        <w:t xml:space="preserve"> 5b_MCF7_TiTip3 </w:t>
      </w:r>
      <w:r>
        <w:rPr>
          <w:rFonts w:eastAsia="SimSun"/>
          <w:color w:val="000000"/>
        </w:rPr>
        <w:t>中的质量误差是</w:t>
      </w:r>
      <w:r>
        <w:rPr>
          <w:rFonts w:eastAsia="SimSun"/>
          <w:color w:val="000000"/>
        </w:rPr>
        <w:t xml:space="preserve"> +25.8 ppm</w:t>
      </w:r>
      <w:r>
        <w:rPr>
          <w:rFonts w:eastAsia="SimSun"/>
          <w:color w:val="000000"/>
        </w:rPr>
        <w:t>，在</w:t>
      </w:r>
      <w:r>
        <w:rPr>
          <w:rFonts w:eastAsia="SimSun"/>
          <w:color w:val="000000"/>
        </w:rPr>
        <w:t xml:space="preserve"> 1_MC7_TiB_L </w:t>
      </w:r>
      <w:r>
        <w:rPr>
          <w:rFonts w:eastAsia="SimSun"/>
          <w:color w:val="000000"/>
        </w:rPr>
        <w:t>中完全整合时质量误</w:t>
      </w:r>
      <w:r>
        <w:rPr>
          <w:rFonts w:eastAsia="SimSun"/>
          <w:color w:val="000000"/>
        </w:rPr>
        <w:lastRenderedPageBreak/>
        <w:t>差为</w:t>
      </w:r>
      <w:r>
        <w:rPr>
          <w:rFonts w:eastAsia="SimSun"/>
          <w:color w:val="000000"/>
        </w:rPr>
        <w:t xml:space="preserve"> +5.6 ppm</w:t>
      </w:r>
      <w:r>
        <w:rPr>
          <w:rFonts w:eastAsia="SimSun"/>
          <w:color w:val="000000"/>
        </w:rPr>
        <w:t>。虽然这并不像</w:t>
      </w:r>
      <w:r>
        <w:rPr>
          <w:rFonts w:eastAsia="SimSun"/>
          <w:color w:val="000000"/>
        </w:rPr>
        <w:t xml:space="preserve"> 40.5 </w:t>
      </w:r>
      <w:r>
        <w:rPr>
          <w:rFonts w:eastAsia="SimSun"/>
          <w:color w:val="000000"/>
        </w:rPr>
        <w:t>分钟时的峰那样糟糕，但平均误差达</w:t>
      </w:r>
      <w:r>
        <w:rPr>
          <w:rFonts w:eastAsia="SimSun"/>
          <w:color w:val="000000"/>
        </w:rPr>
        <w:t xml:space="preserve"> +15.7 ppm</w:t>
      </w:r>
      <w:r>
        <w:rPr>
          <w:rFonts w:eastAsia="SimSun"/>
          <w:color w:val="000000"/>
        </w:rPr>
        <w:t>，仍比</w:t>
      </w:r>
      <w:r>
        <w:rPr>
          <w:rFonts w:eastAsia="SimSun"/>
          <w:color w:val="000000"/>
        </w:rPr>
        <w:t xml:space="preserve"> 37 </w:t>
      </w:r>
      <w:r>
        <w:rPr>
          <w:rFonts w:eastAsia="SimSun"/>
          <w:color w:val="000000"/>
        </w:rPr>
        <w:t>分钟峰的平均误差</w:t>
      </w:r>
      <w:r>
        <w:rPr>
          <w:rFonts w:eastAsia="SimSun"/>
          <w:color w:val="000000"/>
        </w:rPr>
        <w:t xml:space="preserve"> -3.5 ppm </w:t>
      </w:r>
      <w:r>
        <w:rPr>
          <w:rFonts w:eastAsia="SimSun"/>
          <w:color w:val="000000"/>
        </w:rPr>
        <w:t>差很多。</w:t>
      </w:r>
    </w:p>
    <w:p w14:paraId="7827318E" w14:textId="77777777" w:rsidR="00CC08D9" w:rsidRDefault="00F242F5">
      <w:pPr>
        <w:rPr>
          <w:rFonts w:eastAsia="SimSun"/>
          <w:color w:val="000000"/>
        </w:rPr>
      </w:pPr>
      <w:r>
        <w:rPr>
          <w:rFonts w:eastAsia="SimSun"/>
          <w:color w:val="000000"/>
        </w:rPr>
        <w:t>要想更全面地了解</w:t>
      </w:r>
      <w:r>
        <w:rPr>
          <w:rFonts w:eastAsia="SimSun"/>
          <w:color w:val="000000"/>
        </w:rPr>
        <w:t xml:space="preserve"> 33 </w:t>
      </w:r>
      <w:r>
        <w:rPr>
          <w:rFonts w:eastAsia="SimSun"/>
          <w:color w:val="000000"/>
        </w:rPr>
        <w:t>分钟处峰的同位素分布问题，请执行下列操作：</w:t>
      </w:r>
    </w:p>
    <w:p w14:paraId="12A50E46" w14:textId="77777777" w:rsidR="00CC08D9" w:rsidRDefault="00F242F5">
      <w:pPr>
        <w:pStyle w:val="ListParagraph"/>
        <w:numPr>
          <w:ilvl w:val="0"/>
          <w:numId w:val="15"/>
        </w:numPr>
        <w:rPr>
          <w:rFonts w:eastAsia="SimSun"/>
          <w:color w:val="000000"/>
        </w:rPr>
      </w:pPr>
      <w:r>
        <w:rPr>
          <w:rFonts w:eastAsia="SimSun"/>
          <w:color w:val="000000"/>
        </w:rPr>
        <w:t>单击</w:t>
      </w:r>
      <w:r>
        <w:rPr>
          <w:rFonts w:eastAsia="SimSun"/>
          <w:b/>
          <w:color w:val="000000"/>
        </w:rPr>
        <w:t>目标</w:t>
      </w:r>
      <w:r>
        <w:rPr>
          <w:rFonts w:eastAsia="SimSun"/>
          <w:color w:val="000000"/>
        </w:rPr>
        <w:t>视图中肽段元素左侧的</w:t>
      </w:r>
      <w:r>
        <w:rPr>
          <w:rFonts w:eastAsia="SimSun"/>
          <w:color w:val="000000"/>
        </w:rPr>
        <w:t xml:space="preserve"> + </w:t>
      </w:r>
      <w:r>
        <w:rPr>
          <w:rFonts w:eastAsia="SimSun"/>
          <w:color w:val="000000"/>
        </w:rPr>
        <w:t>图标以展开。</w:t>
      </w:r>
    </w:p>
    <w:p w14:paraId="6121464E" w14:textId="77777777" w:rsidR="00CC08D9" w:rsidRDefault="00F242F5">
      <w:pPr>
        <w:pStyle w:val="ListParagraph"/>
        <w:numPr>
          <w:ilvl w:val="0"/>
          <w:numId w:val="15"/>
        </w:numPr>
        <w:rPr>
          <w:rFonts w:eastAsia="SimSun"/>
          <w:color w:val="000000"/>
        </w:rPr>
      </w:pPr>
      <w:r>
        <w:rPr>
          <w:rFonts w:eastAsia="SimSun"/>
          <w:color w:val="000000"/>
        </w:rPr>
        <w:t>将鼠标光标悬停在</w:t>
      </w:r>
      <w:r>
        <w:rPr>
          <w:rFonts w:eastAsia="SimSun"/>
        </w:rPr>
        <w:t xml:space="preserve"> 732.3099+++ </w:t>
      </w:r>
      <w:r>
        <w:rPr>
          <w:rFonts w:eastAsia="SimSun"/>
        </w:rPr>
        <w:t>母离子元素</w:t>
      </w:r>
      <w:r>
        <w:rPr>
          <w:rFonts w:eastAsia="SimSun"/>
          <w:color w:val="000000"/>
        </w:rPr>
        <w:t>上方。</w:t>
      </w:r>
    </w:p>
    <w:p w14:paraId="549304FD" w14:textId="77777777" w:rsidR="00CC08D9" w:rsidRDefault="00F242F5">
      <w:pPr>
        <w:pStyle w:val="ListParagraph"/>
        <w:numPr>
          <w:ilvl w:val="0"/>
          <w:numId w:val="15"/>
        </w:numPr>
        <w:rPr>
          <w:rFonts w:eastAsia="SimSun"/>
          <w:color w:val="000000"/>
        </w:rPr>
      </w:pPr>
      <w:r>
        <w:rPr>
          <w:rFonts w:eastAsia="SimSun"/>
        </w:rPr>
        <w:t>单击母离子元素右侧的向下箭头。</w:t>
      </w:r>
    </w:p>
    <w:p w14:paraId="273331E8" w14:textId="77777777" w:rsidR="00CC08D9" w:rsidRDefault="00F242F5">
      <w:pPr>
        <w:rPr>
          <w:rFonts w:eastAsia="SimSun"/>
          <w:color w:val="000000"/>
        </w:rPr>
      </w:pPr>
      <w:r>
        <w:rPr>
          <w:rFonts w:eastAsia="SimSun"/>
          <w:color w:val="000000"/>
        </w:rPr>
        <w:t xml:space="preserve">Skyline </w:t>
      </w:r>
      <w:r>
        <w:rPr>
          <w:rFonts w:eastAsia="SimSun"/>
          <w:color w:val="000000"/>
        </w:rPr>
        <w:t>将弹出如下所示的窗口：</w:t>
      </w:r>
    </w:p>
    <w:p w14:paraId="720E5C82" w14:textId="77777777" w:rsidR="00CC08D9" w:rsidRDefault="00F242F5">
      <w:pPr>
        <w:rPr>
          <w:rFonts w:eastAsia="SimSun"/>
          <w:color w:val="000000"/>
        </w:rPr>
      </w:pPr>
      <w:r>
        <w:rPr>
          <w:rFonts w:eastAsia="SimSun"/>
          <w:noProof/>
        </w:rPr>
        <w:drawing>
          <wp:inline distT="0" distB="0" distL="0" distR="0">
            <wp:extent cx="3905250" cy="21526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39"/>
                    <a:stretch>
                      <a:fillRect/>
                    </a:stretch>
                  </pic:blipFill>
                  <pic:spPr>
                    <a:xfrm>
                      <a:off x="0" y="0"/>
                      <a:ext cx="3905250" cy="2152650"/>
                    </a:xfrm>
                    <a:prstGeom prst="rect">
                      <a:avLst/>
                    </a:prstGeom>
                  </pic:spPr>
                </pic:pic>
              </a:graphicData>
            </a:graphic>
          </wp:inline>
        </w:drawing>
      </w:r>
    </w:p>
    <w:p w14:paraId="2BFFCF27" w14:textId="77777777" w:rsidR="00CC08D9" w:rsidRDefault="00F242F5">
      <w:pPr>
        <w:rPr>
          <w:rFonts w:eastAsia="SimSun"/>
          <w:color w:val="000000"/>
        </w:rPr>
      </w:pPr>
      <w:r>
        <w:rPr>
          <w:rFonts w:eastAsia="SimSun"/>
          <w:color w:val="000000"/>
        </w:rPr>
        <w:t>如果仅看到这三个母离子离子对：</w:t>
      </w:r>
    </w:p>
    <w:p w14:paraId="0FBAE29D" w14:textId="77777777" w:rsidR="00CC08D9" w:rsidRDefault="00F242F5">
      <w:pPr>
        <w:pStyle w:val="ListParagraph"/>
        <w:numPr>
          <w:ilvl w:val="0"/>
          <w:numId w:val="16"/>
        </w:numPr>
        <w:rPr>
          <w:rFonts w:eastAsia="SimSun"/>
          <w:color w:val="000000"/>
        </w:rPr>
      </w:pPr>
      <w:r>
        <w:rPr>
          <w:rFonts w:eastAsia="SimSun"/>
          <w:color w:val="000000"/>
        </w:rPr>
        <w:t>单击漏斗图标，删除离子对筛选。</w:t>
      </w:r>
    </w:p>
    <w:p w14:paraId="0F94538A" w14:textId="77777777" w:rsidR="00CC08D9" w:rsidRDefault="00F242F5">
      <w:pPr>
        <w:rPr>
          <w:rFonts w:eastAsia="SimSun"/>
          <w:color w:val="000000"/>
        </w:rPr>
      </w:pPr>
      <w:r>
        <w:rPr>
          <w:rFonts w:eastAsia="SimSun"/>
          <w:color w:val="000000"/>
        </w:rPr>
        <w:t>这样</w:t>
      </w:r>
      <w:r>
        <w:rPr>
          <w:rFonts w:eastAsia="SimSun"/>
          <w:color w:val="000000"/>
        </w:rPr>
        <w:t xml:space="preserve"> Skyline </w:t>
      </w:r>
      <w:r>
        <w:rPr>
          <w:rFonts w:eastAsia="SimSun"/>
          <w:color w:val="000000"/>
        </w:rPr>
        <w:t>就会显示此肽段母离子所有可能的离子对：</w:t>
      </w:r>
    </w:p>
    <w:p w14:paraId="485598F1" w14:textId="77777777" w:rsidR="00CC08D9" w:rsidRDefault="00F242F5">
      <w:pPr>
        <w:rPr>
          <w:rFonts w:eastAsia="SimSun"/>
          <w:color w:val="000000"/>
        </w:rPr>
      </w:pPr>
      <w:r>
        <w:rPr>
          <w:rFonts w:eastAsia="SimSun"/>
          <w:noProof/>
        </w:rPr>
        <w:drawing>
          <wp:inline distT="0" distB="0" distL="0" distR="0">
            <wp:extent cx="3905250" cy="21526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40"/>
                    <a:stretch>
                      <a:fillRect/>
                    </a:stretch>
                  </pic:blipFill>
                  <pic:spPr>
                    <a:xfrm>
                      <a:off x="0" y="0"/>
                      <a:ext cx="3905250" cy="2152650"/>
                    </a:xfrm>
                    <a:prstGeom prst="rect">
                      <a:avLst/>
                    </a:prstGeom>
                  </pic:spPr>
                </pic:pic>
              </a:graphicData>
            </a:graphic>
          </wp:inline>
        </w:drawing>
      </w:r>
    </w:p>
    <w:p w14:paraId="16D93E27" w14:textId="77777777" w:rsidR="00CC08D9" w:rsidRDefault="00F242F5">
      <w:pPr>
        <w:rPr>
          <w:rFonts w:eastAsia="SimSun"/>
          <w:color w:val="000000"/>
        </w:rPr>
      </w:pPr>
      <w:r>
        <w:rPr>
          <w:rFonts w:eastAsia="SimSun"/>
          <w:color w:val="000000"/>
        </w:rPr>
        <w:t>绿色虚线表示</w:t>
      </w:r>
      <w:r>
        <w:rPr>
          <w:rFonts w:eastAsia="SimSun"/>
          <w:color w:val="000000"/>
        </w:rPr>
        <w:t xml:space="preserve"> Skyline </w:t>
      </w:r>
      <w:r>
        <w:rPr>
          <w:rFonts w:eastAsia="SimSun"/>
          <w:color w:val="000000"/>
        </w:rPr>
        <w:t>已获得色谱图数据的离子对。</w:t>
      </w:r>
      <w:r>
        <w:rPr>
          <w:rFonts w:eastAsia="SimSun"/>
          <w:color w:val="000000"/>
        </w:rPr>
        <w:t xml:space="preserve">Skyline </w:t>
      </w:r>
      <w:r>
        <w:rPr>
          <w:rFonts w:eastAsia="SimSun"/>
          <w:color w:val="000000"/>
        </w:rPr>
        <w:t>自动提取同位素分布中所有峰的色谱图，预计至少占据整个分布的</w:t>
      </w:r>
      <w:r>
        <w:rPr>
          <w:rFonts w:eastAsia="SimSun"/>
          <w:color w:val="000000"/>
        </w:rPr>
        <w:t xml:space="preserve"> 1%</w:t>
      </w:r>
      <w:r>
        <w:rPr>
          <w:rFonts w:eastAsia="SimSun"/>
          <w:color w:val="000000"/>
        </w:rPr>
        <w:t>。此外，</w:t>
      </w:r>
      <w:r>
        <w:rPr>
          <w:rFonts w:eastAsia="SimSun"/>
          <w:color w:val="000000"/>
        </w:rPr>
        <w:t xml:space="preserve">Skyline </w:t>
      </w:r>
      <w:r>
        <w:rPr>
          <w:rFonts w:eastAsia="SimSun"/>
          <w:color w:val="000000"/>
        </w:rPr>
        <w:t>始终提取</w:t>
      </w:r>
      <w:r>
        <w:rPr>
          <w:rFonts w:eastAsia="SimSun"/>
          <w:color w:val="000000"/>
        </w:rPr>
        <w:t xml:space="preserve"> M-1 </w:t>
      </w:r>
      <w:r>
        <w:rPr>
          <w:rFonts w:eastAsia="SimSun"/>
          <w:color w:val="000000"/>
        </w:rPr>
        <w:t>的色谱图，因为</w:t>
      </w:r>
      <w:r>
        <w:rPr>
          <w:rFonts w:eastAsia="SimSun" w:hint="eastAsia"/>
          <w:color w:val="000000"/>
        </w:rPr>
        <w:t>在该</w:t>
      </w:r>
      <w:r>
        <w:rPr>
          <w:rFonts w:eastAsia="SimSun" w:hint="eastAsia"/>
          <w:i/>
          <w:iCs/>
          <w:color w:val="000000"/>
        </w:rPr>
        <w:t>质荷比</w:t>
      </w:r>
      <w:r>
        <w:rPr>
          <w:rFonts w:eastAsia="SimSun" w:hint="eastAsia"/>
          <w:color w:val="000000"/>
        </w:rPr>
        <w:t>下，没有干扰的</w:t>
      </w:r>
      <w:r>
        <w:rPr>
          <w:rFonts w:eastAsia="SimSun"/>
          <w:color w:val="000000"/>
        </w:rPr>
        <w:t>挑选正确的峰一般不会产生信号。</w:t>
      </w:r>
    </w:p>
    <w:p w14:paraId="27322786" w14:textId="77777777" w:rsidR="00CC08D9" w:rsidRDefault="00F242F5">
      <w:pPr>
        <w:pStyle w:val="ListParagraph"/>
        <w:numPr>
          <w:ilvl w:val="0"/>
          <w:numId w:val="16"/>
        </w:numPr>
        <w:rPr>
          <w:rFonts w:eastAsia="SimSun"/>
          <w:b/>
          <w:color w:val="000000"/>
        </w:rPr>
      </w:pPr>
      <w:r>
        <w:rPr>
          <w:rFonts w:eastAsia="SimSun"/>
          <w:color w:val="000000"/>
        </w:rPr>
        <w:lastRenderedPageBreak/>
        <w:t>选中</w:t>
      </w:r>
      <w:r>
        <w:rPr>
          <w:rFonts w:eastAsia="SimSun"/>
          <w:color w:val="000000"/>
        </w:rPr>
        <w:t xml:space="preserve"> M+3 </w:t>
      </w:r>
      <w:r>
        <w:rPr>
          <w:rFonts w:eastAsia="SimSun"/>
          <w:color w:val="000000"/>
        </w:rPr>
        <w:t>和</w:t>
      </w:r>
      <w:r>
        <w:rPr>
          <w:rFonts w:eastAsia="SimSun"/>
          <w:color w:val="000000"/>
        </w:rPr>
        <w:t xml:space="preserve"> M+4 </w:t>
      </w:r>
      <w:r>
        <w:rPr>
          <w:rFonts w:eastAsia="SimSun"/>
          <w:color w:val="000000"/>
        </w:rPr>
        <w:t>离子对。</w:t>
      </w:r>
    </w:p>
    <w:p w14:paraId="4A2312DA" w14:textId="77777777" w:rsidR="00CC08D9" w:rsidRDefault="00F242F5">
      <w:pPr>
        <w:pStyle w:val="ListParagraph"/>
        <w:numPr>
          <w:ilvl w:val="0"/>
          <w:numId w:val="16"/>
        </w:numPr>
        <w:rPr>
          <w:rFonts w:eastAsia="SimSun"/>
          <w:b/>
          <w:color w:val="000000"/>
        </w:rPr>
      </w:pPr>
      <w:r>
        <w:rPr>
          <w:rFonts w:eastAsia="SimSun"/>
          <w:color w:val="000000"/>
        </w:rPr>
        <w:t>单击左上方的绿色复选框，或按</w:t>
      </w:r>
      <w:r>
        <w:rPr>
          <w:rFonts w:eastAsia="SimSun"/>
          <w:color w:val="000000"/>
        </w:rPr>
        <w:t xml:space="preserve"> Enter </w:t>
      </w:r>
      <w:r>
        <w:rPr>
          <w:rFonts w:eastAsia="SimSun"/>
          <w:color w:val="000000"/>
        </w:rPr>
        <w:t>键。</w:t>
      </w:r>
    </w:p>
    <w:p w14:paraId="3E970080" w14:textId="77777777" w:rsidR="00CC08D9" w:rsidRDefault="00F242F5">
      <w:pPr>
        <w:rPr>
          <w:rFonts w:eastAsia="SimSun"/>
          <w:color w:val="000000"/>
        </w:rPr>
      </w:pPr>
      <w:r>
        <w:rPr>
          <w:rFonts w:eastAsia="SimSun"/>
          <w:color w:val="000000"/>
        </w:rPr>
        <w:t>这项操作将在图中增加</w:t>
      </w:r>
      <w:r>
        <w:rPr>
          <w:rFonts w:eastAsia="SimSun"/>
          <w:color w:val="000000"/>
        </w:rPr>
        <w:t xml:space="preserve"> M+3 </w:t>
      </w:r>
      <w:r>
        <w:rPr>
          <w:rFonts w:eastAsia="SimSun"/>
          <w:color w:val="000000"/>
        </w:rPr>
        <w:t>和</w:t>
      </w:r>
      <w:r>
        <w:rPr>
          <w:rFonts w:eastAsia="SimSun"/>
          <w:color w:val="000000"/>
        </w:rPr>
        <w:t xml:space="preserve"> M+4 </w:t>
      </w:r>
      <w:r>
        <w:rPr>
          <w:rFonts w:eastAsia="SimSun"/>
          <w:color w:val="000000"/>
        </w:rPr>
        <w:t>的色谱图，您将</w:t>
      </w:r>
      <w:r>
        <w:rPr>
          <w:rFonts w:eastAsia="SimSun" w:hint="eastAsia"/>
          <w:color w:val="000000"/>
        </w:rPr>
        <w:t>看到</w:t>
      </w:r>
      <w:r>
        <w:rPr>
          <w:rFonts w:eastAsia="SimSun"/>
          <w:color w:val="000000"/>
        </w:rPr>
        <w:t>在</w:t>
      </w:r>
      <w:r>
        <w:rPr>
          <w:rFonts w:eastAsia="SimSun"/>
          <w:color w:val="000000"/>
        </w:rPr>
        <w:t xml:space="preserve"> 33 </w:t>
      </w:r>
      <w:r>
        <w:rPr>
          <w:rFonts w:eastAsia="SimSun"/>
          <w:color w:val="000000"/>
        </w:rPr>
        <w:t>分钟</w:t>
      </w:r>
      <w:r>
        <w:rPr>
          <w:rFonts w:eastAsia="SimSun" w:hint="eastAsia"/>
          <w:color w:val="000000"/>
        </w:rPr>
        <w:t>处峰信号强度高于</w:t>
      </w:r>
      <w:r>
        <w:rPr>
          <w:rFonts w:eastAsia="SimSun"/>
          <w:color w:val="000000"/>
        </w:rPr>
        <w:t xml:space="preserve"> 37 </w:t>
      </w:r>
      <w:r>
        <w:rPr>
          <w:rFonts w:eastAsia="SimSun"/>
          <w:color w:val="000000"/>
        </w:rPr>
        <w:t>分钟</w:t>
      </w:r>
      <w:r>
        <w:rPr>
          <w:rFonts w:eastAsia="SimSun" w:hint="eastAsia"/>
          <w:color w:val="000000"/>
        </w:rPr>
        <w:t>处鉴定的</w:t>
      </w:r>
      <w:r>
        <w:rPr>
          <w:rFonts w:eastAsia="SimSun"/>
          <w:color w:val="000000"/>
        </w:rPr>
        <w:t>峰。在使用</w:t>
      </w:r>
      <w:r>
        <w:rPr>
          <w:rFonts w:eastAsia="SimSun"/>
          <w:color w:val="000000"/>
        </w:rPr>
        <w:t xml:space="preserve"> Skyline </w:t>
      </w:r>
      <w:r>
        <w:rPr>
          <w:rFonts w:eastAsia="SimSun"/>
          <w:color w:val="000000"/>
        </w:rPr>
        <w:t>处理任何类型的色谱图数据时，可靠的保留时间重复性的作用相当重要，其重要性无论怎么强调也不为过。</w:t>
      </w:r>
    </w:p>
    <w:p w14:paraId="41FAF708" w14:textId="77777777" w:rsidR="00CC08D9" w:rsidRDefault="00F242F5">
      <w:pPr>
        <w:rPr>
          <w:rFonts w:eastAsia="SimSun"/>
          <w:color w:val="000000"/>
        </w:rPr>
      </w:pPr>
      <w:r>
        <w:rPr>
          <w:rFonts w:eastAsia="SimSun"/>
          <w:noProof/>
          <w:color w:val="000000"/>
        </w:rPr>
        <w:drawing>
          <wp:inline distT="0" distB="0" distL="0" distR="0">
            <wp:extent cx="4171950" cy="39433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4171950" cy="3943350"/>
                    </a:xfrm>
                    <a:prstGeom prst="rect">
                      <a:avLst/>
                    </a:prstGeom>
                    <a:noFill/>
                    <a:ln>
                      <a:noFill/>
                    </a:ln>
                  </pic:spPr>
                </pic:pic>
              </a:graphicData>
            </a:graphic>
          </wp:inline>
        </w:drawing>
      </w:r>
    </w:p>
    <w:p w14:paraId="53E3C127" w14:textId="77777777" w:rsidR="00CC08D9" w:rsidRDefault="00F242F5">
      <w:pPr>
        <w:rPr>
          <w:rFonts w:eastAsia="SimSun"/>
          <w:color w:val="000000"/>
        </w:rPr>
      </w:pPr>
      <w:r>
        <w:rPr>
          <w:rFonts w:eastAsia="SimSun"/>
          <w:color w:val="000000"/>
        </w:rPr>
        <w:t>您现在可以相当确信，</w:t>
      </w:r>
      <w:r>
        <w:rPr>
          <w:rFonts w:eastAsia="SimSun"/>
          <w:color w:val="000000"/>
        </w:rPr>
        <w:t xml:space="preserve">33 </w:t>
      </w:r>
      <w:r>
        <w:rPr>
          <w:rFonts w:eastAsia="SimSun"/>
          <w:color w:val="000000"/>
        </w:rPr>
        <w:t>分钟时的峰确由另一种肽段产生，其原子组成与目标肽段非常相似，同时也带有三个电荷，不同之处仅仅在于其单一同位素峰质量比目标的大</w:t>
      </w:r>
      <w:r>
        <w:rPr>
          <w:rFonts w:eastAsia="SimSun"/>
          <w:color w:val="000000"/>
        </w:rPr>
        <w:t xml:space="preserve"> 1 Dalton</w:t>
      </w:r>
      <w:r>
        <w:rPr>
          <w:rFonts w:eastAsia="SimSun"/>
          <w:color w:val="000000"/>
        </w:rPr>
        <w:t>。</w:t>
      </w:r>
    </w:p>
    <w:p w14:paraId="6375C770" w14:textId="77777777" w:rsidR="00CC08D9" w:rsidRDefault="00F242F5">
      <w:pPr>
        <w:pStyle w:val="ListParagraph"/>
        <w:numPr>
          <w:ilvl w:val="0"/>
          <w:numId w:val="17"/>
        </w:numPr>
        <w:rPr>
          <w:rFonts w:eastAsia="SimSun"/>
          <w:color w:val="000000"/>
        </w:rPr>
      </w:pPr>
      <w:r>
        <w:rPr>
          <w:rFonts w:eastAsia="SimSun"/>
          <w:color w:val="000000"/>
        </w:rPr>
        <w:t>单击撤销键</w:t>
      </w:r>
      <w:r>
        <w:rPr>
          <w:rFonts w:eastAsia="SimSun"/>
          <w:color w:val="000000"/>
        </w:rPr>
        <w:t xml:space="preserve"> (Ctrl-Z) 3 </w:t>
      </w:r>
      <w:r>
        <w:rPr>
          <w:rFonts w:eastAsia="SimSun"/>
          <w:color w:val="000000"/>
        </w:rPr>
        <w:t>次，直至返回原始整合修正。</w:t>
      </w:r>
    </w:p>
    <w:p w14:paraId="3870FE76" w14:textId="77777777" w:rsidR="00CC08D9" w:rsidRDefault="00F242F5">
      <w:pPr>
        <w:pStyle w:val="Heading2"/>
        <w:rPr>
          <w:rFonts w:eastAsia="SimSun"/>
        </w:rPr>
      </w:pPr>
      <w:r>
        <w:rPr>
          <w:rFonts w:eastAsia="SimSun"/>
        </w:rPr>
        <w:t>检查</w:t>
      </w:r>
      <w:r>
        <w:rPr>
          <w:rFonts w:eastAsia="SimSun"/>
        </w:rPr>
        <w:t xml:space="preserve"> MS1 </w:t>
      </w:r>
      <w:r>
        <w:rPr>
          <w:rFonts w:eastAsia="SimSun"/>
        </w:rPr>
        <w:t>谱图</w:t>
      </w:r>
    </w:p>
    <w:p w14:paraId="61DEC87C" w14:textId="77777777" w:rsidR="00CC08D9" w:rsidRDefault="00F242F5">
      <w:pPr>
        <w:rPr>
          <w:rFonts w:eastAsia="SimSun"/>
        </w:rPr>
      </w:pPr>
      <w:r>
        <w:rPr>
          <w:rFonts w:eastAsia="SimSun"/>
        </w:rPr>
        <w:t>您还可以通过简单的点击界面，检查从中提取</w:t>
      </w:r>
      <w:r>
        <w:rPr>
          <w:rFonts w:eastAsia="SimSun" w:hint="eastAsia"/>
        </w:rPr>
        <w:t>了</w:t>
      </w:r>
      <w:r>
        <w:rPr>
          <w:rFonts w:eastAsia="SimSun"/>
        </w:rPr>
        <w:t>色谱图的</w:t>
      </w:r>
      <w:r>
        <w:rPr>
          <w:rFonts w:eastAsia="SimSun"/>
        </w:rPr>
        <w:t xml:space="preserve"> MS1 </w:t>
      </w:r>
      <w:r>
        <w:rPr>
          <w:rFonts w:eastAsia="SimSun"/>
        </w:rPr>
        <w:t>谱图。现在这是快速了解</w:t>
      </w:r>
      <w:r>
        <w:rPr>
          <w:rFonts w:eastAsia="SimSun"/>
        </w:rPr>
        <w:t xml:space="preserve"> 33.2 </w:t>
      </w:r>
      <w:r>
        <w:rPr>
          <w:rFonts w:eastAsia="SimSun"/>
        </w:rPr>
        <w:t>分钟时峰值与</w:t>
      </w:r>
      <w:r>
        <w:rPr>
          <w:rFonts w:eastAsia="SimSun"/>
        </w:rPr>
        <w:t xml:space="preserve"> 37.4 </w:t>
      </w:r>
      <w:r>
        <w:rPr>
          <w:rFonts w:eastAsia="SimSun"/>
        </w:rPr>
        <w:t>分钟时峰值之间差异的最简单方法。要获得这样的新视角，请执行以下操作：</w:t>
      </w:r>
    </w:p>
    <w:p w14:paraId="3ABE3229" w14:textId="77777777" w:rsidR="00CC08D9" w:rsidRDefault="00F242F5">
      <w:pPr>
        <w:pStyle w:val="ListParagraph"/>
        <w:numPr>
          <w:ilvl w:val="0"/>
          <w:numId w:val="17"/>
        </w:numPr>
        <w:rPr>
          <w:rFonts w:eastAsia="SimSun"/>
        </w:rPr>
      </w:pPr>
      <w:r>
        <w:rPr>
          <w:rFonts w:eastAsia="SimSun"/>
        </w:rPr>
        <w:t>在</w:t>
      </w:r>
      <w:r>
        <w:rPr>
          <w:rFonts w:eastAsia="SimSun"/>
        </w:rPr>
        <w:t xml:space="preserve"> 37.4 </w:t>
      </w:r>
      <w:r>
        <w:rPr>
          <w:rFonts w:eastAsia="SimSun"/>
        </w:rPr>
        <w:t>分钟时将鼠标光标悬停在</w:t>
      </w:r>
      <w:r>
        <w:rPr>
          <w:rFonts w:eastAsia="SimSun"/>
        </w:rPr>
        <w:t xml:space="preserve"> 5b_MCF7_TiTip3 </w:t>
      </w:r>
      <w:r>
        <w:rPr>
          <w:rFonts w:eastAsia="SimSun"/>
        </w:rPr>
        <w:t>色谱峰上。</w:t>
      </w:r>
    </w:p>
    <w:p w14:paraId="2D972510" w14:textId="77777777" w:rsidR="00CC08D9" w:rsidRDefault="00F242F5">
      <w:pPr>
        <w:pStyle w:val="ListParagraph"/>
        <w:numPr>
          <w:ilvl w:val="0"/>
          <w:numId w:val="17"/>
        </w:numPr>
        <w:rPr>
          <w:rFonts w:eastAsia="SimSun"/>
        </w:rPr>
      </w:pPr>
      <w:r>
        <w:rPr>
          <w:rFonts w:eastAsia="SimSun"/>
        </w:rPr>
        <w:t>当光标下出现圆圈时，进行点击。</w:t>
      </w:r>
    </w:p>
    <w:p w14:paraId="1A75AC4F" w14:textId="77777777" w:rsidR="00CC08D9" w:rsidRDefault="00F242F5">
      <w:pPr>
        <w:keepNext/>
        <w:rPr>
          <w:rFonts w:eastAsia="SimSun"/>
        </w:rPr>
      </w:pPr>
      <w:r>
        <w:rPr>
          <w:rFonts w:eastAsia="SimSun"/>
        </w:rPr>
        <w:lastRenderedPageBreak/>
        <w:t>这样</w:t>
      </w:r>
      <w:r>
        <w:rPr>
          <w:rFonts w:eastAsia="SimSun"/>
        </w:rPr>
        <w:t xml:space="preserve"> Skyline </w:t>
      </w:r>
      <w:r>
        <w:rPr>
          <w:rFonts w:eastAsia="SimSun"/>
        </w:rPr>
        <w:t>就会显示</w:t>
      </w:r>
      <w:r>
        <w:rPr>
          <w:rFonts w:eastAsia="SimSun"/>
          <w:b/>
        </w:rPr>
        <w:t>全扫描</w:t>
      </w:r>
      <w:r>
        <w:rPr>
          <w:rFonts w:eastAsia="SimSun"/>
        </w:rPr>
        <w:t>视图，显示如下：</w:t>
      </w:r>
    </w:p>
    <w:p w14:paraId="2F600FD8" w14:textId="77777777" w:rsidR="00CC08D9" w:rsidRDefault="00F242F5">
      <w:pPr>
        <w:rPr>
          <w:rFonts w:eastAsia="SimSun"/>
        </w:rPr>
      </w:pPr>
      <w:r>
        <w:rPr>
          <w:rFonts w:eastAsia="SimSun"/>
          <w:noProof/>
        </w:rPr>
        <w:drawing>
          <wp:inline distT="0" distB="0" distL="0" distR="0">
            <wp:extent cx="5534025" cy="35623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534025" cy="3562350"/>
                    </a:xfrm>
                    <a:prstGeom prst="rect">
                      <a:avLst/>
                    </a:prstGeom>
                    <a:noFill/>
                    <a:ln>
                      <a:noFill/>
                    </a:ln>
                  </pic:spPr>
                </pic:pic>
              </a:graphicData>
            </a:graphic>
          </wp:inline>
        </w:drawing>
      </w:r>
    </w:p>
    <w:p w14:paraId="134C8D57" w14:textId="77777777" w:rsidR="00CC08D9" w:rsidRDefault="00F242F5">
      <w:pPr>
        <w:pStyle w:val="ListParagraph"/>
        <w:numPr>
          <w:ilvl w:val="0"/>
          <w:numId w:val="18"/>
        </w:numPr>
        <w:rPr>
          <w:rFonts w:eastAsia="SimSun"/>
        </w:rPr>
      </w:pPr>
      <w:r>
        <w:rPr>
          <w:rFonts w:eastAsia="SimSun"/>
        </w:rPr>
        <w:t>重复悬停和单击操作，以达到</w:t>
      </w:r>
      <w:r>
        <w:rPr>
          <w:rFonts w:eastAsia="SimSun"/>
        </w:rPr>
        <w:t xml:space="preserve"> 33.2 </w:t>
      </w:r>
      <w:r>
        <w:rPr>
          <w:rFonts w:eastAsia="SimSun"/>
        </w:rPr>
        <w:t>分钟时的峰值。</w:t>
      </w:r>
    </w:p>
    <w:p w14:paraId="7AD6FB19" w14:textId="77777777" w:rsidR="00CC08D9" w:rsidRDefault="00F242F5">
      <w:pPr>
        <w:keepNext/>
        <w:rPr>
          <w:rFonts w:eastAsia="SimSun"/>
        </w:rPr>
      </w:pPr>
      <w:r>
        <w:rPr>
          <w:rFonts w:eastAsia="SimSun"/>
        </w:rPr>
        <w:lastRenderedPageBreak/>
        <w:t>此图应变为如下所示：</w:t>
      </w:r>
    </w:p>
    <w:p w14:paraId="246BECA3" w14:textId="77777777" w:rsidR="00CC08D9" w:rsidRDefault="00F242F5">
      <w:pPr>
        <w:rPr>
          <w:rFonts w:eastAsia="SimSun"/>
        </w:rPr>
      </w:pPr>
      <w:r>
        <w:rPr>
          <w:rFonts w:eastAsia="SimSun"/>
          <w:noProof/>
        </w:rPr>
        <w:drawing>
          <wp:inline distT="0" distB="0" distL="0" distR="0">
            <wp:extent cx="5534025" cy="35623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534025" cy="3562350"/>
                    </a:xfrm>
                    <a:prstGeom prst="rect">
                      <a:avLst/>
                    </a:prstGeom>
                    <a:noFill/>
                    <a:ln>
                      <a:noFill/>
                    </a:ln>
                  </pic:spPr>
                </pic:pic>
              </a:graphicData>
            </a:graphic>
          </wp:inline>
        </w:drawing>
      </w:r>
    </w:p>
    <w:p w14:paraId="5B61FB1C" w14:textId="77777777" w:rsidR="00CC08D9" w:rsidRDefault="00F242F5">
      <w:pPr>
        <w:rPr>
          <w:rFonts w:eastAsia="SimSun"/>
        </w:rPr>
      </w:pPr>
      <w:r>
        <w:rPr>
          <w:rFonts w:eastAsia="SimSun"/>
        </w:rPr>
        <w:t>在色谱图中观察到的差异在这些谱图中也应当一清二楚。</w:t>
      </w:r>
    </w:p>
    <w:p w14:paraId="58EB4F77" w14:textId="77777777" w:rsidR="00CC08D9" w:rsidRDefault="00F242F5">
      <w:pPr>
        <w:pStyle w:val="Heading2"/>
        <w:rPr>
          <w:rFonts w:eastAsia="SimSun"/>
        </w:rPr>
      </w:pPr>
      <w:r>
        <w:rPr>
          <w:rFonts w:eastAsia="SimSun"/>
        </w:rPr>
        <w:t>检测并解读干扰</w:t>
      </w:r>
    </w:p>
    <w:p w14:paraId="56547074" w14:textId="77777777" w:rsidR="00CC08D9" w:rsidRDefault="00F242F5">
      <w:pPr>
        <w:rPr>
          <w:rFonts w:eastAsia="SimSun"/>
          <w:color w:val="000000"/>
        </w:rPr>
      </w:pPr>
      <w:r>
        <w:rPr>
          <w:rFonts w:eastAsia="SimSun"/>
        </w:rPr>
        <w:t>接下来，有了</w:t>
      </w:r>
      <w:r>
        <w:rPr>
          <w:rFonts w:eastAsia="SimSun"/>
        </w:rPr>
        <w:t>S</w:t>
      </w:r>
      <w:r>
        <w:rPr>
          <w:rFonts w:eastAsia="SimSun" w:hint="eastAsia"/>
        </w:rPr>
        <w:t>kyline</w:t>
      </w:r>
      <w:r>
        <w:rPr>
          <w:rFonts w:eastAsia="SimSun" w:hint="eastAsia"/>
        </w:rPr>
        <w:t>中</w:t>
      </w:r>
      <w:r>
        <w:rPr>
          <w:rFonts w:eastAsia="SimSun"/>
        </w:rPr>
        <w:t>这些能解读色谱数据的工具，您不必花费太大力气就可以找到被真正干扰的第一个肽段。您会看到双磷酸酸化肽段</w:t>
      </w:r>
      <w:r>
        <w:rPr>
          <w:rFonts w:eastAsia="SimSun"/>
        </w:rPr>
        <w:t xml:space="preserve"> </w:t>
      </w:r>
      <w:r>
        <w:rPr>
          <w:rFonts w:eastAsia="SimSun"/>
          <w:color w:val="000000"/>
        </w:rPr>
        <w:t>ASLG</w:t>
      </w:r>
      <w:r>
        <w:rPr>
          <w:rFonts w:eastAsia="SimSun"/>
          <w:b/>
          <w:bCs/>
          <w:color w:val="000000"/>
          <w:u w:val="single"/>
        </w:rPr>
        <w:t>S</w:t>
      </w:r>
      <w:r>
        <w:rPr>
          <w:rFonts w:eastAsia="SimSun"/>
          <w:color w:val="000000"/>
        </w:rPr>
        <w:t>LEGEAEAEAS</w:t>
      </w:r>
      <w:r>
        <w:rPr>
          <w:rFonts w:eastAsia="SimSun"/>
          <w:b/>
          <w:bCs/>
          <w:color w:val="000000"/>
          <w:u w:val="single"/>
        </w:rPr>
        <w:t>S</w:t>
      </w:r>
      <w:r>
        <w:rPr>
          <w:rFonts w:eastAsia="SimSun"/>
          <w:color w:val="000000"/>
        </w:rPr>
        <w:t xml:space="preserve">PKGK </w:t>
      </w:r>
      <w:r>
        <w:rPr>
          <w:rFonts w:eastAsia="SimSun"/>
          <w:color w:val="000000"/>
        </w:rPr>
        <w:t>的色谱图如下所示：</w:t>
      </w:r>
    </w:p>
    <w:p w14:paraId="006B0562" w14:textId="77777777" w:rsidR="00CC08D9" w:rsidRDefault="00F242F5">
      <w:pPr>
        <w:rPr>
          <w:rFonts w:eastAsia="SimSun"/>
        </w:rPr>
      </w:pPr>
      <w:r>
        <w:rPr>
          <w:rFonts w:eastAsia="SimSun"/>
        </w:rPr>
        <w:br w:type="page"/>
      </w:r>
    </w:p>
    <w:tbl>
      <w:tblPr>
        <w:tblStyle w:val="TableGrid"/>
        <w:tblW w:w="0" w:type="auto"/>
        <w:tblLook w:val="04A0" w:firstRow="1" w:lastRow="0" w:firstColumn="1" w:lastColumn="0" w:noHBand="0" w:noVBand="1"/>
      </w:tblPr>
      <w:tblGrid>
        <w:gridCol w:w="4680"/>
        <w:gridCol w:w="4680"/>
      </w:tblGrid>
      <w:tr w:rsidR="00CC08D9" w14:paraId="63E1D7E0" w14:textId="77777777">
        <w:tc>
          <w:tcPr>
            <w:tcW w:w="4788" w:type="dxa"/>
            <w:tcBorders>
              <w:top w:val="nil"/>
              <w:left w:val="nil"/>
              <w:bottom w:val="nil"/>
              <w:right w:val="nil"/>
            </w:tcBorders>
          </w:tcPr>
          <w:p w14:paraId="24BA4204" w14:textId="77777777" w:rsidR="00CC08D9" w:rsidRDefault="00F242F5">
            <w:pPr>
              <w:spacing w:after="0" w:line="240" w:lineRule="auto"/>
              <w:jc w:val="center"/>
              <w:rPr>
                <w:rFonts w:eastAsia="SimSun"/>
                <w:b/>
                <w:color w:val="000000"/>
              </w:rPr>
            </w:pPr>
            <w:r>
              <w:rPr>
                <w:rFonts w:eastAsia="SimSun"/>
                <w:b/>
                <w:color w:val="000000"/>
              </w:rPr>
              <w:lastRenderedPageBreak/>
              <w:t>5b_MCF7_TiTip3</w:t>
            </w:r>
          </w:p>
          <w:p w14:paraId="18835CE3" w14:textId="77777777" w:rsidR="00CC08D9" w:rsidRDefault="00F242F5">
            <w:pPr>
              <w:rPr>
                <w:rFonts w:eastAsia="SimSun"/>
                <w:color w:val="000000"/>
              </w:rPr>
            </w:pPr>
            <w:r>
              <w:rPr>
                <w:rFonts w:eastAsia="SimSun"/>
                <w:noProof/>
                <w:color w:val="000000"/>
              </w:rPr>
              <w:drawing>
                <wp:inline distT="0" distB="0" distL="0" distR="0">
                  <wp:extent cx="2809875" cy="29908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2809875" cy="2990850"/>
                          </a:xfrm>
                          <a:prstGeom prst="rect">
                            <a:avLst/>
                          </a:prstGeom>
                          <a:noFill/>
                          <a:ln>
                            <a:noFill/>
                          </a:ln>
                        </pic:spPr>
                      </pic:pic>
                    </a:graphicData>
                  </a:graphic>
                </wp:inline>
              </w:drawing>
            </w:r>
          </w:p>
        </w:tc>
        <w:tc>
          <w:tcPr>
            <w:tcW w:w="4788" w:type="dxa"/>
            <w:tcBorders>
              <w:top w:val="nil"/>
              <w:left w:val="nil"/>
              <w:bottom w:val="nil"/>
              <w:right w:val="nil"/>
            </w:tcBorders>
          </w:tcPr>
          <w:p w14:paraId="028F2FBF" w14:textId="77777777" w:rsidR="00CC08D9" w:rsidRDefault="00F242F5">
            <w:pPr>
              <w:spacing w:after="0" w:line="240" w:lineRule="auto"/>
              <w:jc w:val="center"/>
              <w:rPr>
                <w:rFonts w:eastAsia="SimSun"/>
                <w:b/>
                <w:color w:val="000000"/>
              </w:rPr>
            </w:pPr>
            <w:r>
              <w:rPr>
                <w:rFonts w:eastAsia="SimSun"/>
                <w:b/>
                <w:color w:val="000000"/>
              </w:rPr>
              <w:t>1_MCF7_TiB_L</w:t>
            </w:r>
          </w:p>
          <w:p w14:paraId="4A2761DA" w14:textId="77777777" w:rsidR="00CC08D9" w:rsidRDefault="00F242F5">
            <w:pPr>
              <w:rPr>
                <w:rFonts w:eastAsia="SimSun"/>
                <w:color w:val="000000"/>
              </w:rPr>
            </w:pPr>
            <w:r>
              <w:rPr>
                <w:rFonts w:eastAsia="SimSun"/>
                <w:noProof/>
                <w:color w:val="000000"/>
              </w:rPr>
              <w:drawing>
                <wp:inline distT="0" distB="0" distL="0" distR="0">
                  <wp:extent cx="2809875" cy="29813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2809875" cy="2981325"/>
                          </a:xfrm>
                          <a:prstGeom prst="rect">
                            <a:avLst/>
                          </a:prstGeom>
                          <a:noFill/>
                          <a:ln>
                            <a:noFill/>
                          </a:ln>
                        </pic:spPr>
                      </pic:pic>
                    </a:graphicData>
                  </a:graphic>
                </wp:inline>
              </w:drawing>
            </w:r>
          </w:p>
        </w:tc>
      </w:tr>
    </w:tbl>
    <w:p w14:paraId="6A23A635" w14:textId="77777777" w:rsidR="00CC08D9" w:rsidRDefault="00F242F5">
      <w:pPr>
        <w:rPr>
          <w:rFonts w:eastAsia="SimSun"/>
        </w:rPr>
      </w:pPr>
      <w:r>
        <w:rPr>
          <w:rFonts w:eastAsia="SimSun"/>
        </w:rPr>
        <w:t>同样，</w:t>
      </w:r>
      <w:r>
        <w:rPr>
          <w:rFonts w:eastAsia="SimSun"/>
        </w:rPr>
        <w:t xml:space="preserve">5b_MCF7_TiTip3 </w:t>
      </w:r>
      <w:r>
        <w:rPr>
          <w:rFonts w:eastAsia="SimSun"/>
        </w:rPr>
        <w:t>中有肽段的</w:t>
      </w:r>
      <w:r>
        <w:rPr>
          <w:rFonts w:eastAsia="SimSun"/>
        </w:rPr>
        <w:t xml:space="preserve"> ID</w:t>
      </w:r>
      <w:r>
        <w:rPr>
          <w:rFonts w:eastAsia="SimSun"/>
        </w:rPr>
        <w:t>，但在</w:t>
      </w:r>
      <w:r>
        <w:rPr>
          <w:rFonts w:eastAsia="SimSun"/>
        </w:rPr>
        <w:t xml:space="preserve"> 1_MCF7_TiB_L </w:t>
      </w:r>
      <w:r>
        <w:rPr>
          <w:rFonts w:eastAsia="SimSun"/>
        </w:rPr>
        <w:t>中没有。根据与</w:t>
      </w:r>
      <w:r>
        <w:rPr>
          <w:rFonts w:eastAsia="SimSun"/>
        </w:rPr>
        <w:t xml:space="preserve"> 5b_MCF7_TiTip3 </w:t>
      </w:r>
      <w:r>
        <w:rPr>
          <w:rFonts w:eastAsia="SimSun"/>
        </w:rPr>
        <w:t>中</w:t>
      </w:r>
      <w:r>
        <w:rPr>
          <w:rFonts w:eastAsia="SimSun"/>
        </w:rPr>
        <w:t xml:space="preserve"> ID </w:t>
      </w:r>
      <w:r>
        <w:rPr>
          <w:rFonts w:eastAsia="SimSun"/>
        </w:rPr>
        <w:t>的校准，挑选了</w:t>
      </w:r>
      <w:r>
        <w:rPr>
          <w:rFonts w:eastAsia="SimSun"/>
        </w:rPr>
        <w:t xml:space="preserve"> 1_MCF7_TiB_L </w:t>
      </w:r>
      <w:r>
        <w:rPr>
          <w:rFonts w:eastAsia="SimSun"/>
        </w:rPr>
        <w:t>中的峰。</w:t>
      </w:r>
      <w:r>
        <w:rPr>
          <w:rFonts w:eastAsia="SimSun"/>
        </w:rPr>
        <w:t xml:space="preserve">M+2 </w:t>
      </w:r>
      <w:r>
        <w:rPr>
          <w:rFonts w:eastAsia="SimSun"/>
        </w:rPr>
        <w:t>色谱图中该峰显示出几乎不受其右侧峰的干扰，丰度最大的峰质量误差为</w:t>
      </w:r>
      <w:r>
        <w:rPr>
          <w:rFonts w:eastAsia="SimSun"/>
        </w:rPr>
        <w:t xml:space="preserve"> -33.7 ppm</w:t>
      </w:r>
      <w:r>
        <w:rPr>
          <w:rFonts w:eastAsia="SimSun"/>
        </w:rPr>
        <w:t>。如果使用鼠标滚轮再次缩小，会看到两图均在</w:t>
      </w:r>
      <w:r>
        <w:rPr>
          <w:rFonts w:eastAsia="SimSun"/>
        </w:rPr>
        <w:t xml:space="preserve"> 36 </w:t>
      </w:r>
      <w:r>
        <w:rPr>
          <w:rFonts w:eastAsia="SimSun"/>
        </w:rPr>
        <w:t>分钟时有一个非常相似的峰，质量误差分别为</w:t>
      </w:r>
      <w:r>
        <w:rPr>
          <w:rFonts w:eastAsia="SimSun"/>
        </w:rPr>
        <w:t xml:space="preserve"> +20.7 </w:t>
      </w:r>
      <w:r>
        <w:rPr>
          <w:rFonts w:eastAsia="SimSun"/>
        </w:rPr>
        <w:t>和</w:t>
      </w:r>
      <w:r>
        <w:rPr>
          <w:rFonts w:eastAsia="SimSun"/>
        </w:rPr>
        <w:t xml:space="preserve"> +27.5 ppm</w:t>
      </w:r>
      <w:r>
        <w:rPr>
          <w:rFonts w:eastAsia="SimSun"/>
        </w:rPr>
        <w:t>，</w:t>
      </w:r>
      <w:proofErr w:type="spellStart"/>
      <w:r>
        <w:rPr>
          <w:rFonts w:eastAsia="SimSun"/>
        </w:rPr>
        <w:t>idotp</w:t>
      </w:r>
      <w:proofErr w:type="spellEnd"/>
      <w:r>
        <w:rPr>
          <w:rFonts w:eastAsia="SimSun"/>
        </w:rPr>
        <w:t xml:space="preserve"> </w:t>
      </w:r>
      <w:r>
        <w:rPr>
          <w:rFonts w:eastAsia="SimSun"/>
        </w:rPr>
        <w:t>值分别为</w:t>
      </w:r>
      <w:r>
        <w:rPr>
          <w:rFonts w:eastAsia="SimSun"/>
        </w:rPr>
        <w:t xml:space="preserve"> 0.78 </w:t>
      </w:r>
      <w:r>
        <w:rPr>
          <w:rFonts w:eastAsia="SimSun"/>
        </w:rPr>
        <w:t>和</w:t>
      </w:r>
      <w:r>
        <w:rPr>
          <w:rFonts w:eastAsia="SimSun"/>
        </w:rPr>
        <w:t xml:space="preserve"> 0.76</w:t>
      </w:r>
      <w:r>
        <w:rPr>
          <w:rFonts w:eastAsia="SimSun"/>
        </w:rPr>
        <w:t>（单击保留时间注释</w:t>
      </w:r>
      <w:r>
        <w:rPr>
          <w:rFonts w:eastAsia="SimSun" w:hint="eastAsia"/>
        </w:rPr>
        <w:t>去</w:t>
      </w:r>
      <w:r>
        <w:rPr>
          <w:rFonts w:eastAsia="SimSun"/>
        </w:rPr>
        <w:t>选择峰后，即可从</w:t>
      </w:r>
      <w:r>
        <w:rPr>
          <w:rFonts w:eastAsia="SimSun"/>
          <w:b/>
        </w:rPr>
        <w:t>峰面积</w:t>
      </w:r>
      <w:r>
        <w:rPr>
          <w:rFonts w:eastAsia="SimSun"/>
        </w:rPr>
        <w:t>视图中看到）。</w:t>
      </w:r>
    </w:p>
    <w:p w14:paraId="74AC266D" w14:textId="77777777" w:rsidR="00CC08D9" w:rsidRDefault="00F242F5">
      <w:pPr>
        <w:rPr>
          <w:rFonts w:eastAsia="SimSun"/>
        </w:rPr>
      </w:pPr>
      <w:r>
        <w:rPr>
          <w:rFonts w:eastAsia="SimSun"/>
        </w:rPr>
        <w:t xml:space="preserve">5b_MCF7_TiTip3 </w:t>
      </w:r>
      <w:r>
        <w:rPr>
          <w:rFonts w:eastAsia="SimSun"/>
        </w:rPr>
        <w:t>的整合边界实际包括</w:t>
      </w:r>
      <w:r>
        <w:rPr>
          <w:rFonts w:eastAsia="SimSun"/>
        </w:rPr>
        <w:t xml:space="preserve"> M+2 </w:t>
      </w:r>
      <w:r>
        <w:rPr>
          <w:rFonts w:eastAsia="SimSun"/>
        </w:rPr>
        <w:t>的干扰，事实上该色谱图中的</w:t>
      </w:r>
      <w:r>
        <w:rPr>
          <w:rFonts w:eastAsia="SimSun" w:hint="eastAsia"/>
        </w:rPr>
        <w:t>其它</w:t>
      </w:r>
      <w:r>
        <w:rPr>
          <w:rFonts w:eastAsia="SimSun"/>
        </w:rPr>
        <w:t>峰足够接近，以致于即使非常小心的</w:t>
      </w:r>
      <w:r>
        <w:rPr>
          <w:rFonts w:eastAsia="SimSun" w:hint="eastAsia"/>
        </w:rPr>
        <w:t>手</w:t>
      </w:r>
      <w:r>
        <w:rPr>
          <w:rFonts w:eastAsia="SimSun"/>
        </w:rPr>
        <w:t>工整合，也似乎不太可能完全排除其信号。如果经过尝试，可以用</w:t>
      </w:r>
      <w:r>
        <w:rPr>
          <w:rFonts w:eastAsia="SimSun"/>
        </w:rPr>
        <w:t xml:space="preserve"> 0.94 </w:t>
      </w:r>
      <w:proofErr w:type="spellStart"/>
      <w:r>
        <w:rPr>
          <w:rFonts w:eastAsia="SimSun"/>
        </w:rPr>
        <w:t>idotp</w:t>
      </w:r>
      <w:proofErr w:type="spellEnd"/>
      <w:r>
        <w:rPr>
          <w:rFonts w:eastAsia="SimSun"/>
        </w:rPr>
        <w:t xml:space="preserve"> </w:t>
      </w:r>
      <w:r>
        <w:rPr>
          <w:rFonts w:eastAsia="SimSun"/>
        </w:rPr>
        <w:t>和</w:t>
      </w:r>
      <w:r>
        <w:rPr>
          <w:rFonts w:eastAsia="SimSun"/>
        </w:rPr>
        <w:t xml:space="preserve"> -9.7 ppm </w:t>
      </w:r>
      <w:r>
        <w:rPr>
          <w:rFonts w:eastAsia="SimSun"/>
        </w:rPr>
        <w:t>质量误差得到整合的峰。</w:t>
      </w:r>
    </w:p>
    <w:p w14:paraId="0B4B2860" w14:textId="77777777" w:rsidR="00CC08D9" w:rsidRDefault="00F242F5">
      <w:pPr>
        <w:rPr>
          <w:rFonts w:eastAsia="SimSun"/>
        </w:rPr>
      </w:pPr>
      <w:r>
        <w:rPr>
          <w:rFonts w:eastAsia="SimSun"/>
        </w:rPr>
        <w:t>您可以使用相同的方法添加</w:t>
      </w:r>
      <w:r>
        <w:rPr>
          <w:rFonts w:eastAsia="SimSun"/>
        </w:rPr>
        <w:t xml:space="preserve"> M+3 </w:t>
      </w:r>
      <w:r>
        <w:rPr>
          <w:rFonts w:eastAsia="SimSun"/>
        </w:rPr>
        <w:t>和</w:t>
      </w:r>
      <w:r>
        <w:rPr>
          <w:rFonts w:eastAsia="SimSun"/>
        </w:rPr>
        <w:t xml:space="preserve"> M+4</w:t>
      </w:r>
      <w:r>
        <w:rPr>
          <w:rFonts w:eastAsia="SimSun"/>
        </w:rPr>
        <w:t>，并发现干扰峰可能由另一个带</w:t>
      </w:r>
      <w:r>
        <w:rPr>
          <w:rFonts w:eastAsia="SimSun"/>
        </w:rPr>
        <w:t xml:space="preserve"> 3 </w:t>
      </w:r>
      <w:r>
        <w:rPr>
          <w:rFonts w:eastAsia="SimSun"/>
        </w:rPr>
        <w:t>个电荷和质量大</w:t>
      </w:r>
      <w:r>
        <w:rPr>
          <w:rFonts w:eastAsia="SimSun"/>
        </w:rPr>
        <w:t xml:space="preserve"> 2 Dalton </w:t>
      </w:r>
      <w:r>
        <w:rPr>
          <w:rFonts w:eastAsia="SimSun"/>
        </w:rPr>
        <w:t>的肽段产生。</w:t>
      </w:r>
    </w:p>
    <w:p w14:paraId="5D589941" w14:textId="77777777" w:rsidR="00CC08D9" w:rsidRDefault="00F242F5">
      <w:pPr>
        <w:jc w:val="center"/>
        <w:rPr>
          <w:rFonts w:eastAsia="SimSun"/>
        </w:rPr>
      </w:pPr>
      <w:r>
        <w:rPr>
          <w:rFonts w:eastAsia="SimSun"/>
          <w:noProof/>
        </w:rPr>
        <w:lastRenderedPageBreak/>
        <w:drawing>
          <wp:inline distT="0" distB="0" distL="0" distR="0">
            <wp:extent cx="2809875" cy="29908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2809875" cy="2990850"/>
                    </a:xfrm>
                    <a:prstGeom prst="rect">
                      <a:avLst/>
                    </a:prstGeom>
                    <a:noFill/>
                    <a:ln>
                      <a:noFill/>
                    </a:ln>
                  </pic:spPr>
                </pic:pic>
              </a:graphicData>
            </a:graphic>
          </wp:inline>
        </w:drawing>
      </w:r>
    </w:p>
    <w:p w14:paraId="2AFC3D2A" w14:textId="77777777" w:rsidR="00CC08D9" w:rsidRDefault="00F242F5">
      <w:pPr>
        <w:pStyle w:val="ListParagraph"/>
        <w:numPr>
          <w:ilvl w:val="0"/>
          <w:numId w:val="17"/>
        </w:numPr>
        <w:rPr>
          <w:rFonts w:eastAsia="SimSun"/>
        </w:rPr>
      </w:pPr>
      <w:r>
        <w:rPr>
          <w:rFonts w:eastAsia="SimSun"/>
        </w:rPr>
        <w:t>单击</w:t>
      </w:r>
      <w:r>
        <w:rPr>
          <w:rFonts w:eastAsia="SimSun"/>
          <w:b/>
        </w:rPr>
        <w:t>撤销</w:t>
      </w:r>
      <w:r>
        <w:rPr>
          <w:rFonts w:eastAsia="SimSun"/>
        </w:rPr>
        <w:t>按钮恢复此变更，并继续探索。</w:t>
      </w:r>
    </w:p>
    <w:p w14:paraId="29C332F9" w14:textId="77777777" w:rsidR="00CC08D9" w:rsidRDefault="00F242F5">
      <w:pPr>
        <w:rPr>
          <w:rFonts w:eastAsia="SimSun"/>
        </w:rPr>
      </w:pPr>
      <w:r>
        <w:rPr>
          <w:rFonts w:eastAsia="SimSun"/>
        </w:rPr>
        <w:t>在</w:t>
      </w:r>
      <w:r>
        <w:rPr>
          <w:rFonts w:eastAsia="SimSun"/>
        </w:rPr>
        <w:t xml:space="preserve"> </w:t>
      </w:r>
      <w:r>
        <w:rPr>
          <w:rFonts w:eastAsia="SimSun"/>
          <w:color w:val="000000"/>
        </w:rPr>
        <w:t>AEGEWEDQEALDYF</w:t>
      </w:r>
      <w:r>
        <w:rPr>
          <w:rFonts w:eastAsia="SimSun"/>
          <w:b/>
          <w:bCs/>
          <w:color w:val="000000"/>
          <w:u w:val="single"/>
        </w:rPr>
        <w:t>S</w:t>
      </w:r>
      <w:r>
        <w:rPr>
          <w:rFonts w:eastAsia="SimSun"/>
          <w:color w:val="000000"/>
        </w:rPr>
        <w:t xml:space="preserve">DKESGK </w:t>
      </w:r>
      <w:r>
        <w:rPr>
          <w:rFonts w:eastAsia="SimSun"/>
          <w:color w:val="000000"/>
        </w:rPr>
        <w:t>处还有两个肽段，您会发现一处更强的干扰，其信号甚至更难排除。</w:t>
      </w:r>
    </w:p>
    <w:tbl>
      <w:tblPr>
        <w:tblStyle w:val="TableGrid"/>
        <w:tblW w:w="0" w:type="auto"/>
        <w:tblLook w:val="04A0" w:firstRow="1" w:lastRow="0" w:firstColumn="1" w:lastColumn="0" w:noHBand="0" w:noVBand="1"/>
      </w:tblPr>
      <w:tblGrid>
        <w:gridCol w:w="4680"/>
        <w:gridCol w:w="4680"/>
      </w:tblGrid>
      <w:tr w:rsidR="00CC08D9" w14:paraId="01E90206" w14:textId="77777777">
        <w:tc>
          <w:tcPr>
            <w:tcW w:w="4788" w:type="dxa"/>
            <w:tcBorders>
              <w:top w:val="nil"/>
              <w:left w:val="nil"/>
              <w:bottom w:val="nil"/>
              <w:right w:val="nil"/>
            </w:tcBorders>
          </w:tcPr>
          <w:p w14:paraId="40875592" w14:textId="77777777" w:rsidR="00CC08D9" w:rsidRDefault="00F242F5">
            <w:pPr>
              <w:spacing w:after="0" w:line="240" w:lineRule="auto"/>
              <w:jc w:val="center"/>
              <w:rPr>
                <w:rFonts w:eastAsia="SimSun"/>
                <w:b/>
                <w:color w:val="000000"/>
              </w:rPr>
            </w:pPr>
            <w:r>
              <w:rPr>
                <w:rFonts w:eastAsia="SimSun"/>
                <w:b/>
                <w:color w:val="000000"/>
              </w:rPr>
              <w:t>5b_MCF7_TiTip3</w:t>
            </w:r>
          </w:p>
          <w:p w14:paraId="22EA9716" w14:textId="77777777" w:rsidR="00CC08D9" w:rsidRDefault="00F242F5">
            <w:pPr>
              <w:rPr>
                <w:rFonts w:eastAsia="SimSun"/>
                <w:color w:val="000000"/>
              </w:rPr>
            </w:pPr>
            <w:r>
              <w:rPr>
                <w:rFonts w:eastAsia="SimSun"/>
                <w:noProof/>
                <w:color w:val="000000"/>
              </w:rPr>
              <w:drawing>
                <wp:inline distT="0" distB="0" distL="0" distR="0">
                  <wp:extent cx="2809875" cy="29908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2809875" cy="2990850"/>
                          </a:xfrm>
                          <a:prstGeom prst="rect">
                            <a:avLst/>
                          </a:prstGeom>
                          <a:noFill/>
                          <a:ln>
                            <a:noFill/>
                          </a:ln>
                        </pic:spPr>
                      </pic:pic>
                    </a:graphicData>
                  </a:graphic>
                </wp:inline>
              </w:drawing>
            </w:r>
          </w:p>
        </w:tc>
        <w:tc>
          <w:tcPr>
            <w:tcW w:w="4788" w:type="dxa"/>
            <w:tcBorders>
              <w:top w:val="nil"/>
              <w:left w:val="nil"/>
              <w:bottom w:val="nil"/>
              <w:right w:val="nil"/>
            </w:tcBorders>
          </w:tcPr>
          <w:p w14:paraId="1CB2E0B1" w14:textId="77777777" w:rsidR="00CC08D9" w:rsidRDefault="00F242F5">
            <w:pPr>
              <w:spacing w:after="0" w:line="240" w:lineRule="auto"/>
              <w:jc w:val="center"/>
              <w:rPr>
                <w:rFonts w:eastAsia="SimSun"/>
                <w:b/>
                <w:color w:val="000000"/>
              </w:rPr>
            </w:pPr>
            <w:r>
              <w:rPr>
                <w:rFonts w:eastAsia="SimSun"/>
                <w:b/>
                <w:color w:val="000000"/>
              </w:rPr>
              <w:t>1_MCF7_TiB_L</w:t>
            </w:r>
          </w:p>
          <w:p w14:paraId="15629489" w14:textId="77777777" w:rsidR="00CC08D9" w:rsidRDefault="00F242F5">
            <w:pPr>
              <w:rPr>
                <w:rFonts w:eastAsia="SimSun"/>
                <w:color w:val="000000"/>
              </w:rPr>
            </w:pPr>
            <w:r>
              <w:rPr>
                <w:rFonts w:eastAsia="SimSun"/>
                <w:noProof/>
                <w:color w:val="000000"/>
              </w:rPr>
              <w:drawing>
                <wp:inline distT="0" distB="0" distL="0" distR="0">
                  <wp:extent cx="2809875" cy="29813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2809875" cy="2981325"/>
                          </a:xfrm>
                          <a:prstGeom prst="rect">
                            <a:avLst/>
                          </a:prstGeom>
                          <a:noFill/>
                          <a:ln>
                            <a:noFill/>
                          </a:ln>
                        </pic:spPr>
                      </pic:pic>
                    </a:graphicData>
                  </a:graphic>
                </wp:inline>
              </w:drawing>
            </w:r>
          </w:p>
        </w:tc>
      </w:tr>
    </w:tbl>
    <w:p w14:paraId="62FF40C6" w14:textId="77777777" w:rsidR="00CC08D9" w:rsidRDefault="00F242F5">
      <w:pPr>
        <w:rPr>
          <w:rFonts w:eastAsia="SimSun"/>
        </w:rPr>
      </w:pPr>
      <w:r>
        <w:rPr>
          <w:rFonts w:eastAsia="SimSun"/>
        </w:rPr>
        <w:t>为此肽段添加</w:t>
      </w:r>
      <w:r>
        <w:rPr>
          <w:rFonts w:eastAsia="SimSun"/>
        </w:rPr>
        <w:t xml:space="preserve"> M+3</w:t>
      </w:r>
      <w:r>
        <w:rPr>
          <w:rFonts w:eastAsia="SimSun"/>
        </w:rPr>
        <w:t>、</w:t>
      </w:r>
      <w:r>
        <w:rPr>
          <w:rFonts w:eastAsia="SimSun"/>
        </w:rPr>
        <w:t xml:space="preserve">M+4 </w:t>
      </w:r>
      <w:r>
        <w:rPr>
          <w:rFonts w:eastAsia="SimSun"/>
        </w:rPr>
        <w:t>和</w:t>
      </w:r>
      <w:r>
        <w:rPr>
          <w:rFonts w:eastAsia="SimSun"/>
        </w:rPr>
        <w:t xml:space="preserve"> M+5 </w:t>
      </w:r>
      <w:r>
        <w:rPr>
          <w:rFonts w:eastAsia="SimSun"/>
        </w:rPr>
        <w:t>色谱图，可以看到在母离子空间内的这处特定质量和保留时间</w:t>
      </w:r>
      <w:r>
        <w:rPr>
          <w:rFonts w:eastAsia="SimSun" w:hint="eastAsia"/>
        </w:rPr>
        <w:t>的组合</w:t>
      </w:r>
      <w:r>
        <w:rPr>
          <w:rFonts w:eastAsia="SimSun"/>
        </w:rPr>
        <w:t>非常</w:t>
      </w:r>
      <w:r>
        <w:rPr>
          <w:rFonts w:eastAsia="SimSun" w:hint="eastAsia"/>
        </w:rPr>
        <w:t>拥挤</w:t>
      </w:r>
      <w:r>
        <w:rPr>
          <w:rFonts w:eastAsia="SimSun"/>
        </w:rPr>
        <w:t>：</w:t>
      </w:r>
    </w:p>
    <w:p w14:paraId="7564C64B" w14:textId="77777777" w:rsidR="00CC08D9" w:rsidRDefault="00F242F5">
      <w:pPr>
        <w:rPr>
          <w:rFonts w:eastAsia="SimSun"/>
        </w:rPr>
      </w:pPr>
      <w:r>
        <w:rPr>
          <w:rFonts w:eastAsia="SimSun"/>
        </w:rPr>
        <w:br w:type="page"/>
      </w:r>
    </w:p>
    <w:p w14:paraId="36181E56" w14:textId="77777777" w:rsidR="00CC08D9" w:rsidRDefault="00CC08D9">
      <w:pPr>
        <w:rPr>
          <w:rFonts w:eastAsia="SimSun"/>
        </w:rPr>
      </w:pPr>
    </w:p>
    <w:tbl>
      <w:tblPr>
        <w:tblStyle w:val="TableGrid"/>
        <w:tblW w:w="0" w:type="auto"/>
        <w:tblLook w:val="04A0" w:firstRow="1" w:lastRow="0" w:firstColumn="1" w:lastColumn="0" w:noHBand="0" w:noVBand="1"/>
      </w:tblPr>
      <w:tblGrid>
        <w:gridCol w:w="4680"/>
        <w:gridCol w:w="4680"/>
      </w:tblGrid>
      <w:tr w:rsidR="00CC08D9" w14:paraId="6EE9C5B6" w14:textId="77777777">
        <w:tc>
          <w:tcPr>
            <w:tcW w:w="4788" w:type="dxa"/>
            <w:tcBorders>
              <w:top w:val="nil"/>
              <w:left w:val="nil"/>
              <w:bottom w:val="nil"/>
              <w:right w:val="nil"/>
            </w:tcBorders>
          </w:tcPr>
          <w:p w14:paraId="5650A315" w14:textId="77777777" w:rsidR="00CC08D9" w:rsidRDefault="00F242F5">
            <w:pPr>
              <w:spacing w:after="0" w:line="240" w:lineRule="auto"/>
              <w:jc w:val="center"/>
              <w:rPr>
                <w:rFonts w:eastAsia="SimSun"/>
                <w:b/>
                <w:color w:val="000000"/>
              </w:rPr>
            </w:pPr>
            <w:r>
              <w:rPr>
                <w:rFonts w:eastAsia="SimSun"/>
                <w:b/>
                <w:color w:val="000000"/>
              </w:rPr>
              <w:t>5b_MCF7_TiTip3</w:t>
            </w:r>
          </w:p>
          <w:p w14:paraId="6E8D2E4C" w14:textId="77777777" w:rsidR="00CC08D9" w:rsidRDefault="00F242F5">
            <w:pPr>
              <w:rPr>
                <w:rFonts w:eastAsia="SimSun"/>
                <w:color w:val="000000"/>
              </w:rPr>
            </w:pPr>
            <w:r>
              <w:rPr>
                <w:rFonts w:eastAsia="SimSun"/>
                <w:noProof/>
                <w:color w:val="000000"/>
              </w:rPr>
              <w:drawing>
                <wp:inline distT="0" distB="0" distL="0" distR="0">
                  <wp:extent cx="2809875" cy="29908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2809875" cy="2990850"/>
                          </a:xfrm>
                          <a:prstGeom prst="rect">
                            <a:avLst/>
                          </a:prstGeom>
                          <a:noFill/>
                          <a:ln>
                            <a:noFill/>
                          </a:ln>
                        </pic:spPr>
                      </pic:pic>
                    </a:graphicData>
                  </a:graphic>
                </wp:inline>
              </w:drawing>
            </w:r>
          </w:p>
        </w:tc>
        <w:tc>
          <w:tcPr>
            <w:tcW w:w="4788" w:type="dxa"/>
            <w:tcBorders>
              <w:top w:val="nil"/>
              <w:left w:val="nil"/>
              <w:bottom w:val="nil"/>
              <w:right w:val="nil"/>
            </w:tcBorders>
          </w:tcPr>
          <w:p w14:paraId="3936195D" w14:textId="77777777" w:rsidR="00CC08D9" w:rsidRDefault="00F242F5">
            <w:pPr>
              <w:spacing w:after="0" w:line="240" w:lineRule="auto"/>
              <w:jc w:val="center"/>
              <w:rPr>
                <w:rFonts w:eastAsia="SimSun"/>
                <w:b/>
                <w:color w:val="000000"/>
              </w:rPr>
            </w:pPr>
            <w:r>
              <w:rPr>
                <w:rFonts w:eastAsia="SimSun"/>
                <w:b/>
                <w:color w:val="000000"/>
              </w:rPr>
              <w:t>1_MCF7_TiB_L</w:t>
            </w:r>
          </w:p>
          <w:p w14:paraId="6B77D315" w14:textId="77777777" w:rsidR="00CC08D9" w:rsidRDefault="00F242F5">
            <w:pPr>
              <w:rPr>
                <w:rFonts w:eastAsia="SimSun"/>
                <w:color w:val="000000"/>
              </w:rPr>
            </w:pPr>
            <w:r>
              <w:rPr>
                <w:rFonts w:eastAsia="SimSun"/>
                <w:noProof/>
                <w:color w:val="000000"/>
              </w:rPr>
              <w:drawing>
                <wp:inline distT="0" distB="0" distL="0" distR="0">
                  <wp:extent cx="2809875" cy="298132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2809875" cy="2981325"/>
                          </a:xfrm>
                          <a:prstGeom prst="rect">
                            <a:avLst/>
                          </a:prstGeom>
                          <a:noFill/>
                          <a:ln>
                            <a:noFill/>
                          </a:ln>
                        </pic:spPr>
                      </pic:pic>
                    </a:graphicData>
                  </a:graphic>
                </wp:inline>
              </w:drawing>
            </w:r>
          </w:p>
        </w:tc>
      </w:tr>
    </w:tbl>
    <w:p w14:paraId="1952C557" w14:textId="77777777" w:rsidR="00CC08D9" w:rsidRDefault="00F242F5">
      <w:pPr>
        <w:rPr>
          <w:rFonts w:eastAsia="SimSun"/>
        </w:rPr>
      </w:pPr>
      <w:r>
        <w:rPr>
          <w:rFonts w:eastAsia="SimSun"/>
        </w:rPr>
        <w:t>为获得该肽段无干扰的整合峰，必须删除</w:t>
      </w:r>
      <w:r>
        <w:rPr>
          <w:rFonts w:eastAsia="SimSun"/>
        </w:rPr>
        <w:t xml:space="preserve"> M </w:t>
      </w:r>
      <w:r>
        <w:rPr>
          <w:rFonts w:eastAsia="SimSun"/>
        </w:rPr>
        <w:t>和</w:t>
      </w:r>
      <w:r>
        <w:rPr>
          <w:rFonts w:eastAsia="SimSun"/>
        </w:rPr>
        <w:t xml:space="preserve"> M+1 </w:t>
      </w:r>
      <w:r>
        <w:rPr>
          <w:rFonts w:eastAsia="SimSun"/>
        </w:rPr>
        <w:t>之外的所有色谱图。现在执行此操作，然后适当调整整合边界。到目前为止，虽然您可能希望得到具有更大选择度的方法，但实际上仅通过</w:t>
      </w:r>
      <w:r>
        <w:rPr>
          <w:rFonts w:eastAsia="SimSun"/>
        </w:rPr>
        <w:t xml:space="preserve"> MS1 </w:t>
      </w:r>
      <w:r>
        <w:rPr>
          <w:rFonts w:eastAsia="SimSun"/>
        </w:rPr>
        <w:t>光谱就得到了许多有用的定量数据。您希望尽可能地得到排名最高且没有明显干扰的母离子以便于定量统计分析。在可接受的峰确认下，</w:t>
      </w:r>
      <w:r>
        <w:rPr>
          <w:rFonts w:eastAsia="SimSun" w:hint="eastAsia"/>
        </w:rPr>
        <w:t>此操作可能导致您从该教程数据中看到的这种干扰的影响较为有限</w:t>
      </w:r>
      <w:r>
        <w:rPr>
          <w:rFonts w:eastAsia="SimSun"/>
        </w:rPr>
        <w:t>。</w:t>
      </w:r>
    </w:p>
    <w:p w14:paraId="17695594" w14:textId="77777777" w:rsidR="00CC08D9" w:rsidRDefault="00F242F5">
      <w:pPr>
        <w:rPr>
          <w:rFonts w:eastAsia="SimSun"/>
          <w:color w:val="000000"/>
        </w:rPr>
      </w:pPr>
      <w:r>
        <w:rPr>
          <w:rFonts w:eastAsia="SimSun"/>
        </w:rPr>
        <w:t>继续审查肽段，在到达第</w:t>
      </w:r>
      <w:r>
        <w:rPr>
          <w:rFonts w:eastAsia="SimSun"/>
        </w:rPr>
        <w:t xml:space="preserve"> 22 </w:t>
      </w:r>
      <w:r>
        <w:rPr>
          <w:rFonts w:eastAsia="SimSun"/>
        </w:rPr>
        <w:t>号肽段</w:t>
      </w:r>
      <w:r>
        <w:rPr>
          <w:rFonts w:eastAsia="SimSun"/>
        </w:rPr>
        <w:t xml:space="preserve"> </w:t>
      </w:r>
      <w:r>
        <w:rPr>
          <w:rFonts w:eastAsia="SimSun"/>
          <w:color w:val="000000"/>
        </w:rPr>
        <w:t>ALVEFESNPEETREPG</w:t>
      </w:r>
      <w:r>
        <w:rPr>
          <w:rFonts w:eastAsia="SimSun"/>
          <w:b/>
          <w:bCs/>
          <w:color w:val="000000"/>
          <w:u w:val="single"/>
        </w:rPr>
        <w:t>S</w:t>
      </w:r>
      <w:r>
        <w:rPr>
          <w:rFonts w:eastAsia="SimSun"/>
          <w:color w:val="000000"/>
        </w:rPr>
        <w:t xml:space="preserve">PPSVQR </w:t>
      </w:r>
      <w:r>
        <w:rPr>
          <w:rFonts w:eastAsia="SimSun"/>
          <w:color w:val="000000"/>
        </w:rPr>
        <w:t>时，</w:t>
      </w:r>
      <w:r>
        <w:rPr>
          <w:rFonts w:eastAsia="SimSun" w:hint="eastAsia"/>
          <w:color w:val="000000"/>
        </w:rPr>
        <w:t>您只需要进行微小的整合调整</w:t>
      </w:r>
      <w:r>
        <w:rPr>
          <w:rFonts w:eastAsia="SimSun"/>
          <w:color w:val="000000"/>
        </w:rPr>
        <w:t>。</w:t>
      </w:r>
    </w:p>
    <w:p w14:paraId="3F04C05E" w14:textId="77777777" w:rsidR="00CC08D9" w:rsidRDefault="00F242F5">
      <w:pPr>
        <w:pStyle w:val="Heading2"/>
        <w:rPr>
          <w:rFonts w:eastAsia="SimSun"/>
        </w:rPr>
      </w:pPr>
      <w:r>
        <w:rPr>
          <w:rFonts w:eastAsia="SimSun"/>
        </w:rPr>
        <w:t>肽段的不同修饰形式</w:t>
      </w:r>
    </w:p>
    <w:p w14:paraId="3454B96E" w14:textId="77777777" w:rsidR="00CC08D9" w:rsidRDefault="00F242F5">
      <w:pPr>
        <w:rPr>
          <w:rFonts w:eastAsia="SimSun"/>
        </w:rPr>
      </w:pPr>
      <w:r>
        <w:rPr>
          <w:rFonts w:eastAsia="SimSun"/>
        </w:rPr>
        <w:t>此处您会发现文档包含</w:t>
      </w:r>
      <w:r>
        <w:rPr>
          <w:rFonts w:eastAsia="SimSun"/>
        </w:rPr>
        <w:t xml:space="preserve"> </w:t>
      </w:r>
      <w:r>
        <w:rPr>
          <w:rFonts w:eastAsia="SimSun"/>
          <w:color w:val="000000"/>
        </w:rPr>
        <w:t>ALVEFESNPEETREPG</w:t>
      </w:r>
      <w:r>
        <w:rPr>
          <w:rFonts w:eastAsia="SimSun"/>
          <w:b/>
          <w:bCs/>
          <w:color w:val="000000"/>
          <w:u w:val="single"/>
        </w:rPr>
        <w:t>S</w:t>
      </w:r>
      <w:r>
        <w:rPr>
          <w:rFonts w:eastAsia="SimSun"/>
          <w:color w:val="000000"/>
        </w:rPr>
        <w:t xml:space="preserve">PPSVQR </w:t>
      </w:r>
      <w:r>
        <w:rPr>
          <w:rFonts w:eastAsia="SimSun"/>
          <w:color w:val="000000"/>
        </w:rPr>
        <w:t>和下面的</w:t>
      </w:r>
      <w:r>
        <w:rPr>
          <w:rFonts w:eastAsia="SimSun"/>
          <w:color w:val="000000"/>
        </w:rPr>
        <w:t xml:space="preserve"> ALVEFESNPEETREPGSPP</w:t>
      </w:r>
      <w:r>
        <w:rPr>
          <w:rFonts w:eastAsia="SimSun"/>
          <w:b/>
          <w:bCs/>
          <w:color w:val="000000"/>
          <w:u w:val="single"/>
        </w:rPr>
        <w:t>S</w:t>
      </w:r>
      <w:r>
        <w:rPr>
          <w:rFonts w:eastAsia="SimSun"/>
          <w:color w:val="000000"/>
        </w:rPr>
        <w:t>VQR</w:t>
      </w:r>
      <w:r>
        <w:rPr>
          <w:rFonts w:eastAsia="SimSun"/>
          <w:color w:val="000000"/>
        </w:rPr>
        <w:t>，两者的母离子</w:t>
      </w:r>
      <w:r>
        <w:rPr>
          <w:rFonts w:eastAsia="SimSun"/>
          <w:i/>
          <w:color w:val="000000"/>
        </w:rPr>
        <w:t>质荷比</w:t>
      </w:r>
      <w:r>
        <w:rPr>
          <w:rFonts w:eastAsia="SimSun"/>
          <w:color w:val="000000"/>
        </w:rPr>
        <w:t>均为</w:t>
      </w:r>
      <w:r>
        <w:rPr>
          <w:rFonts w:eastAsia="SimSun"/>
          <w:color w:val="000000"/>
        </w:rPr>
        <w:t xml:space="preserve"> </w:t>
      </w:r>
      <w:r>
        <w:rPr>
          <w:rFonts w:eastAsia="SimSun"/>
        </w:rPr>
        <w:t>879.0727</w:t>
      </w:r>
      <w:r>
        <w:rPr>
          <w:rFonts w:eastAsia="SimSun"/>
        </w:rPr>
        <w:t>。在本例中，搜索引擎</w:t>
      </w:r>
      <w:r>
        <w:rPr>
          <w:rFonts w:eastAsia="SimSun"/>
        </w:rPr>
        <w:t xml:space="preserve"> Protein Pilot </w:t>
      </w:r>
      <w:r>
        <w:rPr>
          <w:rFonts w:eastAsia="SimSun"/>
        </w:rPr>
        <w:t>确认前者出现在</w:t>
      </w:r>
      <w:r>
        <w:rPr>
          <w:rFonts w:eastAsia="SimSun"/>
        </w:rPr>
        <w:t xml:space="preserve"> 5b_MCF7_TiTip3 </w:t>
      </w:r>
      <w:r>
        <w:rPr>
          <w:rFonts w:eastAsia="SimSun"/>
        </w:rPr>
        <w:t>中，后者出现在</w:t>
      </w:r>
      <w:r>
        <w:rPr>
          <w:rFonts w:eastAsia="SimSun"/>
        </w:rPr>
        <w:t xml:space="preserve"> 1_MCF7_TiB_L </w:t>
      </w:r>
      <w:r>
        <w:rPr>
          <w:rFonts w:eastAsia="SimSun"/>
        </w:rPr>
        <w:t>中，但色谱图清晰地显示两者确认的峰均出现在大约</w:t>
      </w:r>
      <w:r>
        <w:rPr>
          <w:rFonts w:eastAsia="SimSun"/>
        </w:rPr>
        <w:t xml:space="preserve"> 32.5 </w:t>
      </w:r>
      <w:r>
        <w:rPr>
          <w:rFonts w:eastAsia="SimSun"/>
        </w:rPr>
        <w:t>分钟附近。</w:t>
      </w:r>
    </w:p>
    <w:p w14:paraId="315A7E4A" w14:textId="77777777" w:rsidR="00CC08D9" w:rsidRDefault="00F242F5">
      <w:pPr>
        <w:rPr>
          <w:rFonts w:eastAsia="SimSun"/>
        </w:rPr>
      </w:pPr>
      <w:r>
        <w:rPr>
          <w:rFonts w:eastAsia="SimSun"/>
        </w:rPr>
        <w:t>更为有趣的是，可以看到两个峰实际上非常接近，有相同的</w:t>
      </w:r>
      <w:r>
        <w:rPr>
          <w:rFonts w:eastAsia="SimSun"/>
          <w:i/>
        </w:rPr>
        <w:t>质荷比</w:t>
      </w:r>
      <w:r>
        <w:rPr>
          <w:rFonts w:eastAsia="SimSun"/>
        </w:rPr>
        <w:t>，至少同位素分布非常相似。</w:t>
      </w:r>
    </w:p>
    <w:p w14:paraId="77ABA1BD" w14:textId="77777777" w:rsidR="00CC08D9" w:rsidRDefault="00F242F5">
      <w:pPr>
        <w:rPr>
          <w:rFonts w:eastAsia="SimSun"/>
        </w:rPr>
      </w:pPr>
      <w:r>
        <w:rPr>
          <w:rFonts w:eastAsia="SimSun"/>
        </w:rPr>
        <w:br w:type="page"/>
      </w:r>
    </w:p>
    <w:tbl>
      <w:tblPr>
        <w:tblStyle w:val="TableGrid"/>
        <w:tblW w:w="0" w:type="auto"/>
        <w:tblLook w:val="04A0" w:firstRow="1" w:lastRow="0" w:firstColumn="1" w:lastColumn="0" w:noHBand="0" w:noVBand="1"/>
      </w:tblPr>
      <w:tblGrid>
        <w:gridCol w:w="4680"/>
        <w:gridCol w:w="4680"/>
      </w:tblGrid>
      <w:tr w:rsidR="00CC08D9" w14:paraId="43016CF4" w14:textId="77777777">
        <w:tc>
          <w:tcPr>
            <w:tcW w:w="4788" w:type="dxa"/>
            <w:tcBorders>
              <w:top w:val="nil"/>
              <w:left w:val="nil"/>
              <w:bottom w:val="nil"/>
              <w:right w:val="nil"/>
            </w:tcBorders>
          </w:tcPr>
          <w:p w14:paraId="0E68CD18" w14:textId="77777777" w:rsidR="00CC08D9" w:rsidRDefault="00F242F5">
            <w:pPr>
              <w:spacing w:after="0" w:line="240" w:lineRule="auto"/>
              <w:jc w:val="center"/>
              <w:rPr>
                <w:rFonts w:eastAsia="SimSun"/>
                <w:b/>
                <w:color w:val="000000"/>
              </w:rPr>
            </w:pPr>
            <w:r>
              <w:rPr>
                <w:rFonts w:eastAsia="SimSun"/>
                <w:b/>
                <w:color w:val="000000"/>
              </w:rPr>
              <w:lastRenderedPageBreak/>
              <w:t>5b_MCF7_TiTip3</w:t>
            </w:r>
          </w:p>
          <w:p w14:paraId="6590C7E4" w14:textId="77777777" w:rsidR="00CC08D9" w:rsidRDefault="00F242F5">
            <w:pPr>
              <w:rPr>
                <w:rFonts w:eastAsia="SimSun"/>
                <w:color w:val="000000"/>
              </w:rPr>
            </w:pPr>
            <w:r>
              <w:rPr>
                <w:rFonts w:eastAsia="SimSun"/>
                <w:noProof/>
                <w:color w:val="000000"/>
              </w:rPr>
              <w:drawing>
                <wp:inline distT="0" distB="0" distL="0" distR="0">
                  <wp:extent cx="2809875" cy="29908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2809875" cy="2990850"/>
                          </a:xfrm>
                          <a:prstGeom prst="rect">
                            <a:avLst/>
                          </a:prstGeom>
                          <a:noFill/>
                          <a:ln>
                            <a:noFill/>
                          </a:ln>
                        </pic:spPr>
                      </pic:pic>
                    </a:graphicData>
                  </a:graphic>
                </wp:inline>
              </w:drawing>
            </w:r>
          </w:p>
        </w:tc>
        <w:tc>
          <w:tcPr>
            <w:tcW w:w="4788" w:type="dxa"/>
            <w:tcBorders>
              <w:top w:val="nil"/>
              <w:left w:val="nil"/>
              <w:bottom w:val="nil"/>
              <w:right w:val="nil"/>
            </w:tcBorders>
          </w:tcPr>
          <w:p w14:paraId="7E515C2D" w14:textId="77777777" w:rsidR="00CC08D9" w:rsidRDefault="00F242F5">
            <w:pPr>
              <w:spacing w:after="0" w:line="240" w:lineRule="auto"/>
              <w:jc w:val="center"/>
              <w:rPr>
                <w:rFonts w:eastAsia="SimSun"/>
                <w:b/>
                <w:color w:val="000000"/>
              </w:rPr>
            </w:pPr>
            <w:r>
              <w:rPr>
                <w:rFonts w:eastAsia="SimSun"/>
                <w:b/>
                <w:color w:val="000000"/>
              </w:rPr>
              <w:t>1_MCF7_TiB_L</w:t>
            </w:r>
          </w:p>
          <w:p w14:paraId="124A2F33" w14:textId="77777777" w:rsidR="00CC08D9" w:rsidRDefault="00F242F5">
            <w:pPr>
              <w:rPr>
                <w:rFonts w:eastAsia="SimSun"/>
                <w:color w:val="000000"/>
              </w:rPr>
            </w:pPr>
            <w:r>
              <w:rPr>
                <w:rFonts w:eastAsia="SimSun"/>
                <w:noProof/>
                <w:color w:val="000000"/>
              </w:rPr>
              <w:drawing>
                <wp:inline distT="0" distB="0" distL="0" distR="0">
                  <wp:extent cx="2809875" cy="29813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2809875" cy="2981325"/>
                          </a:xfrm>
                          <a:prstGeom prst="rect">
                            <a:avLst/>
                          </a:prstGeom>
                          <a:noFill/>
                          <a:ln>
                            <a:noFill/>
                          </a:ln>
                        </pic:spPr>
                      </pic:pic>
                    </a:graphicData>
                  </a:graphic>
                </wp:inline>
              </w:drawing>
            </w:r>
          </w:p>
        </w:tc>
      </w:tr>
    </w:tbl>
    <w:p w14:paraId="28BD93AD" w14:textId="77777777" w:rsidR="00CC08D9" w:rsidRDefault="00F242F5">
      <w:pPr>
        <w:rPr>
          <w:rFonts w:eastAsia="SimSun"/>
        </w:rPr>
      </w:pPr>
      <w:r>
        <w:rPr>
          <w:rFonts w:eastAsia="SimSun"/>
        </w:rPr>
        <w:t>在</w:t>
      </w:r>
      <w:r>
        <w:rPr>
          <w:rFonts w:eastAsia="SimSun"/>
        </w:rPr>
        <w:t xml:space="preserve"> 1_MCF7_TiB_L </w:t>
      </w:r>
      <w:r>
        <w:rPr>
          <w:rFonts w:eastAsia="SimSun"/>
        </w:rPr>
        <w:t>中，同位素分布和质量误差使两个</w:t>
      </w:r>
      <w:r>
        <w:rPr>
          <w:rFonts w:eastAsia="SimSun" w:hint="eastAsia"/>
        </w:rPr>
        <w:t>出现在</w:t>
      </w:r>
      <w:r>
        <w:rPr>
          <w:rFonts w:eastAsia="SimSun" w:hint="eastAsia"/>
        </w:rPr>
        <w:t>31.5-33</w:t>
      </w:r>
      <w:r>
        <w:rPr>
          <w:rFonts w:eastAsia="SimSun" w:hint="eastAsia"/>
        </w:rPr>
        <w:t>分钟之间的</w:t>
      </w:r>
      <w:r>
        <w:rPr>
          <w:rFonts w:eastAsia="SimSun"/>
        </w:rPr>
        <w:t>峰看起来比</w:t>
      </w:r>
      <w:r>
        <w:rPr>
          <w:rFonts w:eastAsia="SimSun"/>
        </w:rPr>
        <w:t xml:space="preserve"> 5b_MCF7_TiTip3 </w:t>
      </w:r>
      <w:r>
        <w:rPr>
          <w:rFonts w:eastAsia="SimSun"/>
        </w:rPr>
        <w:t>中的两个峰更不同，但这种差异可能仅由方差导致。增加</w:t>
      </w:r>
      <w:r>
        <w:rPr>
          <w:rFonts w:eastAsia="SimSun"/>
        </w:rPr>
        <w:t xml:space="preserve"> M+3</w:t>
      </w:r>
      <w:r>
        <w:rPr>
          <w:rFonts w:eastAsia="SimSun"/>
        </w:rPr>
        <w:t>、</w:t>
      </w:r>
      <w:r>
        <w:rPr>
          <w:rFonts w:eastAsia="SimSun"/>
        </w:rPr>
        <w:t xml:space="preserve">M+4 </w:t>
      </w:r>
      <w:r>
        <w:rPr>
          <w:rFonts w:eastAsia="SimSun"/>
        </w:rPr>
        <w:t>和</w:t>
      </w:r>
      <w:r>
        <w:rPr>
          <w:rFonts w:eastAsia="SimSun"/>
        </w:rPr>
        <w:t xml:space="preserve"> M+5 </w:t>
      </w:r>
      <w:r>
        <w:rPr>
          <w:rFonts w:eastAsia="SimSun"/>
        </w:rPr>
        <w:t>后，就能看到两个峰保持大于</w:t>
      </w:r>
      <w:r>
        <w:rPr>
          <w:rFonts w:eastAsia="SimSun"/>
        </w:rPr>
        <w:t xml:space="preserve"> 0.9 </w:t>
      </w:r>
      <w:proofErr w:type="spellStart"/>
      <w:r>
        <w:rPr>
          <w:rFonts w:eastAsia="SimSun"/>
        </w:rPr>
        <w:t>idotp</w:t>
      </w:r>
      <w:proofErr w:type="spellEnd"/>
      <w:r>
        <w:rPr>
          <w:rFonts w:eastAsia="SimSun"/>
        </w:rPr>
        <w:t xml:space="preserve"> </w:t>
      </w:r>
      <w:r>
        <w:rPr>
          <w:rFonts w:eastAsia="SimSun"/>
        </w:rPr>
        <w:t>值（再次分别整合和查看</w:t>
      </w:r>
      <w:r>
        <w:rPr>
          <w:rFonts w:eastAsia="SimSun"/>
          <w:b/>
        </w:rPr>
        <w:t>峰面积</w:t>
      </w:r>
      <w:r>
        <w:rPr>
          <w:rFonts w:eastAsia="SimSun"/>
        </w:rPr>
        <w:t>视图，然后</w:t>
      </w:r>
      <w:r>
        <w:rPr>
          <w:rFonts w:eastAsia="SimSun"/>
          <w:b/>
        </w:rPr>
        <w:t>撤销</w:t>
      </w:r>
      <w:r>
        <w:rPr>
          <w:rFonts w:eastAsia="SimSun"/>
        </w:rPr>
        <w:t>）。由于此肽段可能有</w:t>
      </w:r>
      <w:r>
        <w:rPr>
          <w:rFonts w:eastAsia="SimSun"/>
        </w:rPr>
        <w:t xml:space="preserve"> 4 </w:t>
      </w:r>
      <w:r>
        <w:rPr>
          <w:rFonts w:eastAsia="SimSun"/>
        </w:rPr>
        <w:t>个不同的磷酸化位点，两个峰可能是同一个肽段的不同单一磷酸化状态，或</w:t>
      </w:r>
      <w:r>
        <w:rPr>
          <w:rFonts w:eastAsia="SimSun" w:hint="eastAsia"/>
        </w:rPr>
        <w:t>有可能共洗脱情况的</w:t>
      </w:r>
      <w:r>
        <w:rPr>
          <w:rFonts w:eastAsia="SimSun"/>
        </w:rPr>
        <w:t>磷亚型。建议在</w:t>
      </w:r>
      <w:r>
        <w:rPr>
          <w:rFonts w:eastAsia="SimSun"/>
        </w:rPr>
        <w:t xml:space="preserve"> MS1 </w:t>
      </w:r>
      <w:r>
        <w:rPr>
          <w:rFonts w:eastAsia="SimSun"/>
        </w:rPr>
        <w:t>筛选中（搜索引擎输出之外）仔细评估潜在的亚型。</w:t>
      </w:r>
    </w:p>
    <w:p w14:paraId="0BD70ED2" w14:textId="77777777" w:rsidR="00CC08D9" w:rsidRDefault="00F242F5">
      <w:pPr>
        <w:pStyle w:val="Heading2"/>
        <w:rPr>
          <w:rFonts w:eastAsia="SimSun"/>
        </w:rPr>
      </w:pPr>
      <w:r>
        <w:rPr>
          <w:rFonts w:eastAsia="SimSun"/>
        </w:rPr>
        <w:t>更多数据分析工具</w:t>
      </w:r>
    </w:p>
    <w:p w14:paraId="54603FE4" w14:textId="77777777" w:rsidR="00CC08D9" w:rsidRDefault="00F242F5">
      <w:pPr>
        <w:rPr>
          <w:rFonts w:eastAsia="SimSun"/>
          <w:color w:val="000000"/>
        </w:rPr>
      </w:pPr>
      <w:r>
        <w:rPr>
          <w:rFonts w:eastAsia="SimSun"/>
        </w:rPr>
        <w:t>继续下探到第</w:t>
      </w:r>
      <w:r>
        <w:rPr>
          <w:rFonts w:eastAsia="SimSun"/>
        </w:rPr>
        <w:t xml:space="preserve"> 25 </w:t>
      </w:r>
      <w:r>
        <w:rPr>
          <w:rFonts w:eastAsia="SimSun"/>
        </w:rPr>
        <w:t>个肽段，会发现</w:t>
      </w:r>
      <w:r>
        <w:rPr>
          <w:rFonts w:eastAsia="SimSun"/>
          <w:color w:val="000000"/>
        </w:rPr>
        <w:t xml:space="preserve"> YGPADVEDTTGSGATDSKDDDDIDLFG</w:t>
      </w:r>
      <w:r>
        <w:rPr>
          <w:rFonts w:eastAsia="SimSun"/>
          <w:b/>
          <w:bCs/>
          <w:color w:val="000000"/>
          <w:u w:val="single"/>
        </w:rPr>
        <w:t>S</w:t>
      </w:r>
      <w:r>
        <w:rPr>
          <w:rFonts w:eastAsia="SimSun"/>
          <w:color w:val="000000"/>
        </w:rPr>
        <w:t>DDEEESEEAKR</w:t>
      </w:r>
      <w:r>
        <w:rPr>
          <w:rFonts w:eastAsia="SimSun"/>
          <w:color w:val="000000"/>
        </w:rPr>
        <w:t>，本文档中最长的首个带</w:t>
      </w:r>
      <w:r>
        <w:rPr>
          <w:rFonts w:eastAsia="SimSun"/>
          <w:color w:val="000000"/>
        </w:rPr>
        <w:t xml:space="preserve"> 4 </w:t>
      </w:r>
      <w:r>
        <w:rPr>
          <w:rFonts w:eastAsia="SimSun"/>
          <w:color w:val="000000"/>
        </w:rPr>
        <w:t>个电荷的肽段母离子。由于该肽段分子量大，其同位素分布与分子量较小、带</w:t>
      </w:r>
      <w:r>
        <w:rPr>
          <w:rFonts w:eastAsia="SimSun"/>
          <w:color w:val="000000"/>
        </w:rPr>
        <w:t xml:space="preserve"> 2 </w:t>
      </w:r>
      <w:r>
        <w:rPr>
          <w:rFonts w:eastAsia="SimSun"/>
          <w:color w:val="000000"/>
        </w:rPr>
        <w:t>个电荷的肽段差异很大，甚至与您一直考量的分子量较大、带</w:t>
      </w:r>
      <w:r>
        <w:rPr>
          <w:rFonts w:eastAsia="SimSun"/>
          <w:color w:val="000000"/>
        </w:rPr>
        <w:t xml:space="preserve"> 3 </w:t>
      </w:r>
      <w:r>
        <w:rPr>
          <w:rFonts w:eastAsia="SimSun"/>
          <w:color w:val="000000"/>
        </w:rPr>
        <w:t>个电荷的肽段差异也很大。不含</w:t>
      </w:r>
      <w:r>
        <w:rPr>
          <w:rFonts w:eastAsia="SimSun"/>
          <w:color w:val="000000"/>
        </w:rPr>
        <w:t xml:space="preserve"> 13C </w:t>
      </w:r>
      <w:r>
        <w:rPr>
          <w:rFonts w:eastAsia="SimSun"/>
          <w:color w:val="000000"/>
        </w:rPr>
        <w:t>原子的单一同位素肽段，其预期出现频率低于</w:t>
      </w:r>
      <w:r>
        <w:rPr>
          <w:rFonts w:eastAsia="SimSun"/>
          <w:color w:val="000000"/>
        </w:rPr>
        <w:t xml:space="preserve"> M+1 </w:t>
      </w:r>
      <w:r>
        <w:rPr>
          <w:rFonts w:eastAsia="SimSun"/>
          <w:color w:val="000000"/>
        </w:rPr>
        <w:t>和</w:t>
      </w:r>
      <w:r>
        <w:rPr>
          <w:rFonts w:eastAsia="SimSun"/>
          <w:color w:val="000000"/>
        </w:rPr>
        <w:t xml:space="preserve"> M+2 </w:t>
      </w:r>
      <w:r>
        <w:rPr>
          <w:rFonts w:eastAsia="SimSun"/>
          <w:color w:val="000000"/>
        </w:rPr>
        <w:t>型离子。可以看出，这些色谱图中</w:t>
      </w:r>
      <w:r>
        <w:rPr>
          <w:rFonts w:eastAsia="SimSun" w:hint="eastAsia"/>
          <w:color w:val="000000"/>
        </w:rPr>
        <w:t>出现</w:t>
      </w:r>
      <w:r>
        <w:rPr>
          <w:rFonts w:eastAsia="SimSun"/>
          <w:color w:val="000000"/>
        </w:rPr>
        <w:t>的正是这种情况，所产生的</w:t>
      </w:r>
      <w:r>
        <w:rPr>
          <w:rFonts w:eastAsia="SimSun"/>
          <w:color w:val="000000"/>
        </w:rPr>
        <w:t xml:space="preserve"> </w:t>
      </w:r>
      <w:proofErr w:type="spellStart"/>
      <w:r>
        <w:rPr>
          <w:rFonts w:eastAsia="SimSun"/>
          <w:color w:val="000000"/>
        </w:rPr>
        <w:t>idotp</w:t>
      </w:r>
      <w:proofErr w:type="spellEnd"/>
      <w:r>
        <w:rPr>
          <w:rFonts w:eastAsia="SimSun"/>
          <w:color w:val="000000"/>
        </w:rPr>
        <w:t xml:space="preserve"> </w:t>
      </w:r>
      <w:r>
        <w:rPr>
          <w:rFonts w:eastAsia="SimSun"/>
          <w:color w:val="000000"/>
        </w:rPr>
        <w:t>值分别为</w:t>
      </w:r>
      <w:r>
        <w:rPr>
          <w:rFonts w:eastAsia="SimSun"/>
          <w:color w:val="000000"/>
        </w:rPr>
        <w:t xml:space="preserve"> 1.0 </w:t>
      </w:r>
      <w:r>
        <w:rPr>
          <w:rFonts w:eastAsia="SimSun"/>
          <w:color w:val="000000"/>
        </w:rPr>
        <w:t>和</w:t>
      </w:r>
      <w:r>
        <w:rPr>
          <w:rFonts w:eastAsia="SimSun"/>
          <w:color w:val="000000"/>
        </w:rPr>
        <w:t xml:space="preserve"> 0.99</w:t>
      </w:r>
      <w:r>
        <w:rPr>
          <w:rFonts w:eastAsia="SimSun"/>
          <w:color w:val="000000"/>
        </w:rPr>
        <w:t>，且与预期分布一致，如下所示：</w:t>
      </w:r>
    </w:p>
    <w:p w14:paraId="0B7FF11D" w14:textId="77777777" w:rsidR="00CC08D9" w:rsidRDefault="00F242F5">
      <w:pPr>
        <w:rPr>
          <w:rFonts w:eastAsia="SimSun"/>
          <w:color w:val="000000"/>
        </w:rPr>
      </w:pPr>
      <w:r>
        <w:rPr>
          <w:rFonts w:eastAsia="SimSun"/>
          <w:noProof/>
          <w:color w:val="000000"/>
        </w:rPr>
        <w:lastRenderedPageBreak/>
        <w:drawing>
          <wp:inline distT="0" distB="0" distL="0" distR="0">
            <wp:extent cx="3352800" cy="32194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3352800" cy="3219450"/>
                    </a:xfrm>
                    <a:prstGeom prst="rect">
                      <a:avLst/>
                    </a:prstGeom>
                    <a:noFill/>
                    <a:ln>
                      <a:noFill/>
                    </a:ln>
                  </pic:spPr>
                </pic:pic>
              </a:graphicData>
            </a:graphic>
          </wp:inline>
        </w:drawing>
      </w:r>
    </w:p>
    <w:p w14:paraId="46518C7F" w14:textId="77777777" w:rsidR="00CC08D9" w:rsidRDefault="00F242F5">
      <w:pPr>
        <w:rPr>
          <w:rFonts w:eastAsia="SimSun"/>
          <w:color w:val="000000"/>
        </w:rPr>
      </w:pPr>
      <w:r>
        <w:rPr>
          <w:rFonts w:eastAsia="SimSun"/>
          <w:color w:val="000000"/>
        </w:rPr>
        <w:t>就像您一直在做的一样，您可以使用离子对挑选列表增加从</w:t>
      </w:r>
      <w:r>
        <w:rPr>
          <w:rFonts w:eastAsia="SimSun"/>
          <w:color w:val="000000"/>
        </w:rPr>
        <w:t xml:space="preserve"> M+3 </w:t>
      </w:r>
      <w:r>
        <w:rPr>
          <w:rFonts w:eastAsia="SimSun"/>
          <w:color w:val="000000"/>
        </w:rPr>
        <w:t>至</w:t>
      </w:r>
      <w:r>
        <w:rPr>
          <w:rFonts w:eastAsia="SimSun"/>
          <w:color w:val="000000"/>
        </w:rPr>
        <w:t xml:space="preserve"> M+7 </w:t>
      </w:r>
      <w:r>
        <w:rPr>
          <w:rFonts w:eastAsia="SimSun"/>
          <w:color w:val="000000"/>
        </w:rPr>
        <w:t>的色谱图，所有色谱图都应包含强度大于整体同位素分布</w:t>
      </w:r>
      <w:r>
        <w:rPr>
          <w:rFonts w:eastAsia="SimSun"/>
          <w:color w:val="000000"/>
        </w:rPr>
        <w:t xml:space="preserve"> 1% </w:t>
      </w:r>
      <w:r>
        <w:rPr>
          <w:rFonts w:eastAsia="SimSun"/>
          <w:color w:val="000000"/>
        </w:rPr>
        <w:t>的峰，并且会看到</w:t>
      </w:r>
      <w:r>
        <w:rPr>
          <w:rFonts w:eastAsia="SimSun"/>
          <w:color w:val="000000"/>
        </w:rPr>
        <w:t xml:space="preserve"> </w:t>
      </w:r>
      <w:proofErr w:type="spellStart"/>
      <w:r>
        <w:rPr>
          <w:rFonts w:eastAsia="SimSun"/>
          <w:color w:val="000000"/>
        </w:rPr>
        <w:t>idotp</w:t>
      </w:r>
      <w:proofErr w:type="spellEnd"/>
      <w:r>
        <w:rPr>
          <w:rFonts w:eastAsia="SimSun"/>
          <w:color w:val="000000"/>
        </w:rPr>
        <w:t xml:space="preserve"> </w:t>
      </w:r>
      <w:r>
        <w:rPr>
          <w:rFonts w:eastAsia="SimSun"/>
          <w:color w:val="000000"/>
        </w:rPr>
        <w:t>值仍非常高，为</w:t>
      </w:r>
      <w:r>
        <w:rPr>
          <w:rFonts w:eastAsia="SimSun"/>
          <w:color w:val="000000"/>
        </w:rPr>
        <w:t xml:space="preserve"> 0.98</w:t>
      </w:r>
      <w:r>
        <w:rPr>
          <w:rFonts w:eastAsia="SimSun"/>
          <w:color w:val="000000"/>
        </w:rPr>
        <w:t>：</w:t>
      </w:r>
    </w:p>
    <w:p w14:paraId="4187CF5C" w14:textId="77777777" w:rsidR="00CC08D9" w:rsidRDefault="00F242F5">
      <w:pPr>
        <w:rPr>
          <w:rFonts w:eastAsia="SimSun"/>
          <w:color w:val="000000"/>
        </w:rPr>
      </w:pPr>
      <w:r>
        <w:rPr>
          <w:rFonts w:eastAsia="SimSun"/>
          <w:noProof/>
          <w:color w:val="000000"/>
        </w:rPr>
        <w:drawing>
          <wp:inline distT="0" distB="0" distL="0" distR="0">
            <wp:extent cx="3219450" cy="32194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3219450" cy="3219450"/>
                    </a:xfrm>
                    <a:prstGeom prst="rect">
                      <a:avLst/>
                    </a:prstGeom>
                    <a:noFill/>
                    <a:ln>
                      <a:noFill/>
                    </a:ln>
                  </pic:spPr>
                </pic:pic>
              </a:graphicData>
            </a:graphic>
          </wp:inline>
        </w:drawing>
      </w:r>
    </w:p>
    <w:p w14:paraId="122AD37E" w14:textId="77777777" w:rsidR="00CC08D9" w:rsidRDefault="00F242F5">
      <w:pPr>
        <w:rPr>
          <w:rFonts w:eastAsia="SimSun"/>
          <w:color w:val="000000"/>
        </w:rPr>
      </w:pPr>
      <w:r>
        <w:rPr>
          <w:rFonts w:eastAsia="SimSun"/>
          <w:color w:val="000000"/>
        </w:rPr>
        <w:t>在色谱图中可以发现，这是文档中唯一在单个运行中被确认多次的肽段（在</w:t>
      </w:r>
      <w:r>
        <w:rPr>
          <w:rFonts w:eastAsia="SimSun"/>
          <w:color w:val="000000"/>
        </w:rPr>
        <w:t xml:space="preserve"> 5b_MCF7_TiTip3 </w:t>
      </w:r>
      <w:r>
        <w:rPr>
          <w:rFonts w:eastAsia="SimSun"/>
          <w:color w:val="000000"/>
        </w:rPr>
        <w:t>被确认</w:t>
      </w:r>
      <w:r>
        <w:rPr>
          <w:rFonts w:eastAsia="SimSun"/>
          <w:color w:val="000000"/>
        </w:rPr>
        <w:t xml:space="preserve"> 3 </w:t>
      </w:r>
      <w:r>
        <w:rPr>
          <w:rFonts w:eastAsia="SimSun"/>
          <w:color w:val="000000"/>
        </w:rPr>
        <w:t>次）。</w:t>
      </w:r>
    </w:p>
    <w:p w14:paraId="10003ECD" w14:textId="77777777" w:rsidR="00CC08D9" w:rsidRDefault="00F242F5">
      <w:pPr>
        <w:rPr>
          <w:rFonts w:eastAsia="SimSun"/>
          <w:color w:val="000000"/>
        </w:rPr>
      </w:pPr>
      <w:r>
        <w:rPr>
          <w:rFonts w:eastAsia="SimSun"/>
          <w:color w:val="000000"/>
        </w:rPr>
        <w:t>您可以执行下列操作，将色谱图调整在相同的尺度内，这样更容易解释在重复测定间这些</w:t>
      </w:r>
      <w:r>
        <w:rPr>
          <w:rFonts w:eastAsia="SimSun"/>
          <w:color w:val="000000"/>
        </w:rPr>
        <w:t xml:space="preserve"> ID</w:t>
      </w:r>
      <w:r>
        <w:rPr>
          <w:rFonts w:eastAsia="SimSun" w:hint="eastAsia"/>
          <w:color w:val="000000"/>
        </w:rPr>
        <w:t>是如何校准的</w:t>
      </w:r>
      <w:r>
        <w:rPr>
          <w:rFonts w:eastAsia="SimSun"/>
          <w:color w:val="000000"/>
        </w:rPr>
        <w:t>：</w:t>
      </w:r>
    </w:p>
    <w:p w14:paraId="7475F086" w14:textId="77777777" w:rsidR="00CC08D9" w:rsidRDefault="00F242F5">
      <w:pPr>
        <w:pStyle w:val="ListParagraph"/>
        <w:numPr>
          <w:ilvl w:val="0"/>
          <w:numId w:val="17"/>
        </w:numPr>
        <w:rPr>
          <w:rFonts w:eastAsia="SimSun"/>
        </w:rPr>
      </w:pPr>
      <w:r>
        <w:rPr>
          <w:rFonts w:eastAsia="SimSun"/>
        </w:rPr>
        <w:lastRenderedPageBreak/>
        <w:t>右键单击色谱图，然后选中</w:t>
      </w:r>
      <w:r>
        <w:rPr>
          <w:rFonts w:eastAsia="SimSun"/>
          <w:b/>
        </w:rPr>
        <w:t>同步缩放</w:t>
      </w:r>
      <w:r>
        <w:rPr>
          <w:rFonts w:eastAsia="SimSun"/>
        </w:rPr>
        <w:t>。</w:t>
      </w:r>
    </w:p>
    <w:p w14:paraId="6B992B67" w14:textId="77777777" w:rsidR="00CC08D9" w:rsidRDefault="00F242F5">
      <w:pPr>
        <w:pStyle w:val="ListParagraph"/>
        <w:numPr>
          <w:ilvl w:val="0"/>
          <w:numId w:val="17"/>
        </w:numPr>
        <w:rPr>
          <w:rFonts w:eastAsia="SimSun"/>
        </w:rPr>
      </w:pPr>
      <w:r>
        <w:rPr>
          <w:rFonts w:eastAsia="SimSun"/>
        </w:rPr>
        <w:t>右键单击色谱图，然后取消选中</w:t>
      </w:r>
      <w:r>
        <w:rPr>
          <w:rFonts w:eastAsia="SimSun"/>
          <w:b/>
        </w:rPr>
        <w:t>自动调整</w:t>
      </w:r>
      <w:r>
        <w:rPr>
          <w:rFonts w:eastAsia="SimSun"/>
          <w:b/>
        </w:rPr>
        <w:t xml:space="preserve"> Y </w:t>
      </w:r>
      <w:r>
        <w:rPr>
          <w:rFonts w:eastAsia="SimSun"/>
          <w:b/>
        </w:rPr>
        <w:t>轴</w:t>
      </w:r>
      <w:r>
        <w:rPr>
          <w:rFonts w:eastAsia="SimSun"/>
        </w:rPr>
        <w:t>。</w:t>
      </w:r>
    </w:p>
    <w:p w14:paraId="6E230FD1" w14:textId="77777777" w:rsidR="00CC08D9" w:rsidRDefault="00F242F5">
      <w:pPr>
        <w:pStyle w:val="ListParagraph"/>
        <w:numPr>
          <w:ilvl w:val="0"/>
          <w:numId w:val="17"/>
        </w:numPr>
        <w:rPr>
          <w:rFonts w:eastAsia="SimSun"/>
        </w:rPr>
      </w:pPr>
      <w:r>
        <w:rPr>
          <w:rFonts w:eastAsia="SimSun"/>
        </w:rPr>
        <w:t>右键单击</w:t>
      </w:r>
      <w:r>
        <w:rPr>
          <w:rFonts w:eastAsia="SimSun"/>
        </w:rPr>
        <w:t xml:space="preserve"> 5b_MCF7_TiTip3 </w:t>
      </w:r>
      <w:r>
        <w:rPr>
          <w:rFonts w:eastAsia="SimSun"/>
        </w:rPr>
        <w:t>色谱图，并选中</w:t>
      </w:r>
      <w:r>
        <w:rPr>
          <w:rFonts w:eastAsia="SimSun"/>
          <w:b/>
        </w:rPr>
        <w:t>将时间校准至</w:t>
      </w:r>
      <w:r>
        <w:rPr>
          <w:rFonts w:eastAsia="SimSun"/>
          <w:b/>
        </w:rPr>
        <w:t xml:space="preserve"> 100807_0005b_MCF7_TiTip3</w:t>
      </w:r>
      <w:r>
        <w:rPr>
          <w:rFonts w:eastAsia="SimSun"/>
        </w:rPr>
        <w:t>。（请注意，在再次关闭之前，此操作将校准该数据集中的所有肽段，而不仅仅是校准当前肽段。</w:t>
      </w:r>
      <w:r>
        <w:rPr>
          <w:rFonts w:eastAsia="SimSun"/>
          <w:color w:val="000000"/>
        </w:rPr>
        <w:t>）</w:t>
      </w:r>
    </w:p>
    <w:p w14:paraId="5222B970" w14:textId="77777777" w:rsidR="00CC08D9" w:rsidRDefault="00F242F5">
      <w:pPr>
        <w:pStyle w:val="ListParagraph"/>
        <w:numPr>
          <w:ilvl w:val="0"/>
          <w:numId w:val="17"/>
        </w:numPr>
        <w:rPr>
          <w:rFonts w:eastAsia="SimSun"/>
        </w:rPr>
      </w:pPr>
      <w:r>
        <w:rPr>
          <w:rFonts w:eastAsia="SimSun"/>
        </w:rPr>
        <w:t>将鼠标光标悬停在绘图区，朝您自己的方向回滚鼠标滚轮，略微缩小图。</w:t>
      </w:r>
    </w:p>
    <w:p w14:paraId="1930E8EA" w14:textId="77777777" w:rsidR="00CC08D9" w:rsidRDefault="00F242F5">
      <w:pPr>
        <w:pStyle w:val="ListParagraph"/>
        <w:numPr>
          <w:ilvl w:val="0"/>
          <w:numId w:val="17"/>
        </w:numPr>
        <w:rPr>
          <w:rFonts w:eastAsia="SimSun"/>
        </w:rPr>
      </w:pPr>
      <w:r>
        <w:rPr>
          <w:rFonts w:eastAsia="SimSun"/>
        </w:rPr>
        <w:t>单击并拖动</w:t>
      </w:r>
      <w:r>
        <w:rPr>
          <w:rFonts w:eastAsia="SimSun"/>
        </w:rPr>
        <w:t xml:space="preserve"> 5b_MCF7_TiTip3 </w:t>
      </w:r>
      <w:r>
        <w:rPr>
          <w:rFonts w:eastAsia="SimSun"/>
        </w:rPr>
        <w:t>中整合范围周围的窄小矩形区域。</w:t>
      </w:r>
    </w:p>
    <w:p w14:paraId="046409B7" w14:textId="77777777" w:rsidR="00CC08D9" w:rsidRDefault="00F242F5">
      <w:pPr>
        <w:keepNext/>
        <w:rPr>
          <w:rFonts w:eastAsia="SimSun"/>
        </w:rPr>
      </w:pPr>
      <w:r>
        <w:rPr>
          <w:rFonts w:eastAsia="SimSun"/>
        </w:rPr>
        <w:t>色谱图现在将显示如下：</w:t>
      </w:r>
    </w:p>
    <w:p w14:paraId="0CD56782" w14:textId="77777777" w:rsidR="00CC08D9" w:rsidRDefault="00F242F5">
      <w:pPr>
        <w:rPr>
          <w:rFonts w:eastAsia="SimSun"/>
        </w:rPr>
      </w:pPr>
      <w:r>
        <w:rPr>
          <w:rFonts w:eastAsia="SimSun"/>
          <w:noProof/>
        </w:rPr>
        <w:drawing>
          <wp:inline distT="0" distB="0" distL="0" distR="0">
            <wp:extent cx="4169410" cy="556260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4178248" cy="5574038"/>
                    </a:xfrm>
                    <a:prstGeom prst="rect">
                      <a:avLst/>
                    </a:prstGeom>
                    <a:noFill/>
                    <a:ln>
                      <a:noFill/>
                    </a:ln>
                  </pic:spPr>
                </pic:pic>
              </a:graphicData>
            </a:graphic>
          </wp:inline>
        </w:drawing>
      </w:r>
    </w:p>
    <w:p w14:paraId="71F09847" w14:textId="77777777" w:rsidR="00CC08D9" w:rsidRDefault="00F242F5">
      <w:pPr>
        <w:rPr>
          <w:rFonts w:eastAsia="SimSun"/>
        </w:rPr>
      </w:pPr>
      <w:r>
        <w:rPr>
          <w:rFonts w:eastAsia="SimSun"/>
        </w:rPr>
        <w:t>要查看从中提取色谱图点的</w:t>
      </w:r>
      <w:r>
        <w:rPr>
          <w:rFonts w:eastAsia="SimSun"/>
        </w:rPr>
        <w:t xml:space="preserve"> MS1 </w:t>
      </w:r>
      <w:r>
        <w:rPr>
          <w:rFonts w:eastAsia="SimSun"/>
        </w:rPr>
        <w:t>谱图中的同位素分布，请执行以下操作：</w:t>
      </w:r>
    </w:p>
    <w:p w14:paraId="360EC285" w14:textId="77777777" w:rsidR="00CC08D9" w:rsidRDefault="00F242F5">
      <w:pPr>
        <w:pStyle w:val="ListParagraph"/>
        <w:numPr>
          <w:ilvl w:val="0"/>
          <w:numId w:val="19"/>
        </w:numPr>
        <w:rPr>
          <w:rFonts w:eastAsia="SimSun"/>
        </w:rPr>
      </w:pPr>
      <w:r>
        <w:rPr>
          <w:rFonts w:eastAsia="SimSun"/>
        </w:rPr>
        <w:t>将鼠标光标悬停在</w:t>
      </w:r>
      <w:r>
        <w:rPr>
          <w:rFonts w:eastAsia="SimSun"/>
        </w:rPr>
        <w:t xml:space="preserve"> 5b_MFC7_TiTip3 </w:t>
      </w:r>
      <w:r>
        <w:rPr>
          <w:rFonts w:eastAsia="SimSun"/>
        </w:rPr>
        <w:t>中的峰顶点上，然后单击出现的圆圈。</w:t>
      </w:r>
    </w:p>
    <w:p w14:paraId="6F49435A" w14:textId="77777777" w:rsidR="00CC08D9" w:rsidRDefault="00F242F5">
      <w:pPr>
        <w:rPr>
          <w:rFonts w:eastAsia="SimSun"/>
        </w:rPr>
      </w:pPr>
      <w:r>
        <w:rPr>
          <w:rFonts w:eastAsia="SimSun"/>
        </w:rPr>
        <w:lastRenderedPageBreak/>
        <w:t>随即</w:t>
      </w:r>
      <w:r>
        <w:rPr>
          <w:rFonts w:eastAsia="SimSun"/>
          <w:b/>
        </w:rPr>
        <w:t>全扫描</w:t>
      </w:r>
      <w:r>
        <w:rPr>
          <w:rFonts w:eastAsia="SimSun"/>
        </w:rPr>
        <w:t>视图将显示如下：</w:t>
      </w:r>
    </w:p>
    <w:p w14:paraId="68A9C822" w14:textId="77777777" w:rsidR="00CC08D9" w:rsidRDefault="00F242F5">
      <w:pPr>
        <w:rPr>
          <w:rFonts w:eastAsia="SimSun"/>
        </w:rPr>
      </w:pPr>
      <w:r>
        <w:rPr>
          <w:rFonts w:eastAsia="SimSun"/>
          <w:noProof/>
        </w:rPr>
        <w:drawing>
          <wp:inline distT="0" distB="0" distL="0" distR="0">
            <wp:extent cx="5534025" cy="356235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534025" cy="3562350"/>
                    </a:xfrm>
                    <a:prstGeom prst="rect">
                      <a:avLst/>
                    </a:prstGeom>
                    <a:noFill/>
                    <a:ln>
                      <a:noFill/>
                    </a:ln>
                  </pic:spPr>
                </pic:pic>
              </a:graphicData>
            </a:graphic>
          </wp:inline>
        </w:drawing>
      </w:r>
    </w:p>
    <w:p w14:paraId="546FA4AE" w14:textId="77777777" w:rsidR="00CC08D9" w:rsidRDefault="00F242F5">
      <w:pPr>
        <w:pStyle w:val="ListParagraph"/>
        <w:numPr>
          <w:ilvl w:val="0"/>
          <w:numId w:val="19"/>
        </w:numPr>
        <w:rPr>
          <w:rFonts w:eastAsia="SimSun"/>
        </w:rPr>
      </w:pPr>
      <w:r>
        <w:rPr>
          <w:rFonts w:eastAsia="SimSun"/>
        </w:rPr>
        <w:t>单击</w:t>
      </w:r>
      <w:r>
        <w:rPr>
          <w:rFonts w:eastAsia="SimSun"/>
          <w:b/>
        </w:rPr>
        <w:t>全扫描</w:t>
      </w:r>
      <w:r>
        <w:rPr>
          <w:rFonts w:eastAsia="SimSun"/>
        </w:rPr>
        <w:t>视图右上角的</w:t>
      </w:r>
      <w:r>
        <w:rPr>
          <w:rFonts w:eastAsia="SimSun"/>
        </w:rPr>
        <w:t>“X”</w:t>
      </w:r>
      <w:r>
        <w:rPr>
          <w:rFonts w:eastAsia="SimSun"/>
        </w:rPr>
        <w:t>将其关闭。</w:t>
      </w:r>
    </w:p>
    <w:p w14:paraId="5A0D895E" w14:textId="77777777" w:rsidR="00CC08D9" w:rsidRDefault="00F242F5">
      <w:pPr>
        <w:rPr>
          <w:rFonts w:eastAsia="SimSun"/>
        </w:rPr>
      </w:pPr>
      <w:r>
        <w:rPr>
          <w:rFonts w:eastAsia="SimSun"/>
        </w:rPr>
        <w:t>在色谱图中，您会看到校准后的</w:t>
      </w:r>
      <w:r>
        <w:rPr>
          <w:rFonts w:eastAsia="SimSun"/>
        </w:rPr>
        <w:t xml:space="preserve"> ID </w:t>
      </w:r>
      <w:r>
        <w:rPr>
          <w:rFonts w:eastAsia="SimSun"/>
        </w:rPr>
        <w:t>排列非常清晰，并且峰的校准良好。在关闭</w:t>
      </w:r>
      <w:r>
        <w:rPr>
          <w:rFonts w:eastAsia="SimSun"/>
        </w:rPr>
        <w:t xml:space="preserve"> Y </w:t>
      </w:r>
      <w:r>
        <w:rPr>
          <w:rFonts w:eastAsia="SimSun"/>
        </w:rPr>
        <w:t>轴自动调整的情况下进行同步缩放，有助于感受各个峰的相对高度。</w:t>
      </w:r>
    </w:p>
    <w:p w14:paraId="545BB30A" w14:textId="77777777" w:rsidR="00CC08D9" w:rsidRDefault="00F242F5">
      <w:pPr>
        <w:rPr>
          <w:rFonts w:eastAsia="SimSun"/>
        </w:rPr>
      </w:pPr>
      <w:r>
        <w:rPr>
          <w:rFonts w:eastAsia="SimSun"/>
        </w:rPr>
        <w:t>您可以单击色谱图上的</w:t>
      </w:r>
      <w:r>
        <w:rPr>
          <w:rFonts w:eastAsia="SimSun"/>
        </w:rPr>
        <w:t xml:space="preserve"> ID </w:t>
      </w:r>
      <w:r>
        <w:rPr>
          <w:rFonts w:eastAsia="SimSun"/>
        </w:rPr>
        <w:t>注释，审查搜索引擎确认此肽段的谱图，也可以单击</w:t>
      </w:r>
      <w:r>
        <w:rPr>
          <w:rFonts w:eastAsia="SimSun"/>
          <w:b/>
        </w:rPr>
        <w:t>库匹配</w:t>
      </w:r>
      <w:r>
        <w:rPr>
          <w:rFonts w:eastAsia="SimSun"/>
        </w:rPr>
        <w:t>视图顶部的下拉列表，并使用箭头键在匹配的谱图中向上翻页和向下翻页。对不同运行之间的谱图</w:t>
      </w:r>
      <w:r>
        <w:rPr>
          <w:rFonts w:eastAsia="SimSun" w:hint="eastAsia"/>
        </w:rPr>
        <w:t>是来自于同一个肽段的</w:t>
      </w:r>
      <w:r>
        <w:rPr>
          <w:rFonts w:eastAsia="SimSun"/>
        </w:rPr>
        <w:t>判断可能需要一些想像力：</w:t>
      </w:r>
    </w:p>
    <w:p w14:paraId="5CF062F1" w14:textId="77777777" w:rsidR="00CC08D9" w:rsidRDefault="00F242F5">
      <w:pPr>
        <w:keepNext/>
        <w:spacing w:after="0" w:line="240" w:lineRule="auto"/>
        <w:rPr>
          <w:rFonts w:eastAsia="SimSun"/>
          <w:b/>
        </w:rPr>
      </w:pPr>
      <w:r>
        <w:rPr>
          <w:rFonts w:eastAsia="SimSun"/>
          <w:b/>
        </w:rPr>
        <w:t>5b_MCF7_TiTip3</w:t>
      </w:r>
      <w:r>
        <w:rPr>
          <w:rFonts w:eastAsia="SimSun"/>
          <w:b/>
        </w:rPr>
        <w:t>（</w:t>
      </w:r>
      <w:r>
        <w:rPr>
          <w:rFonts w:eastAsia="SimSun"/>
          <w:b/>
        </w:rPr>
        <w:t xml:space="preserve">37.61 </w:t>
      </w:r>
      <w:r>
        <w:rPr>
          <w:rFonts w:eastAsia="SimSun"/>
          <w:b/>
        </w:rPr>
        <w:t>分钟）</w:t>
      </w:r>
    </w:p>
    <w:p w14:paraId="0D10AF5D" w14:textId="77777777" w:rsidR="00CC08D9" w:rsidRDefault="00F242F5">
      <w:pPr>
        <w:rPr>
          <w:rFonts w:eastAsia="SimSun"/>
        </w:rPr>
      </w:pPr>
      <w:r>
        <w:rPr>
          <w:rFonts w:eastAsia="SimSun"/>
          <w:noProof/>
        </w:rPr>
        <w:drawing>
          <wp:inline distT="0" distB="0" distL="0" distR="0">
            <wp:extent cx="5943600" cy="2132330"/>
            <wp:effectExtent l="0" t="0" r="0" b="127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5943600" cy="2132437"/>
                    </a:xfrm>
                    <a:prstGeom prst="rect">
                      <a:avLst/>
                    </a:prstGeom>
                    <a:noFill/>
                    <a:ln>
                      <a:noFill/>
                    </a:ln>
                  </pic:spPr>
                </pic:pic>
              </a:graphicData>
            </a:graphic>
          </wp:inline>
        </w:drawing>
      </w:r>
    </w:p>
    <w:p w14:paraId="54244745" w14:textId="77777777" w:rsidR="00CC08D9" w:rsidRDefault="00F242F5">
      <w:pPr>
        <w:keepNext/>
        <w:rPr>
          <w:rFonts w:eastAsia="SimSun"/>
          <w:b/>
        </w:rPr>
      </w:pPr>
      <w:r>
        <w:rPr>
          <w:rFonts w:eastAsia="SimSun"/>
          <w:b/>
        </w:rPr>
        <w:lastRenderedPageBreak/>
        <w:t>1_MCF_TiB_L</w:t>
      </w:r>
      <w:r>
        <w:rPr>
          <w:rFonts w:eastAsia="SimSun"/>
          <w:b/>
        </w:rPr>
        <w:t>（</w:t>
      </w:r>
      <w:r>
        <w:rPr>
          <w:rFonts w:eastAsia="SimSun"/>
          <w:b/>
        </w:rPr>
        <w:t xml:space="preserve">37.03 </w:t>
      </w:r>
      <w:r>
        <w:rPr>
          <w:rFonts w:eastAsia="SimSun"/>
          <w:b/>
        </w:rPr>
        <w:t>分钟）</w:t>
      </w:r>
    </w:p>
    <w:p w14:paraId="0ECEFCA8" w14:textId="77777777" w:rsidR="00CC08D9" w:rsidRDefault="00F242F5">
      <w:pPr>
        <w:rPr>
          <w:rFonts w:eastAsia="SimSun"/>
        </w:rPr>
      </w:pPr>
      <w:r>
        <w:rPr>
          <w:rFonts w:eastAsia="SimSun"/>
          <w:noProof/>
        </w:rPr>
        <w:drawing>
          <wp:inline distT="0" distB="0" distL="0" distR="0">
            <wp:extent cx="5943600" cy="2132330"/>
            <wp:effectExtent l="0" t="0" r="0" b="12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5943600" cy="2132437"/>
                    </a:xfrm>
                    <a:prstGeom prst="rect">
                      <a:avLst/>
                    </a:prstGeom>
                    <a:noFill/>
                    <a:ln>
                      <a:noFill/>
                    </a:ln>
                  </pic:spPr>
                </pic:pic>
              </a:graphicData>
            </a:graphic>
          </wp:inline>
        </w:drawing>
      </w:r>
    </w:p>
    <w:p w14:paraId="35BF83A9" w14:textId="77777777" w:rsidR="00CC08D9" w:rsidRDefault="00F242F5">
      <w:pPr>
        <w:rPr>
          <w:rFonts w:eastAsia="SimSun"/>
        </w:rPr>
      </w:pPr>
      <w:r>
        <w:rPr>
          <w:rFonts w:eastAsia="SimSun"/>
        </w:rPr>
        <w:t>但是您应该非常确信，两个运行之间的色谱图峰</w:t>
      </w:r>
      <w:r>
        <w:rPr>
          <w:rFonts w:eastAsia="SimSun" w:hint="eastAsia"/>
        </w:rPr>
        <w:t>测量的是相同的肽段分子。</w:t>
      </w:r>
    </w:p>
    <w:p w14:paraId="0F2AC0F1" w14:textId="77777777" w:rsidR="00CC08D9" w:rsidRDefault="00F242F5">
      <w:pPr>
        <w:spacing w:after="0" w:line="240" w:lineRule="auto"/>
        <w:rPr>
          <w:rFonts w:ascii="Cambria" w:eastAsia="SimSun" w:hAnsi="Cambria"/>
          <w:b/>
          <w:bCs/>
          <w:color w:val="4F81BD"/>
          <w:sz w:val="26"/>
          <w:szCs w:val="26"/>
        </w:rPr>
      </w:pPr>
      <w:r>
        <w:rPr>
          <w:rFonts w:eastAsia="SimSun"/>
        </w:rPr>
        <w:br w:type="page"/>
      </w:r>
    </w:p>
    <w:p w14:paraId="76388928" w14:textId="77777777" w:rsidR="00CC08D9" w:rsidRDefault="00F242F5">
      <w:pPr>
        <w:pStyle w:val="Heading2"/>
        <w:rPr>
          <w:rFonts w:eastAsia="SimSun"/>
        </w:rPr>
      </w:pPr>
      <w:r>
        <w:rPr>
          <w:rFonts w:eastAsia="SimSun"/>
        </w:rPr>
        <w:lastRenderedPageBreak/>
        <w:t>与干扰有关的更多有趣实验</w:t>
      </w:r>
    </w:p>
    <w:p w14:paraId="71F2B8CB" w14:textId="77777777" w:rsidR="00CC08D9" w:rsidRDefault="00F242F5">
      <w:pPr>
        <w:rPr>
          <w:rFonts w:eastAsia="SimSun"/>
        </w:rPr>
      </w:pPr>
      <w:r>
        <w:rPr>
          <w:rFonts w:eastAsia="SimSun"/>
        </w:rPr>
        <w:t xml:space="preserve">DQVANSAFVER </w:t>
      </w:r>
      <w:r>
        <w:rPr>
          <w:rFonts w:eastAsia="SimSun"/>
        </w:rPr>
        <w:t>肽段有另外一种有趣的干扰：</w:t>
      </w:r>
    </w:p>
    <w:tbl>
      <w:tblPr>
        <w:tblStyle w:val="TableGrid"/>
        <w:tblW w:w="0" w:type="auto"/>
        <w:tblLayout w:type="fixed"/>
        <w:tblLook w:val="04A0" w:firstRow="1" w:lastRow="0" w:firstColumn="1" w:lastColumn="0" w:noHBand="0" w:noVBand="1"/>
      </w:tblPr>
      <w:tblGrid>
        <w:gridCol w:w="4788"/>
        <w:gridCol w:w="4788"/>
      </w:tblGrid>
      <w:tr w:rsidR="00CC08D9" w14:paraId="283C3949" w14:textId="77777777">
        <w:tc>
          <w:tcPr>
            <w:tcW w:w="4788" w:type="dxa"/>
            <w:tcBorders>
              <w:top w:val="nil"/>
              <w:left w:val="nil"/>
              <w:bottom w:val="nil"/>
              <w:right w:val="nil"/>
            </w:tcBorders>
          </w:tcPr>
          <w:p w14:paraId="07A827EE" w14:textId="77777777" w:rsidR="00CC08D9" w:rsidRDefault="00F242F5">
            <w:pPr>
              <w:spacing w:after="0" w:line="240" w:lineRule="auto"/>
              <w:jc w:val="center"/>
              <w:rPr>
                <w:rFonts w:eastAsia="SimSun"/>
                <w:b/>
                <w:color w:val="000000"/>
              </w:rPr>
            </w:pPr>
            <w:r>
              <w:rPr>
                <w:rFonts w:eastAsia="SimSun"/>
                <w:b/>
                <w:color w:val="000000"/>
              </w:rPr>
              <w:t>5b_MCF7_TiTip3</w:t>
            </w:r>
          </w:p>
          <w:p w14:paraId="59108364" w14:textId="77777777" w:rsidR="00CC08D9" w:rsidRDefault="00F242F5">
            <w:pPr>
              <w:rPr>
                <w:rFonts w:eastAsia="SimSun"/>
                <w:color w:val="000000"/>
              </w:rPr>
            </w:pPr>
            <w:r>
              <w:rPr>
                <w:rFonts w:eastAsia="SimSun"/>
                <w:noProof/>
                <w:color w:val="000000"/>
              </w:rPr>
              <w:drawing>
                <wp:inline distT="0" distB="0" distL="0" distR="0">
                  <wp:extent cx="2914650" cy="29908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2914650" cy="2990850"/>
                          </a:xfrm>
                          <a:prstGeom prst="rect">
                            <a:avLst/>
                          </a:prstGeom>
                          <a:noFill/>
                          <a:ln>
                            <a:noFill/>
                          </a:ln>
                        </pic:spPr>
                      </pic:pic>
                    </a:graphicData>
                  </a:graphic>
                </wp:inline>
              </w:drawing>
            </w:r>
          </w:p>
        </w:tc>
        <w:tc>
          <w:tcPr>
            <w:tcW w:w="4788" w:type="dxa"/>
            <w:tcBorders>
              <w:top w:val="nil"/>
              <w:left w:val="nil"/>
              <w:bottom w:val="nil"/>
              <w:right w:val="nil"/>
            </w:tcBorders>
          </w:tcPr>
          <w:p w14:paraId="698D7A6D" w14:textId="77777777" w:rsidR="00CC08D9" w:rsidRDefault="00F242F5">
            <w:pPr>
              <w:spacing w:after="0" w:line="240" w:lineRule="auto"/>
              <w:jc w:val="center"/>
              <w:rPr>
                <w:rFonts w:eastAsia="SimSun"/>
                <w:b/>
                <w:color w:val="000000"/>
              </w:rPr>
            </w:pPr>
            <w:r>
              <w:rPr>
                <w:rFonts w:eastAsia="SimSun"/>
                <w:b/>
                <w:color w:val="000000"/>
              </w:rPr>
              <w:t>1_MCF7_TiB_L</w:t>
            </w:r>
          </w:p>
          <w:p w14:paraId="739EA566" w14:textId="77777777" w:rsidR="00CC08D9" w:rsidRDefault="00F242F5">
            <w:pPr>
              <w:rPr>
                <w:rFonts w:eastAsia="SimSun"/>
                <w:color w:val="000000"/>
              </w:rPr>
            </w:pPr>
            <w:r>
              <w:rPr>
                <w:rFonts w:eastAsia="SimSun"/>
                <w:noProof/>
                <w:color w:val="000000"/>
              </w:rPr>
              <w:drawing>
                <wp:inline distT="0" distB="0" distL="0" distR="0">
                  <wp:extent cx="2914650" cy="298132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2914650" cy="2981325"/>
                          </a:xfrm>
                          <a:prstGeom prst="rect">
                            <a:avLst/>
                          </a:prstGeom>
                          <a:noFill/>
                          <a:ln>
                            <a:noFill/>
                          </a:ln>
                        </pic:spPr>
                      </pic:pic>
                    </a:graphicData>
                  </a:graphic>
                </wp:inline>
              </w:drawing>
            </w:r>
          </w:p>
        </w:tc>
      </w:tr>
    </w:tbl>
    <w:p w14:paraId="296E697B" w14:textId="77777777" w:rsidR="00CC08D9" w:rsidRDefault="00F242F5">
      <w:pPr>
        <w:rPr>
          <w:rFonts w:eastAsia="SimSun"/>
        </w:rPr>
      </w:pPr>
      <w:r>
        <w:rPr>
          <w:rFonts w:eastAsia="SimSun"/>
        </w:rPr>
        <w:t>在</w:t>
      </w:r>
      <w:r>
        <w:rPr>
          <w:rFonts w:eastAsia="SimSun"/>
        </w:rPr>
        <w:t xml:space="preserve"> 1_MCF7_TiB_L </w:t>
      </w:r>
      <w:r>
        <w:rPr>
          <w:rFonts w:eastAsia="SimSun"/>
        </w:rPr>
        <w:t>中，该肽段在</w:t>
      </w:r>
      <w:r>
        <w:rPr>
          <w:rFonts w:eastAsia="SimSun"/>
        </w:rPr>
        <w:t xml:space="preserve"> 24.5 </w:t>
      </w:r>
      <w:r>
        <w:rPr>
          <w:rFonts w:eastAsia="SimSun"/>
        </w:rPr>
        <w:t>分钟被确认。然而，在两次重复测定中，您会看到在大约</w:t>
      </w:r>
      <w:r>
        <w:rPr>
          <w:rFonts w:eastAsia="SimSun"/>
        </w:rPr>
        <w:t xml:space="preserve"> 25 </w:t>
      </w:r>
      <w:r>
        <w:rPr>
          <w:rFonts w:eastAsia="SimSun"/>
        </w:rPr>
        <w:t>分钟时出现强干扰峰。尽管此干扰仅出现在</w:t>
      </w:r>
      <w:r>
        <w:rPr>
          <w:rFonts w:eastAsia="SimSun"/>
        </w:rPr>
        <w:t xml:space="preserve"> M </w:t>
      </w:r>
      <w:r>
        <w:rPr>
          <w:rFonts w:eastAsia="SimSun"/>
        </w:rPr>
        <w:t>和</w:t>
      </w:r>
      <w:r>
        <w:rPr>
          <w:rFonts w:eastAsia="SimSun"/>
        </w:rPr>
        <w:t xml:space="preserve"> M+2 </w:t>
      </w:r>
      <w:r>
        <w:rPr>
          <w:rFonts w:eastAsia="SimSun"/>
        </w:rPr>
        <w:t>色谱图中，但它仍表示这是一个干扰肽段。鉴于目标肽段带</w:t>
      </w:r>
      <w:r>
        <w:rPr>
          <w:rFonts w:eastAsia="SimSun"/>
        </w:rPr>
        <w:t xml:space="preserve"> 2 </w:t>
      </w:r>
      <w:r>
        <w:rPr>
          <w:rFonts w:eastAsia="SimSun"/>
        </w:rPr>
        <w:t>个电荷，这就表明干扰肽段带</w:t>
      </w:r>
      <w:r>
        <w:rPr>
          <w:rFonts w:eastAsia="SimSun"/>
        </w:rPr>
        <w:t xml:space="preserve"> 1 </w:t>
      </w:r>
      <w:r>
        <w:rPr>
          <w:rFonts w:eastAsia="SimSun"/>
        </w:rPr>
        <w:t>个电荷。而</w:t>
      </w:r>
      <w:r>
        <w:rPr>
          <w:rFonts w:eastAsia="SimSun"/>
        </w:rPr>
        <w:t xml:space="preserve"> 5b_MCF_TiTip3 </w:t>
      </w:r>
      <w:r>
        <w:rPr>
          <w:rFonts w:eastAsia="SimSun"/>
        </w:rPr>
        <w:t>中的目标肽段信号非常弱，且干扰非常强，因此很难看到目标峰，即便在</w:t>
      </w:r>
      <w:r>
        <w:rPr>
          <w:rFonts w:eastAsia="SimSun"/>
        </w:rPr>
        <w:t xml:space="preserve"> M+1 </w:t>
      </w:r>
      <w:r>
        <w:rPr>
          <w:rFonts w:eastAsia="SimSun"/>
        </w:rPr>
        <w:t>色谱图中也是如此。</w:t>
      </w:r>
    </w:p>
    <w:p w14:paraId="0BD163DC" w14:textId="77777777" w:rsidR="00CC08D9" w:rsidRDefault="00F242F5">
      <w:pPr>
        <w:rPr>
          <w:rFonts w:eastAsia="SimSun"/>
        </w:rPr>
      </w:pPr>
      <w:r>
        <w:rPr>
          <w:rFonts w:eastAsia="SimSun"/>
        </w:rPr>
        <w:t>在两个重复测定采集中都存在这种严重干扰的情况下，应谨慎操作，并从</w:t>
      </w:r>
      <w:r>
        <w:rPr>
          <w:rFonts w:eastAsia="SimSun"/>
        </w:rPr>
        <w:t xml:space="preserve"> MS1 </w:t>
      </w:r>
      <w:r>
        <w:rPr>
          <w:rFonts w:eastAsia="SimSun" w:hint="eastAsia"/>
        </w:rPr>
        <w:t>定量</w:t>
      </w:r>
      <w:r>
        <w:rPr>
          <w:rFonts w:eastAsia="SimSun"/>
        </w:rPr>
        <w:t>中去除此肽段。如果您确实希望测量该特定肽段，可能需要使用一种选择度更大的方法，比如</w:t>
      </w:r>
      <w:r>
        <w:rPr>
          <w:rFonts w:eastAsia="SimSun"/>
        </w:rPr>
        <w:t xml:space="preserve"> PRM </w:t>
      </w:r>
      <w:r>
        <w:rPr>
          <w:rFonts w:eastAsia="SimSun"/>
        </w:rPr>
        <w:t>或</w:t>
      </w:r>
      <w:r>
        <w:rPr>
          <w:rFonts w:eastAsia="SimSun"/>
        </w:rPr>
        <w:t xml:space="preserve"> SRM</w:t>
      </w:r>
      <w:r>
        <w:rPr>
          <w:rFonts w:eastAsia="SimSun"/>
        </w:rPr>
        <w:t>。</w:t>
      </w:r>
    </w:p>
    <w:p w14:paraId="7AF0B008" w14:textId="77777777" w:rsidR="00CC08D9" w:rsidRDefault="00F242F5">
      <w:pPr>
        <w:rPr>
          <w:rFonts w:eastAsia="SimSun"/>
        </w:rPr>
      </w:pPr>
      <w:r>
        <w:rPr>
          <w:rFonts w:eastAsia="SimSun"/>
        </w:rPr>
        <w:t>本文件中剩下的</w:t>
      </w:r>
      <w:r>
        <w:rPr>
          <w:rFonts w:eastAsia="SimSun"/>
        </w:rPr>
        <w:t xml:space="preserve"> 7 </w:t>
      </w:r>
      <w:r>
        <w:rPr>
          <w:rFonts w:eastAsia="SimSun"/>
        </w:rPr>
        <w:t>个问题大多您已看到过，您现在希望的是使用好的工具理解并解决这些问题，下面将列举那些受到关注的问题，不过您可以随时忽略并继续下一部分：</w:t>
      </w:r>
    </w:p>
    <w:p w14:paraId="7E9E1D30" w14:textId="77777777" w:rsidR="00CC08D9" w:rsidRDefault="00F242F5">
      <w:pPr>
        <w:pStyle w:val="ListParagraph"/>
        <w:numPr>
          <w:ilvl w:val="0"/>
          <w:numId w:val="20"/>
        </w:numPr>
        <w:rPr>
          <w:rFonts w:eastAsia="SimSun"/>
        </w:rPr>
      </w:pPr>
      <w:r>
        <w:rPr>
          <w:rFonts w:eastAsia="SimSun"/>
          <w:color w:val="000000"/>
        </w:rPr>
        <w:t>ETERA</w:t>
      </w:r>
      <w:r>
        <w:rPr>
          <w:rFonts w:eastAsia="SimSun"/>
          <w:b/>
          <w:bCs/>
          <w:color w:val="000000"/>
          <w:u w:val="single"/>
        </w:rPr>
        <w:t>S</w:t>
      </w:r>
      <w:r>
        <w:rPr>
          <w:rFonts w:eastAsia="SimSun"/>
          <w:color w:val="000000"/>
        </w:rPr>
        <w:t>PIK</w:t>
      </w:r>
      <w:r>
        <w:rPr>
          <w:rFonts w:eastAsia="SimSun"/>
          <w:b/>
          <w:bCs/>
          <w:color w:val="000000"/>
          <w:u w:val="single"/>
        </w:rPr>
        <w:t>M</w:t>
      </w:r>
      <w:r>
        <w:rPr>
          <w:rFonts w:eastAsia="SimSun"/>
          <w:color w:val="000000"/>
        </w:rPr>
        <w:t xml:space="preserve">DLAPSK (31 </w:t>
      </w:r>
      <w:r>
        <w:rPr>
          <w:rFonts w:eastAsia="SimSun"/>
          <w:color w:val="000000"/>
        </w:rPr>
        <w:t>和</w:t>
      </w:r>
      <w:r>
        <w:rPr>
          <w:rFonts w:eastAsia="SimSun"/>
          <w:color w:val="000000"/>
        </w:rPr>
        <w:t xml:space="preserve"> 32) - </w:t>
      </w:r>
      <w:r>
        <w:rPr>
          <w:rFonts w:eastAsia="SimSun"/>
          <w:color w:val="000000"/>
        </w:rPr>
        <w:t>在同一蛋白质</w:t>
      </w:r>
      <w:r>
        <w:rPr>
          <w:rFonts w:eastAsia="SimSun" w:hint="eastAsia"/>
          <w:color w:val="000000"/>
        </w:rPr>
        <w:t>中</w:t>
      </w:r>
      <w:r>
        <w:rPr>
          <w:rFonts w:eastAsia="SimSun"/>
          <w:color w:val="000000"/>
        </w:rPr>
        <w:t>重复出现两次（删除一次）</w:t>
      </w:r>
    </w:p>
    <w:p w14:paraId="12D2A510" w14:textId="77777777" w:rsidR="00CC08D9" w:rsidRDefault="00F242F5">
      <w:pPr>
        <w:pStyle w:val="ListParagraph"/>
        <w:numPr>
          <w:ilvl w:val="0"/>
          <w:numId w:val="20"/>
        </w:numPr>
        <w:rPr>
          <w:rFonts w:eastAsia="SimSun"/>
        </w:rPr>
      </w:pPr>
      <w:r>
        <w:rPr>
          <w:rFonts w:eastAsia="SimSun"/>
          <w:color w:val="000000"/>
        </w:rPr>
        <w:t>K</w:t>
      </w:r>
      <w:r>
        <w:rPr>
          <w:rFonts w:eastAsia="SimSun"/>
          <w:b/>
          <w:bCs/>
          <w:color w:val="000000"/>
          <w:u w:val="single"/>
        </w:rPr>
        <w:t>T</w:t>
      </w:r>
      <w:r>
        <w:rPr>
          <w:rFonts w:eastAsia="SimSun"/>
          <w:color w:val="000000"/>
        </w:rPr>
        <w:t xml:space="preserve">GSYGALAEITASK </w:t>
      </w:r>
      <w:r>
        <w:rPr>
          <w:rFonts w:eastAsia="SimSun" w:hint="eastAsia"/>
          <w:color w:val="000000"/>
        </w:rPr>
        <w:t>和</w:t>
      </w:r>
      <w:r>
        <w:rPr>
          <w:rFonts w:eastAsia="SimSun"/>
          <w:color w:val="000000"/>
        </w:rPr>
        <w:t xml:space="preserve"> KTG</w:t>
      </w:r>
      <w:r>
        <w:rPr>
          <w:rFonts w:eastAsia="SimSun"/>
          <w:b/>
          <w:bCs/>
          <w:color w:val="000000"/>
          <w:u w:val="single"/>
        </w:rPr>
        <w:t>S</w:t>
      </w:r>
      <w:r>
        <w:rPr>
          <w:rFonts w:eastAsia="SimSun"/>
          <w:color w:val="000000"/>
        </w:rPr>
        <w:t xml:space="preserve">YGALAEITASK (34 </w:t>
      </w:r>
      <w:r>
        <w:rPr>
          <w:rFonts w:eastAsia="SimSun" w:hint="eastAsia"/>
          <w:color w:val="000000"/>
        </w:rPr>
        <w:t>和</w:t>
      </w:r>
      <w:r>
        <w:rPr>
          <w:rFonts w:eastAsia="SimSun"/>
          <w:color w:val="000000"/>
        </w:rPr>
        <w:t xml:space="preserve"> 35)</w:t>
      </w:r>
      <w:r>
        <w:rPr>
          <w:rFonts w:eastAsia="SimSun"/>
        </w:rPr>
        <w:t xml:space="preserve"> - </w:t>
      </w:r>
      <w:r>
        <w:rPr>
          <w:rFonts w:eastAsia="SimSun"/>
        </w:rPr>
        <w:t>对应峰给出两个磷酸化位点</w:t>
      </w:r>
    </w:p>
    <w:p w14:paraId="36131C92" w14:textId="77777777" w:rsidR="00CC08D9" w:rsidRDefault="00F242F5">
      <w:pPr>
        <w:pStyle w:val="ListParagraph"/>
        <w:numPr>
          <w:ilvl w:val="0"/>
          <w:numId w:val="20"/>
        </w:numPr>
        <w:rPr>
          <w:rFonts w:eastAsia="SimSun"/>
        </w:rPr>
      </w:pPr>
      <w:r>
        <w:rPr>
          <w:rFonts w:eastAsia="SimSun"/>
          <w:color w:val="000000"/>
        </w:rPr>
        <w:t>TPSPKEEDEEPE</w:t>
      </w:r>
      <w:r>
        <w:rPr>
          <w:rFonts w:eastAsia="SimSun"/>
          <w:b/>
          <w:bCs/>
          <w:color w:val="000000"/>
          <w:u w:val="single"/>
        </w:rPr>
        <w:t>S</w:t>
      </w:r>
      <w:r>
        <w:rPr>
          <w:rFonts w:eastAsia="SimSun"/>
          <w:color w:val="000000"/>
        </w:rPr>
        <w:t xml:space="preserve">PPEKK (41) - </w:t>
      </w:r>
      <w:r>
        <w:rPr>
          <w:rFonts w:eastAsia="SimSun"/>
          <w:color w:val="000000"/>
        </w:rPr>
        <w:t>效果不好的色谱图整合方法遗漏了应该包含的峰（缩放，</w:t>
      </w:r>
      <w:r>
        <w:rPr>
          <w:rFonts w:eastAsia="SimSun" w:hint="eastAsia"/>
          <w:color w:val="000000"/>
        </w:rPr>
        <w:br/>
      </w:r>
      <w:r>
        <w:rPr>
          <w:rFonts w:eastAsia="SimSun"/>
          <w:color w:val="000000"/>
        </w:rPr>
        <w:t>调整整合）</w:t>
      </w:r>
    </w:p>
    <w:p w14:paraId="163BEB01" w14:textId="77777777" w:rsidR="00CC08D9" w:rsidRDefault="00F242F5">
      <w:pPr>
        <w:pStyle w:val="ListParagraph"/>
        <w:numPr>
          <w:ilvl w:val="0"/>
          <w:numId w:val="20"/>
        </w:numPr>
        <w:rPr>
          <w:rFonts w:eastAsia="SimSun"/>
        </w:rPr>
      </w:pPr>
      <w:r>
        <w:rPr>
          <w:rFonts w:eastAsia="SimSun"/>
          <w:color w:val="000000"/>
        </w:rPr>
        <w:t>KEK</w:t>
      </w:r>
      <w:r>
        <w:rPr>
          <w:rFonts w:eastAsia="SimSun"/>
          <w:b/>
          <w:bCs/>
          <w:color w:val="000000"/>
          <w:u w:val="single"/>
        </w:rPr>
        <w:t>T</w:t>
      </w:r>
      <w:r>
        <w:rPr>
          <w:rFonts w:eastAsia="SimSun"/>
          <w:color w:val="000000"/>
        </w:rPr>
        <w:t xml:space="preserve">PELPEPSVK (46) - </w:t>
      </w:r>
      <w:r>
        <w:rPr>
          <w:rFonts w:eastAsia="SimSun"/>
          <w:color w:val="000000"/>
        </w:rPr>
        <w:t>在同位素峰</w:t>
      </w:r>
      <w:r>
        <w:rPr>
          <w:rFonts w:eastAsia="SimSun"/>
          <w:color w:val="000000"/>
        </w:rPr>
        <w:t xml:space="preserve"> M+1 </w:t>
      </w:r>
      <w:r>
        <w:rPr>
          <w:rFonts w:eastAsia="SimSun"/>
          <w:color w:val="000000"/>
        </w:rPr>
        <w:t>和</w:t>
      </w:r>
      <w:r>
        <w:rPr>
          <w:rFonts w:eastAsia="SimSun"/>
          <w:color w:val="000000"/>
        </w:rPr>
        <w:t xml:space="preserve"> M+2 </w:t>
      </w:r>
      <w:r>
        <w:rPr>
          <w:rFonts w:eastAsia="SimSun"/>
          <w:color w:val="000000"/>
        </w:rPr>
        <w:t>上有干扰</w:t>
      </w:r>
    </w:p>
    <w:p w14:paraId="13B3304D" w14:textId="77777777" w:rsidR="00CC08D9" w:rsidRDefault="00F242F5">
      <w:pPr>
        <w:pStyle w:val="ListParagraph"/>
        <w:numPr>
          <w:ilvl w:val="0"/>
          <w:numId w:val="20"/>
        </w:numPr>
        <w:rPr>
          <w:rFonts w:eastAsia="SimSun"/>
        </w:rPr>
      </w:pPr>
      <w:r>
        <w:rPr>
          <w:rFonts w:eastAsia="SimSun"/>
          <w:color w:val="000000"/>
        </w:rPr>
        <w:t>EK</w:t>
      </w:r>
      <w:r>
        <w:rPr>
          <w:rFonts w:eastAsia="SimSun"/>
          <w:b/>
          <w:bCs/>
          <w:color w:val="000000"/>
          <w:u w:val="single"/>
        </w:rPr>
        <w:t>T</w:t>
      </w:r>
      <w:r>
        <w:rPr>
          <w:rFonts w:eastAsia="SimSun"/>
          <w:color w:val="000000"/>
        </w:rPr>
        <w:t xml:space="preserve">PELPEPSVK (47) - </w:t>
      </w:r>
      <w:r>
        <w:rPr>
          <w:rFonts w:eastAsia="SimSun"/>
          <w:color w:val="000000"/>
        </w:rPr>
        <w:t>在同位素峰</w:t>
      </w:r>
      <w:r>
        <w:rPr>
          <w:rFonts w:eastAsia="SimSun"/>
          <w:color w:val="000000"/>
        </w:rPr>
        <w:t xml:space="preserve"> M+2 </w:t>
      </w:r>
      <w:r>
        <w:rPr>
          <w:rFonts w:eastAsia="SimSun"/>
          <w:color w:val="000000"/>
        </w:rPr>
        <w:t>上有干扰</w:t>
      </w:r>
    </w:p>
    <w:p w14:paraId="5C50B085" w14:textId="77777777" w:rsidR="00CC08D9" w:rsidRDefault="00F242F5">
      <w:pPr>
        <w:pStyle w:val="ListParagraph"/>
        <w:numPr>
          <w:ilvl w:val="0"/>
          <w:numId w:val="20"/>
        </w:numPr>
        <w:rPr>
          <w:rFonts w:eastAsia="SimSun"/>
        </w:rPr>
      </w:pPr>
      <w:r>
        <w:rPr>
          <w:rFonts w:eastAsia="SimSun"/>
          <w:color w:val="000000"/>
        </w:rPr>
        <w:t>VPKPEPIPEPKEP</w:t>
      </w:r>
      <w:r>
        <w:rPr>
          <w:rFonts w:eastAsia="SimSun"/>
          <w:b/>
          <w:bCs/>
          <w:color w:val="000000"/>
          <w:u w:val="single"/>
        </w:rPr>
        <w:t>S</w:t>
      </w:r>
      <w:r>
        <w:rPr>
          <w:rFonts w:eastAsia="SimSun"/>
          <w:color w:val="000000"/>
        </w:rPr>
        <w:t xml:space="preserve">PEKNSK </w:t>
      </w:r>
      <w:r>
        <w:rPr>
          <w:rFonts w:eastAsia="SimSun" w:hint="eastAsia"/>
          <w:color w:val="000000"/>
        </w:rPr>
        <w:t>和</w:t>
      </w:r>
      <w:r>
        <w:rPr>
          <w:rFonts w:eastAsia="SimSun"/>
          <w:color w:val="000000"/>
        </w:rPr>
        <w:t xml:space="preserve"> VPKPEPIPEPKEPSPEKN</w:t>
      </w:r>
      <w:r>
        <w:rPr>
          <w:rFonts w:eastAsia="SimSun"/>
          <w:b/>
          <w:bCs/>
          <w:color w:val="000000"/>
          <w:u w:val="single"/>
        </w:rPr>
        <w:t>S</w:t>
      </w:r>
      <w:r>
        <w:rPr>
          <w:rFonts w:eastAsia="SimSun"/>
          <w:color w:val="000000"/>
        </w:rPr>
        <w:t xml:space="preserve">K (49 </w:t>
      </w:r>
      <w:r>
        <w:rPr>
          <w:rFonts w:eastAsia="SimSun"/>
          <w:color w:val="000000"/>
        </w:rPr>
        <w:t>和</w:t>
      </w:r>
      <w:r>
        <w:rPr>
          <w:rFonts w:eastAsia="SimSun"/>
          <w:color w:val="000000"/>
        </w:rPr>
        <w:t xml:space="preserve"> 50) - </w:t>
      </w:r>
      <w:r>
        <w:rPr>
          <w:rFonts w:eastAsia="SimSun"/>
          <w:color w:val="000000"/>
        </w:rPr>
        <w:t>峰给出两个磷酸化位点</w:t>
      </w:r>
    </w:p>
    <w:p w14:paraId="1E90C126" w14:textId="77777777" w:rsidR="00CC08D9" w:rsidRDefault="00F242F5">
      <w:pPr>
        <w:pStyle w:val="ListParagraph"/>
        <w:numPr>
          <w:ilvl w:val="0"/>
          <w:numId w:val="20"/>
        </w:numPr>
        <w:rPr>
          <w:rFonts w:eastAsia="SimSun"/>
        </w:rPr>
      </w:pPr>
      <w:r>
        <w:rPr>
          <w:rFonts w:eastAsia="SimSun"/>
          <w:color w:val="000000"/>
        </w:rPr>
        <w:t>KETE</w:t>
      </w:r>
      <w:r>
        <w:rPr>
          <w:rFonts w:eastAsia="SimSun"/>
          <w:b/>
          <w:bCs/>
          <w:color w:val="000000"/>
          <w:u w:val="single"/>
        </w:rPr>
        <w:t>S</w:t>
      </w:r>
      <w:r>
        <w:rPr>
          <w:rFonts w:eastAsia="SimSun"/>
          <w:color w:val="000000"/>
        </w:rPr>
        <w:t xml:space="preserve">EAEDNLDDLEK (51) - </w:t>
      </w:r>
      <w:r>
        <w:rPr>
          <w:rFonts w:eastAsia="SimSun"/>
          <w:color w:val="000000"/>
        </w:rPr>
        <w:t>带</w:t>
      </w:r>
      <w:r>
        <w:rPr>
          <w:rFonts w:eastAsia="SimSun"/>
          <w:color w:val="000000"/>
        </w:rPr>
        <w:t xml:space="preserve"> 1 </w:t>
      </w:r>
      <w:r>
        <w:rPr>
          <w:rFonts w:eastAsia="SimSun"/>
          <w:color w:val="000000"/>
        </w:rPr>
        <w:t>个电荷的肽段在同位素峰</w:t>
      </w:r>
      <w:r>
        <w:rPr>
          <w:rFonts w:eastAsia="SimSun"/>
          <w:color w:val="000000"/>
        </w:rPr>
        <w:t xml:space="preserve"> M+1 </w:t>
      </w:r>
      <w:r>
        <w:rPr>
          <w:rFonts w:eastAsia="SimSun"/>
          <w:color w:val="000000"/>
        </w:rPr>
        <w:t>上有干扰</w:t>
      </w:r>
    </w:p>
    <w:p w14:paraId="324E98AF" w14:textId="77777777" w:rsidR="00CC08D9" w:rsidRDefault="00F242F5">
      <w:pPr>
        <w:pStyle w:val="Heading1"/>
        <w:rPr>
          <w:rFonts w:eastAsia="SimSun"/>
        </w:rPr>
      </w:pPr>
      <w:r>
        <w:rPr>
          <w:rFonts w:eastAsia="SimSun"/>
        </w:rPr>
        <w:lastRenderedPageBreak/>
        <w:t>将色谱图缓存文件最小化</w:t>
      </w:r>
    </w:p>
    <w:p w14:paraId="0C444F2A" w14:textId="77777777" w:rsidR="00CC08D9" w:rsidRDefault="00F242F5">
      <w:pPr>
        <w:rPr>
          <w:rFonts w:eastAsia="SimSun"/>
        </w:rPr>
      </w:pPr>
      <w:r>
        <w:rPr>
          <w:rFonts w:eastAsia="SimSun"/>
        </w:rPr>
        <w:t>完成以上步骤并将现在的</w:t>
      </w:r>
      <w:r>
        <w:rPr>
          <w:rFonts w:eastAsia="SimSun"/>
        </w:rPr>
        <w:t xml:space="preserve"> 50 </w:t>
      </w:r>
      <w:r>
        <w:rPr>
          <w:rFonts w:eastAsia="SimSun"/>
        </w:rPr>
        <w:t>个肽段加入您的文档后，这些肽段的峰都将整合得相当好。先保存当前文档，然后再继续下一步操作：</w:t>
      </w:r>
    </w:p>
    <w:p w14:paraId="339DACB7" w14:textId="77777777" w:rsidR="00CC08D9" w:rsidRDefault="00F242F5">
      <w:pPr>
        <w:pStyle w:val="ListParagraph"/>
        <w:numPr>
          <w:ilvl w:val="0"/>
          <w:numId w:val="21"/>
        </w:numPr>
        <w:rPr>
          <w:rFonts w:eastAsia="SimSun"/>
        </w:rPr>
      </w:pPr>
      <w:r>
        <w:rPr>
          <w:rFonts w:eastAsia="SimSun"/>
        </w:rPr>
        <w:t>在</w:t>
      </w:r>
      <w:r>
        <w:rPr>
          <w:rFonts w:eastAsia="SimSun"/>
          <w:b/>
        </w:rPr>
        <w:t>文件</w:t>
      </w:r>
      <w:r>
        <w:rPr>
          <w:rFonts w:eastAsia="SimSun"/>
        </w:rPr>
        <w:t>菜单上单击</w:t>
      </w:r>
      <w:r>
        <w:rPr>
          <w:rFonts w:eastAsia="SimSun"/>
          <w:b/>
        </w:rPr>
        <w:t>保存</w:t>
      </w:r>
      <w:r>
        <w:rPr>
          <w:rFonts w:eastAsia="SimSun"/>
        </w:rPr>
        <w:t>(ctrl-S)</w:t>
      </w:r>
      <w:r>
        <w:rPr>
          <w:rFonts w:eastAsia="SimSun"/>
        </w:rPr>
        <w:t>。</w:t>
      </w:r>
    </w:p>
    <w:p w14:paraId="42F7B3A2" w14:textId="77777777" w:rsidR="00CC08D9" w:rsidRDefault="00F242F5">
      <w:pPr>
        <w:rPr>
          <w:rFonts w:eastAsia="SimSun"/>
        </w:rPr>
      </w:pPr>
      <w:r>
        <w:rPr>
          <w:rFonts w:eastAsia="SimSun"/>
        </w:rPr>
        <w:t>随后执行下列步骤，消除本文档多余的色谱图数据，以使文件尽可能小以便于共享：</w:t>
      </w:r>
    </w:p>
    <w:p w14:paraId="33B32ECF" w14:textId="77777777" w:rsidR="00CC08D9" w:rsidRDefault="00F242F5">
      <w:pPr>
        <w:pStyle w:val="ListParagraph"/>
        <w:numPr>
          <w:ilvl w:val="0"/>
          <w:numId w:val="22"/>
        </w:numPr>
        <w:rPr>
          <w:rFonts w:eastAsia="SimSun"/>
        </w:rPr>
      </w:pPr>
      <w:r>
        <w:rPr>
          <w:rFonts w:eastAsia="SimSun"/>
        </w:rPr>
        <w:t>在</w:t>
      </w:r>
      <w:r>
        <w:rPr>
          <w:rFonts w:eastAsia="SimSun"/>
          <w:b/>
        </w:rPr>
        <w:t>编辑</w:t>
      </w:r>
      <w:r>
        <w:rPr>
          <w:rFonts w:eastAsia="SimSun"/>
        </w:rPr>
        <w:t>菜单上单击</w:t>
      </w:r>
      <w:r>
        <w:rPr>
          <w:rFonts w:eastAsia="SimSun"/>
          <w:b/>
        </w:rPr>
        <w:t>管理结果</w:t>
      </w:r>
      <w:r>
        <w:rPr>
          <w:rFonts w:eastAsia="SimSun"/>
        </w:rPr>
        <w:t>。</w:t>
      </w:r>
    </w:p>
    <w:p w14:paraId="7C1796AF" w14:textId="77777777" w:rsidR="00CC08D9" w:rsidRDefault="00F242F5">
      <w:pPr>
        <w:pStyle w:val="ListParagraph"/>
        <w:numPr>
          <w:ilvl w:val="0"/>
          <w:numId w:val="22"/>
        </w:numPr>
        <w:spacing w:after="0"/>
        <w:contextualSpacing w:val="0"/>
        <w:rPr>
          <w:rFonts w:eastAsia="SimSun"/>
        </w:rPr>
      </w:pPr>
      <w:r>
        <w:rPr>
          <w:rFonts w:eastAsia="SimSun"/>
        </w:rPr>
        <w:t>单击</w:t>
      </w:r>
      <w:r>
        <w:rPr>
          <w:rFonts w:eastAsia="SimSun"/>
          <w:b/>
        </w:rPr>
        <w:t>最小化</w:t>
      </w:r>
      <w:r>
        <w:rPr>
          <w:rFonts w:eastAsia="SimSun"/>
        </w:rPr>
        <w:t>按钮。</w:t>
      </w:r>
    </w:p>
    <w:p w14:paraId="2FFCAF76" w14:textId="77777777" w:rsidR="00CC08D9" w:rsidRDefault="00F242F5">
      <w:pPr>
        <w:pStyle w:val="ListParagraph"/>
        <w:numPr>
          <w:ilvl w:val="0"/>
          <w:numId w:val="22"/>
        </w:numPr>
        <w:spacing w:after="0"/>
        <w:contextualSpacing w:val="0"/>
        <w:rPr>
          <w:rFonts w:eastAsia="SimSun"/>
        </w:rPr>
      </w:pPr>
      <w:r>
        <w:rPr>
          <w:rFonts w:eastAsia="SimSun"/>
        </w:rPr>
        <w:t>选中</w:t>
      </w:r>
      <w:r>
        <w:rPr>
          <w:rFonts w:eastAsia="SimSun"/>
          <w:b/>
        </w:rPr>
        <w:t>将噪音限制在色谱峰前后的</w:t>
      </w:r>
      <w:r>
        <w:rPr>
          <w:rFonts w:eastAsia="SimSun"/>
        </w:rPr>
        <w:t>复选框。</w:t>
      </w:r>
    </w:p>
    <w:p w14:paraId="0BE40D53" w14:textId="77777777" w:rsidR="00CC08D9" w:rsidRDefault="00F242F5">
      <w:pPr>
        <w:pStyle w:val="ListParagraph"/>
        <w:numPr>
          <w:ilvl w:val="0"/>
          <w:numId w:val="22"/>
        </w:numPr>
        <w:spacing w:after="0"/>
        <w:contextualSpacing w:val="0"/>
        <w:rPr>
          <w:rFonts w:eastAsia="SimSun"/>
        </w:rPr>
      </w:pPr>
      <w:r>
        <w:rPr>
          <w:rFonts w:eastAsia="SimSun"/>
        </w:rPr>
        <w:t>在该字段中输入</w:t>
      </w:r>
      <w:r>
        <w:rPr>
          <w:rFonts w:eastAsia="SimSun"/>
        </w:rPr>
        <w:t>“2”</w:t>
      </w:r>
      <w:r>
        <w:rPr>
          <w:rFonts w:eastAsia="SimSun"/>
        </w:rPr>
        <w:t>，指定</w:t>
      </w:r>
      <w:r>
        <w:rPr>
          <w:rFonts w:eastAsia="SimSun"/>
          <w:b/>
        </w:rPr>
        <w:t>将噪音限制在色谱峰前后的</w:t>
      </w:r>
      <w:r>
        <w:rPr>
          <w:rFonts w:eastAsia="SimSun"/>
        </w:rPr>
        <w:t>分钟数。</w:t>
      </w:r>
    </w:p>
    <w:p w14:paraId="46DFD942" w14:textId="77777777" w:rsidR="00CC08D9" w:rsidRDefault="00F242F5">
      <w:pPr>
        <w:pStyle w:val="ListParagraph"/>
        <w:numPr>
          <w:ilvl w:val="0"/>
          <w:numId w:val="22"/>
        </w:numPr>
        <w:contextualSpacing w:val="0"/>
        <w:rPr>
          <w:rFonts w:eastAsia="SimSun"/>
        </w:rPr>
      </w:pPr>
      <w:r>
        <w:rPr>
          <w:rFonts w:eastAsia="SimSun"/>
        </w:rPr>
        <w:t>按</w:t>
      </w:r>
      <w:r>
        <w:rPr>
          <w:rFonts w:eastAsia="SimSun"/>
        </w:rPr>
        <w:t xml:space="preserve"> Tab </w:t>
      </w:r>
      <w:r>
        <w:rPr>
          <w:rFonts w:eastAsia="SimSun"/>
        </w:rPr>
        <w:t>键进入</w:t>
      </w:r>
      <w:r>
        <w:rPr>
          <w:rFonts w:eastAsia="SimSun" w:hint="eastAsia"/>
        </w:rPr>
        <w:t>用于</w:t>
      </w:r>
      <w:r>
        <w:rPr>
          <w:rFonts w:eastAsia="SimSun"/>
        </w:rPr>
        <w:t>重新评估文件大小减少量的表单。</w:t>
      </w:r>
    </w:p>
    <w:p w14:paraId="149E83FC" w14:textId="77777777" w:rsidR="00CC08D9" w:rsidRDefault="00F242F5">
      <w:pPr>
        <w:pStyle w:val="ListParagraph"/>
        <w:ind w:left="0"/>
        <w:contextualSpacing w:val="0"/>
        <w:rPr>
          <w:rFonts w:eastAsia="SimSun"/>
        </w:rPr>
      </w:pPr>
      <w:r>
        <w:rPr>
          <w:rFonts w:eastAsia="SimSun"/>
          <w:b/>
        </w:rPr>
        <w:t>最小化结果</w:t>
      </w:r>
      <w:r>
        <w:rPr>
          <w:rFonts w:eastAsia="SimSun"/>
        </w:rPr>
        <w:t>表单现在将显示如下：</w:t>
      </w:r>
    </w:p>
    <w:p w14:paraId="203A0735" w14:textId="19CD0A45" w:rsidR="00CC08D9" w:rsidRDefault="00F242F5">
      <w:pPr>
        <w:pStyle w:val="ListParagraph"/>
        <w:ind w:left="0"/>
        <w:contextualSpacing w:val="0"/>
        <w:rPr>
          <w:rFonts w:eastAsia="SimSun"/>
        </w:rPr>
      </w:pPr>
      <w:r>
        <w:rPr>
          <w:rFonts w:eastAsia="SimSun"/>
          <w:noProof/>
        </w:rPr>
        <w:drawing>
          <wp:inline distT="0" distB="0" distL="0" distR="0" wp14:editId="6A0FC32B">
            <wp:extent cx="4381500" cy="399097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a:picLocks noChangeAspect="1"/>
                    </pic:cNvPicPr>
                  </pic:nvPicPr>
                  <pic:blipFill>
                    <a:blip r:embed="rId61"/>
                    <a:stretch>
                      <a:fillRect/>
                    </a:stretch>
                  </pic:blipFill>
                  <pic:spPr>
                    <a:xfrm>
                      <a:off x="0" y="0"/>
                      <a:ext cx="4381500" cy="3990975"/>
                    </a:xfrm>
                    <a:prstGeom prst="rect">
                      <a:avLst/>
                    </a:prstGeom>
                  </pic:spPr>
                </pic:pic>
              </a:graphicData>
            </a:graphic>
          </wp:inline>
        </w:drawing>
      </w:r>
    </w:p>
    <w:p w14:paraId="7D15AF69" w14:textId="77777777" w:rsidR="00CC08D9" w:rsidRDefault="00F242F5">
      <w:pPr>
        <w:rPr>
          <w:rFonts w:eastAsia="SimSun"/>
        </w:rPr>
      </w:pPr>
      <w:r>
        <w:rPr>
          <w:rFonts w:eastAsia="SimSun"/>
        </w:rPr>
        <w:t>表单显示，预期此操作可将缓存文件的</w:t>
      </w:r>
      <w:r>
        <w:rPr>
          <w:rFonts w:eastAsia="SimSun" w:hint="eastAsia"/>
        </w:rPr>
        <w:t>大小</w:t>
      </w:r>
      <w:r>
        <w:rPr>
          <w:rFonts w:eastAsia="SimSun"/>
        </w:rPr>
        <w:t>从大约</w:t>
      </w:r>
      <w:r>
        <w:rPr>
          <w:rFonts w:eastAsia="SimSun"/>
        </w:rPr>
        <w:t xml:space="preserve"> 878 KB </w:t>
      </w:r>
      <w:r>
        <w:rPr>
          <w:rFonts w:eastAsia="SimSun"/>
        </w:rPr>
        <w:t>减少为当前</w:t>
      </w:r>
      <w:r>
        <w:rPr>
          <w:rFonts w:eastAsia="SimSun" w:hint="eastAsia"/>
        </w:rPr>
        <w:t>大小</w:t>
      </w:r>
      <w:r>
        <w:rPr>
          <w:rFonts w:eastAsia="SimSun"/>
        </w:rPr>
        <w:t>的</w:t>
      </w:r>
      <w:r>
        <w:rPr>
          <w:rFonts w:eastAsia="SimSun"/>
        </w:rPr>
        <w:t xml:space="preserve"> 51%</w:t>
      </w:r>
      <w:r>
        <w:rPr>
          <w:rFonts w:eastAsia="SimSun"/>
        </w:rPr>
        <w:t>，即大约</w:t>
      </w:r>
      <w:r>
        <w:rPr>
          <w:rFonts w:eastAsia="SimSun"/>
        </w:rPr>
        <w:t xml:space="preserve"> 448 KB</w:t>
      </w:r>
      <w:r>
        <w:rPr>
          <w:rFonts w:eastAsia="SimSun"/>
        </w:rPr>
        <w:t>。</w:t>
      </w:r>
    </w:p>
    <w:p w14:paraId="43F75CC2" w14:textId="77777777" w:rsidR="00CC08D9" w:rsidRDefault="00F242F5">
      <w:pPr>
        <w:numPr>
          <w:ilvl w:val="0"/>
          <w:numId w:val="23"/>
        </w:numPr>
        <w:spacing w:after="0"/>
        <w:rPr>
          <w:rFonts w:eastAsia="SimSun"/>
        </w:rPr>
      </w:pPr>
      <w:r>
        <w:rPr>
          <w:rFonts w:eastAsia="SimSun"/>
        </w:rPr>
        <w:t>单击</w:t>
      </w:r>
      <w:r>
        <w:rPr>
          <w:rFonts w:eastAsia="SimSun"/>
          <w:b/>
        </w:rPr>
        <w:t>最小化并另存为</w:t>
      </w:r>
      <w:r>
        <w:rPr>
          <w:rFonts w:eastAsia="SimSun"/>
        </w:rPr>
        <w:t>按钮。</w:t>
      </w:r>
    </w:p>
    <w:p w14:paraId="03AE6402" w14:textId="77777777" w:rsidR="00CC08D9" w:rsidRDefault="00F242F5">
      <w:pPr>
        <w:numPr>
          <w:ilvl w:val="0"/>
          <w:numId w:val="23"/>
        </w:numPr>
        <w:spacing w:after="0"/>
        <w:rPr>
          <w:rFonts w:eastAsia="SimSun"/>
        </w:rPr>
      </w:pPr>
      <w:r>
        <w:rPr>
          <w:rFonts w:eastAsia="SimSun"/>
        </w:rPr>
        <w:t>在</w:t>
      </w:r>
      <w:r>
        <w:rPr>
          <w:rFonts w:eastAsia="SimSun"/>
          <w:b/>
        </w:rPr>
        <w:t>另存为</w:t>
      </w:r>
      <w:r>
        <w:rPr>
          <w:rFonts w:eastAsia="SimSun"/>
        </w:rPr>
        <w:t>表单的</w:t>
      </w:r>
      <w:r>
        <w:rPr>
          <w:rFonts w:eastAsia="SimSun"/>
          <w:b/>
        </w:rPr>
        <w:t>文件名</w:t>
      </w:r>
      <w:r>
        <w:rPr>
          <w:rFonts w:eastAsia="SimSun"/>
        </w:rPr>
        <w:t>字段中，输入名称</w:t>
      </w:r>
      <w:r>
        <w:rPr>
          <w:rFonts w:eastAsia="SimSun"/>
        </w:rPr>
        <w:t>“Ms1FilteringTutorial-2min.sky”</w:t>
      </w:r>
      <w:r>
        <w:rPr>
          <w:rFonts w:eastAsia="SimSun"/>
        </w:rPr>
        <w:t>。</w:t>
      </w:r>
    </w:p>
    <w:p w14:paraId="543F58EC" w14:textId="77777777" w:rsidR="00CC08D9" w:rsidRDefault="00F242F5">
      <w:pPr>
        <w:numPr>
          <w:ilvl w:val="0"/>
          <w:numId w:val="23"/>
        </w:numPr>
        <w:spacing w:after="0"/>
        <w:rPr>
          <w:rFonts w:eastAsia="SimSun"/>
        </w:rPr>
      </w:pPr>
      <w:r>
        <w:rPr>
          <w:rFonts w:eastAsia="SimSun"/>
        </w:rPr>
        <w:lastRenderedPageBreak/>
        <w:t>单击</w:t>
      </w:r>
      <w:r>
        <w:rPr>
          <w:rFonts w:eastAsia="SimSun"/>
          <w:b/>
        </w:rPr>
        <w:t>保存</w:t>
      </w:r>
      <w:r>
        <w:rPr>
          <w:rFonts w:eastAsia="SimSun"/>
        </w:rPr>
        <w:t>按钮。</w:t>
      </w:r>
    </w:p>
    <w:p w14:paraId="1D43386B" w14:textId="77777777" w:rsidR="00CC08D9" w:rsidRDefault="00F242F5">
      <w:pPr>
        <w:spacing w:before="240"/>
        <w:rPr>
          <w:rFonts w:eastAsia="SimSun"/>
        </w:rPr>
      </w:pPr>
      <w:r>
        <w:rPr>
          <w:rFonts w:eastAsia="SimSun"/>
        </w:rPr>
        <w:t>如果再按下</w:t>
      </w:r>
      <w:r>
        <w:rPr>
          <w:rFonts w:eastAsia="SimSun"/>
        </w:rPr>
        <w:t xml:space="preserve"> Shift-F11 </w:t>
      </w:r>
      <w:r>
        <w:rPr>
          <w:rFonts w:eastAsia="SimSun"/>
        </w:rPr>
        <w:t>进行缩小，则可以查看肽段在新文档中的色谱图，并看到色谱图仅在超出整合边界两个方向各</w:t>
      </w:r>
      <w:r>
        <w:rPr>
          <w:rFonts w:eastAsia="SimSun"/>
        </w:rPr>
        <w:t xml:space="preserve"> 2 </w:t>
      </w:r>
      <w:r>
        <w:rPr>
          <w:rFonts w:eastAsia="SimSun"/>
        </w:rPr>
        <w:t>分钟的范围内延伸。</w:t>
      </w:r>
    </w:p>
    <w:p w14:paraId="36D81CD1" w14:textId="77777777" w:rsidR="00CC08D9" w:rsidRDefault="00F242F5">
      <w:pPr>
        <w:rPr>
          <w:rFonts w:eastAsia="SimSun"/>
        </w:rPr>
      </w:pPr>
      <w:r>
        <w:rPr>
          <w:rFonts w:eastAsia="SimSun"/>
        </w:rPr>
        <w:t>色谱图最小化在为大型实验创建文档时可能非常有用，您可以将它作为某一文章的附件数据来与别人共享。您可能还希望可以在线得到原始数据，但最小化的</w:t>
      </w:r>
      <w:r>
        <w:rPr>
          <w:rFonts w:eastAsia="SimSun"/>
        </w:rPr>
        <w:t xml:space="preserve"> Skyline </w:t>
      </w:r>
      <w:r>
        <w:rPr>
          <w:rFonts w:eastAsia="SimSun"/>
        </w:rPr>
        <w:t>文档将以很小的下载成本为您提供数据的丰富视图。</w:t>
      </w:r>
    </w:p>
    <w:p w14:paraId="1BD63D65" w14:textId="77777777" w:rsidR="00CC08D9" w:rsidRDefault="00F242F5">
      <w:pPr>
        <w:pStyle w:val="Heading1"/>
        <w:rPr>
          <w:rFonts w:eastAsia="SimSun"/>
        </w:rPr>
      </w:pPr>
      <w:r>
        <w:rPr>
          <w:rFonts w:eastAsia="SimSun"/>
        </w:rPr>
        <w:t>用列表法输出用于</w:t>
      </w:r>
      <w:r>
        <w:rPr>
          <w:rFonts w:eastAsia="SimSun"/>
        </w:rPr>
        <w:t>MS1</w:t>
      </w:r>
      <w:r>
        <w:rPr>
          <w:rFonts w:eastAsia="SimSun"/>
        </w:rPr>
        <w:t>筛选的内含物</w:t>
      </w:r>
    </w:p>
    <w:p w14:paraId="04FDF967" w14:textId="77777777" w:rsidR="00CC08D9" w:rsidRDefault="00F242F5">
      <w:pPr>
        <w:rPr>
          <w:rFonts w:eastAsia="SimSun"/>
        </w:rPr>
      </w:pPr>
      <w:r>
        <w:rPr>
          <w:rFonts w:eastAsia="SimSun"/>
        </w:rPr>
        <w:t>如上所述，使用</w:t>
      </w:r>
      <w:r>
        <w:rPr>
          <w:rFonts w:eastAsia="SimSun"/>
        </w:rPr>
        <w:t xml:space="preserve"> DDA </w:t>
      </w:r>
      <w:r>
        <w:rPr>
          <w:rFonts w:eastAsia="SimSun"/>
        </w:rPr>
        <w:t>的多次重复测定研究显示对</w:t>
      </w:r>
      <w:r>
        <w:rPr>
          <w:rFonts w:eastAsia="SimSun" w:hint="eastAsia"/>
        </w:rPr>
        <w:t>串联质谱</w:t>
      </w:r>
      <w:r>
        <w:rPr>
          <w:rFonts w:eastAsia="SimSun"/>
        </w:rPr>
        <w:t>的采样过疏，而且并非所有肽段在每个重复测定中都有</w:t>
      </w:r>
      <w:r>
        <w:rPr>
          <w:rFonts w:eastAsia="SimSun" w:hint="eastAsia"/>
        </w:rPr>
        <w:t>串联质谱</w:t>
      </w:r>
      <w:r>
        <w:rPr>
          <w:rFonts w:eastAsia="SimSun"/>
        </w:rPr>
        <w:t>确认。</w:t>
      </w:r>
      <w:r>
        <w:rPr>
          <w:rFonts w:eastAsia="SimSun"/>
        </w:rPr>
        <w:t xml:space="preserve">MS1 </w:t>
      </w:r>
      <w:r>
        <w:rPr>
          <w:rFonts w:eastAsia="SimSun"/>
        </w:rPr>
        <w:t>筛选通过此前描述的</w:t>
      </w:r>
      <w:r>
        <w:rPr>
          <w:rFonts w:eastAsia="SimSun"/>
        </w:rPr>
        <w:t xml:space="preserve"> RT </w:t>
      </w:r>
      <w:r>
        <w:rPr>
          <w:rFonts w:eastAsia="SimSun"/>
        </w:rPr>
        <w:t>校准方法可以克服此问题。</w:t>
      </w:r>
      <w:r>
        <w:rPr>
          <w:rFonts w:eastAsia="SimSun" w:hint="eastAsia"/>
        </w:rPr>
        <w:t>不过，在您从最初的纯粹探索转变为所要了解的肽段数量相对较多的情况时</w:t>
      </w:r>
      <w:r>
        <w:rPr>
          <w:rFonts w:eastAsia="SimSun"/>
        </w:rPr>
        <w:t>，可以使用</w:t>
      </w:r>
      <w:r>
        <w:rPr>
          <w:rFonts w:eastAsia="SimSun"/>
        </w:rPr>
        <w:t xml:space="preserve"> Skyline </w:t>
      </w:r>
      <w:r>
        <w:rPr>
          <w:rFonts w:eastAsia="SimSun"/>
        </w:rPr>
        <w:t>为您的</w:t>
      </w:r>
      <w:r>
        <w:rPr>
          <w:rFonts w:eastAsia="SimSun"/>
        </w:rPr>
        <w:t xml:space="preserve"> DDA </w:t>
      </w:r>
      <w:r>
        <w:rPr>
          <w:rFonts w:eastAsia="SimSun"/>
        </w:rPr>
        <w:t>实验导出内含物列表，这种方法叫做</w:t>
      </w:r>
      <w:r>
        <w:rPr>
          <w:rFonts w:eastAsia="SimSun"/>
        </w:rPr>
        <w:t>“</w:t>
      </w:r>
      <w:r>
        <w:rPr>
          <w:rFonts w:eastAsia="SimSun"/>
        </w:rPr>
        <w:t>准确内含物质量筛选</w:t>
      </w:r>
      <w:r>
        <w:rPr>
          <w:rFonts w:eastAsia="SimSun"/>
        </w:rPr>
        <w:t>”</w:t>
      </w:r>
      <w:r>
        <w:rPr>
          <w:rFonts w:eastAsia="SimSun"/>
        </w:rPr>
        <w:fldChar w:fldCharType="begin"/>
      </w:r>
      <w:r>
        <w:rPr>
          <w:rFonts w:eastAsia="SimSun"/>
        </w:rPr>
        <w:instrText xml:space="preserve"> ADDIN ZOTERO_ITEM CSL_CITATION {"citationID":"2qbdo2gri6","properties":{"formattedCitation":"{\\rtf \\super 2\\nosupersub{}}","plainCitation":"2"},"citationItems":[{"id":37,"uris":["http://zotero.org/users/916000/items/4FFQ8ZZR"],"uri":["http://zotero.org/users/916000/items/4FFQ8ZZR"],"itemData":{"id":37,"type":"article-journal","title":"Accurate Inclusion Mass Screening","container-title":"Molecular &amp; Cellular Proteomics : MCP","page":"1952-1962","volume":"7","issue":"10","source":"PubMed Central","abstract":"</w:instrText>
      </w:r>
      <w:r>
        <w:rPr>
          <w:rFonts w:eastAsia="SimSun"/>
        </w:rPr>
        <w:instrText>在验证血液中候选生物标志物蛋白质时，通常采用</w:instrText>
      </w:r>
      <w:r>
        <w:rPr>
          <w:rFonts w:eastAsia="SimSun"/>
        </w:rPr>
        <w:instrText xml:space="preserve"> LC-MS/MS </w:instrText>
      </w:r>
      <w:r>
        <w:rPr>
          <w:rFonts w:eastAsia="SimSun"/>
        </w:rPr>
        <w:instrText>在三重四极杆</w:instrText>
      </w:r>
      <w:r>
        <w:rPr>
          <w:rFonts w:eastAsia="SimSun"/>
        </w:rPr>
        <w:instrText xml:space="preserve"> MS </w:instrText>
      </w:r>
      <w:r>
        <w:rPr>
          <w:rFonts w:eastAsia="SimSun"/>
        </w:rPr>
        <w:instrText>系统上对肽段进行多反应监测</w:instrText>
      </w:r>
      <w:r>
        <w:rPr>
          <w:rFonts w:eastAsia="SimSun"/>
        </w:rPr>
        <w:instrText xml:space="preserve"> (MRM) </w:instrText>
      </w:r>
      <w:r>
        <w:rPr>
          <w:rFonts w:eastAsia="SimSun"/>
        </w:rPr>
        <w:instrText>来完成。每种蛋白质的</w:instrText>
      </w:r>
      <w:r>
        <w:rPr>
          <w:rFonts w:eastAsia="SimSun"/>
        </w:rPr>
        <w:instrText xml:space="preserve"> MRM </w:instrText>
      </w:r>
      <w:r>
        <w:rPr>
          <w:rFonts w:eastAsia="SimSun"/>
        </w:rPr>
        <w:instrText>分析开发需要耗费大量的时间和成本，如果候选生物标志物低于血液中的检测限值或在原始发现数据中为误判，那么大量时间和成本就可能付之东流。我们在这里介绍了一种新技术</w:instrText>
      </w:r>
      <w:r>
        <w:rPr>
          <w:rFonts w:eastAsia="SimSun"/>
        </w:rPr>
        <w:instrText xml:space="preserve"> - </w:instrText>
      </w:r>
      <w:r>
        <w:rPr>
          <w:rFonts w:eastAsia="SimSun"/>
        </w:rPr>
        <w:instrText>准确内含物质量筛选</w:instrText>
      </w:r>
      <w:r>
        <w:rPr>
          <w:rFonts w:eastAsia="SimSun"/>
        </w:rPr>
        <w:instrText xml:space="preserve"> (AIMS)</w:instrText>
      </w:r>
      <w:r>
        <w:rPr>
          <w:rFonts w:eastAsia="SimSun"/>
        </w:rPr>
        <w:instrText>，旨在为无偏见的发现和基于</w:instrText>
      </w:r>
      <w:r>
        <w:rPr>
          <w:rFonts w:eastAsia="SimSun"/>
        </w:rPr>
        <w:instrText xml:space="preserve"> MS </w:instrText>
      </w:r>
      <w:r>
        <w:rPr>
          <w:rFonts w:eastAsia="SimSun"/>
        </w:rPr>
        <w:instrText>的靶向分析开发提供桥梁。在</w:instrText>
      </w:r>
      <w:r>
        <w:rPr>
          <w:rFonts w:eastAsia="SimSun"/>
        </w:rPr>
        <w:instrText xml:space="preserve"> Orbitrap MS </w:instrText>
      </w:r>
      <w:r>
        <w:rPr>
          <w:rFonts w:eastAsia="SimSun"/>
        </w:rPr>
        <w:instrText>系统中每次进行扫描时，都会监测软件内含物列表上的质量，并且只有检测到列表中的肽段具有准确的质量和电荷状态时，才采集用于序列确认的</w:instrText>
      </w:r>
      <w:r>
        <w:rPr>
          <w:rFonts w:eastAsia="SimSun"/>
        </w:rPr>
        <w:instrText xml:space="preserve"> MS/MS </w:instrText>
      </w:r>
      <w:r>
        <w:rPr>
          <w:rFonts w:eastAsia="SimSun"/>
        </w:rPr>
        <w:instrText>谱图。</w:instrText>
      </w:r>
      <w:r>
        <w:rPr>
          <w:rFonts w:eastAsia="SimSun"/>
        </w:rPr>
        <w:instrText xml:space="preserve">AIMS </w:instrText>
      </w:r>
      <w:r>
        <w:rPr>
          <w:rFonts w:eastAsia="SimSun"/>
        </w:rPr>
        <w:instrText>实验证实了血浆中存在一种给定的肽段（以及由此衍生出来的蛋白质）。这种方法的处理量足以保证每周鉴定多达</w:instrText>
      </w:r>
      <w:r>
        <w:rPr>
          <w:rFonts w:eastAsia="SimSun"/>
        </w:rPr>
        <w:instrText xml:space="preserve"> 100 </w:instrText>
      </w:r>
      <w:r>
        <w:rPr>
          <w:rFonts w:eastAsia="SimSun"/>
        </w:rPr>
        <w:instrText>个蛋白质。</w:instrText>
      </w:r>
      <w:r>
        <w:rPr>
          <w:rFonts w:eastAsia="SimSun"/>
        </w:rPr>
        <w:instrText xml:space="preserve">AIMS </w:instrText>
      </w:r>
      <w:r>
        <w:rPr>
          <w:rFonts w:eastAsia="SimSun"/>
        </w:rPr>
        <w:instrText>的灵敏度与在三重四极杆</w:instrText>
      </w:r>
      <w:r>
        <w:rPr>
          <w:rFonts w:eastAsia="SimSun"/>
        </w:rPr>
        <w:instrText xml:space="preserve"> MS </w:instrText>
      </w:r>
      <w:r>
        <w:rPr>
          <w:rFonts w:eastAsia="SimSun"/>
        </w:rPr>
        <w:instrText>系统上采用优化样品制备方法的</w:instrText>
      </w:r>
      <w:r>
        <w:rPr>
          <w:rFonts w:eastAsia="SimSun"/>
        </w:rPr>
        <w:instrText xml:space="preserve"> MRM </w:instrText>
      </w:r>
      <w:r>
        <w:rPr>
          <w:rFonts w:eastAsia="SimSun"/>
        </w:rPr>
        <w:instrText>相似（血浆中仅几十</w:instrText>
      </w:r>
      <w:r>
        <w:rPr>
          <w:rFonts w:eastAsia="SimSun"/>
        </w:rPr>
        <w:instrText xml:space="preserve"> ng/ml</w:instrText>
      </w:r>
      <w:r>
        <w:rPr>
          <w:rFonts w:eastAsia="SimSun"/>
        </w:rPr>
        <w:instrText>），并且在</w:instrText>
      </w:r>
      <w:r>
        <w:rPr>
          <w:rFonts w:eastAsia="SimSun"/>
        </w:rPr>
        <w:instrText xml:space="preserve"> Orbitrap </w:instrText>
      </w:r>
      <w:r>
        <w:rPr>
          <w:rFonts w:eastAsia="SimSun"/>
        </w:rPr>
        <w:instrText>上进行</w:instrText>
      </w:r>
      <w:r>
        <w:rPr>
          <w:rFonts w:eastAsia="SimSun"/>
        </w:rPr>
        <w:instrText xml:space="preserve"> AIMS </w:instrText>
      </w:r>
      <w:r>
        <w:rPr>
          <w:rFonts w:eastAsia="SimSun"/>
        </w:rPr>
        <w:instrText>实验所获得的</w:instrText>
      </w:r>
      <w:r>
        <w:rPr>
          <w:rFonts w:eastAsia="SimSun"/>
        </w:rPr>
        <w:instrText xml:space="preserve"> MS/MS </w:instrText>
      </w:r>
      <w:r>
        <w:rPr>
          <w:rFonts w:eastAsia="SimSun"/>
        </w:rPr>
        <w:instrText>数据可以直接用于配置</w:instrText>
      </w:r>
      <w:r>
        <w:rPr>
          <w:rFonts w:eastAsia="SimSun"/>
        </w:rPr>
        <w:instrText xml:space="preserve"> MRM </w:instrText>
      </w:r>
      <w:r>
        <w:rPr>
          <w:rFonts w:eastAsia="SimSun"/>
        </w:rPr>
        <w:instrText>分析。在使用相同仪器的情况下，与无向</w:instrText>
      </w:r>
      <w:r>
        <w:rPr>
          <w:rFonts w:eastAsia="SimSun"/>
        </w:rPr>
        <w:instrText xml:space="preserve"> LC-MS/MS </w:instrText>
      </w:r>
      <w:r>
        <w:rPr>
          <w:rFonts w:eastAsia="SimSun"/>
        </w:rPr>
        <w:instrText>实验相比，该方法检测相应肽段的效率至少提高</w:instrText>
      </w:r>
      <w:r>
        <w:rPr>
          <w:rFonts w:eastAsia="SimSun"/>
        </w:rPr>
        <w:instrText xml:space="preserve"> 4 </w:instrText>
      </w:r>
      <w:r>
        <w:rPr>
          <w:rFonts w:eastAsia="SimSun"/>
        </w:rPr>
        <w:instrText>倍，并且在病例和对照实验中，</w:instrText>
      </w:r>
      <w:r>
        <w:rPr>
          <w:rFonts w:eastAsia="SimSun"/>
        </w:rPr>
        <w:instrText xml:space="preserve">AIMS </w:instrText>
      </w:r>
      <w:r>
        <w:rPr>
          <w:rFonts w:eastAsia="SimSun"/>
        </w:rPr>
        <w:instrText>可以获得相对定量信息。通过</w:instrText>
      </w:r>
      <w:r>
        <w:rPr>
          <w:rFonts w:eastAsia="SimSun"/>
        </w:rPr>
        <w:instrText xml:space="preserve"> AIMS </w:instrText>
      </w:r>
      <w:r>
        <w:rPr>
          <w:rFonts w:eastAsia="SimSun"/>
        </w:rPr>
        <w:instrText>进行的检测可确保为该蛋白质配置基于</w:instrText>
      </w:r>
      <w:r>
        <w:rPr>
          <w:rFonts w:eastAsia="SimSun"/>
        </w:rPr>
        <w:instrText xml:space="preserve"> MRM </w:instrText>
      </w:r>
      <w:r>
        <w:rPr>
          <w:rFonts w:eastAsia="SimSun"/>
        </w:rPr>
        <w:instrText>的定量分析。在耗费大量时间和资源开发定量分析前，可以先采用这种方法鉴定大量生物标志物的候选物。</w:instrText>
      </w:r>
      <w:r>
        <w:rPr>
          <w:rFonts w:eastAsia="SimSun"/>
        </w:rPr>
        <w:instrText xml:space="preserve">","DOI":"10.1074/mcp.M800218-MCP200","ISSN":"1535-9476","note":"PMID: 18534968\nPMCID: PMC2559937","journalAbbreviation":"Mol Cell Proteomics","author":[{"family":"Jaffe","given":"Jacob D."},{"family":"Keshishian","given":"Hasmik"},{"family":"Chang","given":"Betty"},{"family":"Addona","given":"Theresa A."},{"family":"Gillette","given":"Michael A."},{"family":"Carr","given":"Steven A."}],"issued":{"date-parts":[["2008",10]]},"accessed":{"date-parts":[["2013",11,22]]},"PMID":"18534968"}}],"schema":"https://github.com/citation-style-language/schema/raw/master/csl-citation.json"} </w:instrText>
      </w:r>
      <w:r>
        <w:rPr>
          <w:rFonts w:eastAsia="SimSun"/>
        </w:rPr>
        <w:fldChar w:fldCharType="separate"/>
      </w:r>
      <w:r>
        <w:rPr>
          <w:rFonts w:eastAsia="SimSun"/>
          <w:szCs w:val="24"/>
          <w:vertAlign w:val="superscript"/>
        </w:rPr>
        <w:t>2</w:t>
      </w:r>
      <w:r>
        <w:rPr>
          <w:rFonts w:eastAsia="SimSun"/>
        </w:rPr>
        <w:fldChar w:fldCharType="end"/>
      </w:r>
      <w:r>
        <w:rPr>
          <w:rFonts w:eastAsia="SimSun"/>
        </w:rPr>
        <w:t>。内含物列表方法可以增加您所关注的肽段在非定向</w:t>
      </w:r>
      <w:r>
        <w:rPr>
          <w:rFonts w:eastAsia="SimSun"/>
        </w:rPr>
        <w:t xml:space="preserve"> DDA </w:t>
      </w:r>
      <w:r>
        <w:rPr>
          <w:rFonts w:eastAsia="SimSun"/>
        </w:rPr>
        <w:t>实验里</w:t>
      </w:r>
      <w:r>
        <w:rPr>
          <w:rFonts w:eastAsia="SimSun" w:hint="eastAsia"/>
        </w:rPr>
        <w:t>成功</w:t>
      </w:r>
      <w:r>
        <w:rPr>
          <w:rFonts w:eastAsia="SimSun"/>
        </w:rPr>
        <w:t>采样的机会。</w:t>
      </w:r>
    </w:p>
    <w:p w14:paraId="1E559041" w14:textId="77777777" w:rsidR="00CC08D9" w:rsidRDefault="00F242F5">
      <w:pPr>
        <w:rPr>
          <w:rFonts w:eastAsia="SimSun"/>
        </w:rPr>
      </w:pPr>
      <w:r>
        <w:rPr>
          <w:rFonts w:eastAsia="SimSun"/>
        </w:rPr>
        <w:t>要从</w:t>
      </w:r>
      <w:r>
        <w:rPr>
          <w:rFonts w:eastAsia="SimSun"/>
        </w:rPr>
        <w:t xml:space="preserve"> Skyline </w:t>
      </w:r>
      <w:r>
        <w:rPr>
          <w:rFonts w:eastAsia="SimSun"/>
        </w:rPr>
        <w:t>教程文档中为后续的</w:t>
      </w:r>
      <w:r>
        <w:rPr>
          <w:rFonts w:eastAsia="SimSun"/>
        </w:rPr>
        <w:t xml:space="preserve"> MS1 </w:t>
      </w:r>
      <w:r>
        <w:rPr>
          <w:rFonts w:eastAsia="SimSun"/>
        </w:rPr>
        <w:t>筛选导出内含物列表，请执行下列步骤：</w:t>
      </w:r>
    </w:p>
    <w:p w14:paraId="538BCB0E" w14:textId="77777777" w:rsidR="00CC08D9" w:rsidRDefault="00F242F5">
      <w:pPr>
        <w:numPr>
          <w:ilvl w:val="0"/>
          <w:numId w:val="24"/>
        </w:numPr>
        <w:spacing w:after="0"/>
        <w:rPr>
          <w:rFonts w:eastAsia="SimSun"/>
        </w:rPr>
      </w:pPr>
      <w:r>
        <w:rPr>
          <w:rFonts w:eastAsia="SimSun"/>
        </w:rPr>
        <w:t>在</w:t>
      </w:r>
      <w:r>
        <w:rPr>
          <w:rFonts w:eastAsia="SimSun"/>
          <w:b/>
        </w:rPr>
        <w:t>设置</w:t>
      </w:r>
      <w:r>
        <w:rPr>
          <w:rFonts w:eastAsia="SimSun"/>
        </w:rPr>
        <w:t>菜单中单击</w:t>
      </w:r>
      <w:r>
        <w:rPr>
          <w:rFonts w:eastAsia="SimSun"/>
          <w:b/>
        </w:rPr>
        <w:t>肽段设置</w:t>
      </w:r>
      <w:r>
        <w:rPr>
          <w:rFonts w:eastAsia="SimSun"/>
        </w:rPr>
        <w:t>。</w:t>
      </w:r>
    </w:p>
    <w:p w14:paraId="34F9AFD4" w14:textId="77777777" w:rsidR="00CC08D9" w:rsidRDefault="00F242F5">
      <w:pPr>
        <w:numPr>
          <w:ilvl w:val="0"/>
          <w:numId w:val="24"/>
        </w:numPr>
        <w:spacing w:after="0"/>
        <w:rPr>
          <w:rFonts w:eastAsia="SimSun"/>
        </w:rPr>
      </w:pPr>
      <w:r>
        <w:rPr>
          <w:rFonts w:eastAsia="SimSun"/>
        </w:rPr>
        <w:t>单击</w:t>
      </w:r>
      <w:r>
        <w:rPr>
          <w:rFonts w:eastAsia="SimSun"/>
          <w:b/>
        </w:rPr>
        <w:t>预测</w:t>
      </w:r>
      <w:r>
        <w:rPr>
          <w:rFonts w:eastAsia="SimSun"/>
        </w:rPr>
        <w:t>选项卡。</w:t>
      </w:r>
    </w:p>
    <w:p w14:paraId="69DB2663" w14:textId="77777777" w:rsidR="00CC08D9" w:rsidRDefault="00F242F5">
      <w:pPr>
        <w:numPr>
          <w:ilvl w:val="0"/>
          <w:numId w:val="24"/>
        </w:numPr>
        <w:spacing w:after="0"/>
        <w:rPr>
          <w:rFonts w:eastAsia="SimSun"/>
        </w:rPr>
      </w:pPr>
      <w:r>
        <w:rPr>
          <w:rFonts w:eastAsia="SimSun"/>
        </w:rPr>
        <w:t>选中</w:t>
      </w:r>
      <w:r>
        <w:rPr>
          <w:rFonts w:eastAsia="SimSun"/>
          <w:b/>
        </w:rPr>
        <w:t>在出现时使用实际检测到的保留时间</w:t>
      </w:r>
      <w:r>
        <w:rPr>
          <w:rFonts w:eastAsia="SimSun"/>
        </w:rPr>
        <w:t>复选框。</w:t>
      </w:r>
    </w:p>
    <w:p w14:paraId="175CA405" w14:textId="77777777" w:rsidR="00CC08D9" w:rsidRDefault="00F242F5">
      <w:pPr>
        <w:numPr>
          <w:ilvl w:val="0"/>
          <w:numId w:val="24"/>
        </w:numPr>
        <w:spacing w:after="0"/>
        <w:rPr>
          <w:rFonts w:eastAsia="SimSun"/>
        </w:rPr>
      </w:pPr>
      <w:r>
        <w:rPr>
          <w:rFonts w:eastAsia="SimSun"/>
        </w:rPr>
        <w:t>在</w:t>
      </w:r>
      <w:r>
        <w:rPr>
          <w:rFonts w:eastAsia="SimSun"/>
          <w:b/>
        </w:rPr>
        <w:t>时间窗口</w:t>
      </w:r>
      <w:r>
        <w:rPr>
          <w:rFonts w:eastAsia="SimSun"/>
        </w:rPr>
        <w:t>字段中输入预期色谱稳定性的适当窗口值，例如</w:t>
      </w:r>
      <w:r>
        <w:rPr>
          <w:rFonts w:eastAsia="SimSun"/>
        </w:rPr>
        <w:t>“10”</w:t>
      </w:r>
      <w:r>
        <w:rPr>
          <w:rFonts w:eastAsia="SimSun"/>
        </w:rPr>
        <w:t>分钟。减少窗口重叠的重要性比在</w:t>
      </w:r>
      <w:r>
        <w:rPr>
          <w:rFonts w:eastAsia="SimSun"/>
        </w:rPr>
        <w:t xml:space="preserve"> SRM </w:t>
      </w:r>
      <w:r>
        <w:rPr>
          <w:rFonts w:eastAsia="SimSun"/>
        </w:rPr>
        <w:t>中低。</w:t>
      </w:r>
    </w:p>
    <w:p w14:paraId="580D178D" w14:textId="77777777" w:rsidR="00CC08D9" w:rsidRDefault="00F242F5">
      <w:pPr>
        <w:numPr>
          <w:ilvl w:val="0"/>
          <w:numId w:val="24"/>
        </w:numPr>
        <w:spacing w:after="0"/>
        <w:rPr>
          <w:rFonts w:eastAsia="SimSun"/>
        </w:rPr>
      </w:pPr>
      <w:r>
        <w:rPr>
          <w:rFonts w:eastAsia="SimSun"/>
        </w:rPr>
        <w:t>单击</w:t>
      </w:r>
      <w:r>
        <w:rPr>
          <w:rFonts w:eastAsia="SimSun"/>
          <w:b/>
        </w:rPr>
        <w:t>确定</w:t>
      </w:r>
      <w:r>
        <w:rPr>
          <w:rFonts w:eastAsia="SimSun"/>
        </w:rPr>
        <w:t>按钮。</w:t>
      </w:r>
    </w:p>
    <w:p w14:paraId="094D5DDC" w14:textId="77777777" w:rsidR="00CC08D9" w:rsidRDefault="00F242F5">
      <w:pPr>
        <w:numPr>
          <w:ilvl w:val="0"/>
          <w:numId w:val="24"/>
        </w:numPr>
        <w:spacing w:after="0"/>
        <w:rPr>
          <w:rFonts w:eastAsia="SimSun"/>
        </w:rPr>
      </w:pPr>
      <w:r>
        <w:rPr>
          <w:rFonts w:eastAsia="SimSun"/>
        </w:rPr>
        <w:t>在</w:t>
      </w:r>
      <w:r>
        <w:rPr>
          <w:rFonts w:eastAsia="SimSun"/>
          <w:b/>
        </w:rPr>
        <w:t>文件</w:t>
      </w:r>
      <w:r>
        <w:rPr>
          <w:rFonts w:eastAsia="SimSun"/>
        </w:rPr>
        <w:t>菜单中选择</w:t>
      </w:r>
      <w:r>
        <w:rPr>
          <w:rFonts w:eastAsia="SimSun"/>
          <w:b/>
        </w:rPr>
        <w:t>导出</w:t>
      </w:r>
      <w:r>
        <w:rPr>
          <w:rFonts w:eastAsia="SimSun"/>
        </w:rPr>
        <w:t>，然后单击</w:t>
      </w:r>
      <w:r>
        <w:rPr>
          <w:rFonts w:eastAsia="SimSun"/>
          <w:b/>
        </w:rPr>
        <w:t>方法</w:t>
      </w:r>
      <w:r>
        <w:rPr>
          <w:rFonts w:eastAsia="SimSun"/>
        </w:rPr>
        <w:t>。</w:t>
      </w:r>
    </w:p>
    <w:p w14:paraId="78166808" w14:textId="77777777" w:rsidR="00CC08D9" w:rsidRDefault="00F242F5">
      <w:pPr>
        <w:numPr>
          <w:ilvl w:val="0"/>
          <w:numId w:val="24"/>
        </w:numPr>
        <w:spacing w:after="0"/>
        <w:rPr>
          <w:rFonts w:eastAsia="SimSun"/>
        </w:rPr>
      </w:pPr>
      <w:r>
        <w:rPr>
          <w:rFonts w:eastAsia="SimSun"/>
        </w:rPr>
        <w:t>在</w:t>
      </w:r>
      <w:r>
        <w:rPr>
          <w:rFonts w:eastAsia="SimSun"/>
          <w:b/>
        </w:rPr>
        <w:t>仪器类型</w:t>
      </w:r>
      <w:r>
        <w:rPr>
          <w:rFonts w:eastAsia="SimSun"/>
        </w:rPr>
        <w:t>下拉列表中选择</w:t>
      </w:r>
      <w:r>
        <w:rPr>
          <w:rFonts w:eastAsia="SimSun"/>
        </w:rPr>
        <w:t>“SCIEX QTOF”</w:t>
      </w:r>
      <w:r>
        <w:rPr>
          <w:rFonts w:eastAsia="SimSun"/>
        </w:rPr>
        <w:t>。</w:t>
      </w:r>
    </w:p>
    <w:p w14:paraId="0EA1F412" w14:textId="77777777" w:rsidR="00CC08D9" w:rsidRDefault="00F242F5">
      <w:pPr>
        <w:numPr>
          <w:ilvl w:val="0"/>
          <w:numId w:val="24"/>
        </w:numPr>
        <w:spacing w:after="0"/>
        <w:rPr>
          <w:rFonts w:eastAsia="SimSun"/>
        </w:rPr>
      </w:pPr>
      <w:r>
        <w:rPr>
          <w:rFonts w:eastAsia="SimSun"/>
        </w:rPr>
        <w:t>在</w:t>
      </w:r>
      <w:r>
        <w:rPr>
          <w:rFonts w:eastAsia="SimSun"/>
          <w:b/>
        </w:rPr>
        <w:t>方法类型</w:t>
      </w:r>
      <w:r>
        <w:rPr>
          <w:rFonts w:eastAsia="SimSun"/>
        </w:rPr>
        <w:t>下拉列表中选择</w:t>
      </w:r>
      <w:r>
        <w:rPr>
          <w:rFonts w:eastAsia="SimSun"/>
        </w:rPr>
        <w:t>“</w:t>
      </w:r>
      <w:r>
        <w:rPr>
          <w:rFonts w:eastAsia="SimSun"/>
        </w:rPr>
        <w:t>预定的</w:t>
      </w:r>
      <w:r>
        <w:rPr>
          <w:rFonts w:eastAsia="SimSun"/>
        </w:rPr>
        <w:t>”</w:t>
      </w:r>
      <w:r>
        <w:rPr>
          <w:rFonts w:eastAsia="SimSun"/>
        </w:rPr>
        <w:t>。</w:t>
      </w:r>
    </w:p>
    <w:p w14:paraId="761CFF13" w14:textId="77777777" w:rsidR="00CC08D9" w:rsidRDefault="00F242F5">
      <w:pPr>
        <w:numPr>
          <w:ilvl w:val="0"/>
          <w:numId w:val="24"/>
        </w:numPr>
        <w:rPr>
          <w:rFonts w:eastAsia="SimSun"/>
        </w:rPr>
      </w:pPr>
      <w:r>
        <w:rPr>
          <w:rFonts w:eastAsia="SimSun"/>
        </w:rPr>
        <w:t>在</w:t>
      </w:r>
      <w:r>
        <w:rPr>
          <w:rFonts w:eastAsia="SimSun"/>
          <w:b/>
        </w:rPr>
        <w:t>模板文件</w:t>
      </w:r>
      <w:r>
        <w:rPr>
          <w:rFonts w:eastAsia="SimSun"/>
        </w:rPr>
        <w:t>字段中输入</w:t>
      </w:r>
      <w:r>
        <w:rPr>
          <w:rFonts w:eastAsia="SimSun"/>
        </w:rPr>
        <w:t xml:space="preserve"> QSTAR </w:t>
      </w:r>
      <w:r>
        <w:rPr>
          <w:rFonts w:eastAsia="SimSun"/>
        </w:rPr>
        <w:t>系统采集方法模板文件的路径。</w:t>
      </w:r>
    </w:p>
    <w:p w14:paraId="51726001" w14:textId="77777777" w:rsidR="00CC08D9" w:rsidRDefault="00F242F5">
      <w:pPr>
        <w:rPr>
          <w:rFonts w:eastAsia="SimSun"/>
        </w:rPr>
      </w:pPr>
      <w:r>
        <w:rPr>
          <w:rFonts w:eastAsia="SimSun"/>
        </w:rPr>
        <w:t>这就是说，您可以尽可能多地使用本教程的仪器方法导出，除非您已安装某个受支持的供应商（</w:t>
      </w:r>
      <w:r>
        <w:rPr>
          <w:rFonts w:eastAsia="SimSun"/>
        </w:rPr>
        <w:t xml:space="preserve">SCIEX Analyst </w:t>
      </w:r>
      <w:r>
        <w:rPr>
          <w:rFonts w:eastAsia="SimSun"/>
        </w:rPr>
        <w:t>或</w:t>
      </w:r>
      <w:r>
        <w:rPr>
          <w:rFonts w:eastAsia="SimSun"/>
        </w:rPr>
        <w:t xml:space="preserve"> Thermo </w:t>
      </w:r>
      <w:proofErr w:type="spellStart"/>
      <w:r>
        <w:rPr>
          <w:rFonts w:eastAsia="SimSun"/>
        </w:rPr>
        <w:t>Xcalibur</w:t>
      </w:r>
      <w:proofErr w:type="spellEnd"/>
      <w:r>
        <w:rPr>
          <w:rFonts w:eastAsia="SimSun"/>
        </w:rPr>
        <w:t>）的仪器软件系统。对于从</w:t>
      </w:r>
      <w:r>
        <w:rPr>
          <w:rFonts w:eastAsia="SimSun"/>
        </w:rPr>
        <w:t xml:space="preserve"> Skyline </w:t>
      </w:r>
      <w:r>
        <w:rPr>
          <w:rFonts w:eastAsia="SimSun"/>
        </w:rPr>
        <w:t>导出的所有方法，建议您在计划运行该方法的仪器控制电脑上运行</w:t>
      </w:r>
      <w:r>
        <w:rPr>
          <w:rFonts w:eastAsia="SimSun"/>
        </w:rPr>
        <w:t xml:space="preserve"> Skyline </w:t>
      </w:r>
      <w:r>
        <w:rPr>
          <w:rFonts w:eastAsia="SimSun"/>
        </w:rPr>
        <w:t>并执行导出功能。因为即便您的实验室里有一台受支持的仪器，仍有可能不会在这台仪器上执行本教程的操作，您可以在需要之时完成上述步骤。</w:t>
      </w:r>
    </w:p>
    <w:p w14:paraId="2BD9F9FB" w14:textId="77777777" w:rsidR="00CC08D9" w:rsidRDefault="00F242F5">
      <w:pPr>
        <w:pStyle w:val="Heading1"/>
        <w:rPr>
          <w:rFonts w:eastAsia="SimSun"/>
        </w:rPr>
      </w:pPr>
      <w:r>
        <w:rPr>
          <w:rFonts w:eastAsia="SimSun"/>
        </w:rPr>
        <w:t>结</w:t>
      </w:r>
      <w:r>
        <w:rPr>
          <w:rFonts w:eastAsia="SimSun" w:hint="eastAsia"/>
        </w:rPr>
        <w:t>语</w:t>
      </w:r>
    </w:p>
    <w:p w14:paraId="6457D013" w14:textId="77777777" w:rsidR="00CC08D9" w:rsidRDefault="00F242F5">
      <w:pPr>
        <w:rPr>
          <w:rFonts w:eastAsia="SimSun"/>
        </w:rPr>
      </w:pPr>
      <w:r>
        <w:rPr>
          <w:rFonts w:eastAsia="SimSun"/>
        </w:rPr>
        <w:t>在本教程中，您学习了一些最基本、最重要的功能，了解了如何使用</w:t>
      </w:r>
      <w:r>
        <w:rPr>
          <w:rFonts w:eastAsia="SimSun"/>
        </w:rPr>
        <w:t xml:space="preserve"> Skyline </w:t>
      </w:r>
      <w:r>
        <w:rPr>
          <w:rFonts w:eastAsia="SimSun"/>
        </w:rPr>
        <w:t>从</w:t>
      </w:r>
      <w:r>
        <w:rPr>
          <w:rFonts w:eastAsia="SimSun"/>
        </w:rPr>
        <w:t xml:space="preserve"> DDA </w:t>
      </w:r>
      <w:r>
        <w:rPr>
          <w:rFonts w:eastAsia="SimSun"/>
        </w:rPr>
        <w:t>实验数据中的</w:t>
      </w:r>
      <w:r>
        <w:rPr>
          <w:rFonts w:eastAsia="SimSun"/>
        </w:rPr>
        <w:t xml:space="preserve"> MS1 </w:t>
      </w:r>
      <w:r>
        <w:rPr>
          <w:rFonts w:eastAsia="SimSun"/>
        </w:rPr>
        <w:t>扫描提取定量信息。幸运的是，大多数此前已有的</w:t>
      </w:r>
      <w:r>
        <w:rPr>
          <w:rFonts w:eastAsia="SimSun"/>
        </w:rPr>
        <w:t xml:space="preserve"> Skyline </w:t>
      </w:r>
      <w:r>
        <w:rPr>
          <w:rFonts w:eastAsia="SimSun"/>
        </w:rPr>
        <w:t>功能仍同样适用于</w:t>
      </w:r>
      <w:r>
        <w:rPr>
          <w:rFonts w:eastAsia="SimSun"/>
        </w:rPr>
        <w:t xml:space="preserve"> MS1 </w:t>
      </w:r>
      <w:r>
        <w:rPr>
          <w:rFonts w:eastAsia="SimSun"/>
        </w:rPr>
        <w:t>提取的色谱图和最初为其设计的</w:t>
      </w:r>
      <w:r>
        <w:rPr>
          <w:rFonts w:eastAsia="SimSun"/>
        </w:rPr>
        <w:t xml:space="preserve"> SRM </w:t>
      </w:r>
      <w:r>
        <w:rPr>
          <w:rFonts w:eastAsia="SimSun"/>
        </w:rPr>
        <w:t>色谱图。因此，建议您花大量时间了解</w:t>
      </w:r>
      <w:r>
        <w:rPr>
          <w:rFonts w:eastAsia="SimSun" w:hint="eastAsia"/>
        </w:rPr>
        <w:t>其它</w:t>
      </w:r>
      <w:r>
        <w:rPr>
          <w:rFonts w:eastAsia="SimSun"/>
        </w:rPr>
        <w:t xml:space="preserve"> Skyline </w:t>
      </w:r>
      <w:r>
        <w:rPr>
          <w:rFonts w:eastAsia="SimSun"/>
        </w:rPr>
        <w:t>教程和教学视频中演示的材料。虽然使用从</w:t>
      </w:r>
      <w:r>
        <w:rPr>
          <w:rFonts w:eastAsia="SimSun"/>
        </w:rPr>
        <w:t xml:space="preserve"> MS1 </w:t>
      </w:r>
      <w:r>
        <w:rPr>
          <w:rFonts w:eastAsia="SimSun"/>
        </w:rPr>
        <w:t>扫描中提取的色谱峰面积的想法由来已久，但</w:t>
      </w:r>
      <w:r>
        <w:rPr>
          <w:rFonts w:eastAsia="SimSun"/>
        </w:rPr>
        <w:t xml:space="preserve"> Skyline </w:t>
      </w:r>
      <w:r>
        <w:rPr>
          <w:rFonts w:eastAsia="SimSun"/>
        </w:rPr>
        <w:t>直到现</w:t>
      </w:r>
      <w:r>
        <w:rPr>
          <w:rFonts w:eastAsia="SimSun"/>
        </w:rPr>
        <w:lastRenderedPageBreak/>
        <w:t>在才为探索这种数据类型提供了丰富的环境。即便您使用</w:t>
      </w:r>
      <w:r>
        <w:rPr>
          <w:rFonts w:eastAsia="SimSun" w:hint="eastAsia"/>
        </w:rPr>
        <w:t>其它</w:t>
      </w:r>
      <w:r>
        <w:rPr>
          <w:rFonts w:eastAsia="SimSun"/>
        </w:rPr>
        <w:t>定量工具进行</w:t>
      </w:r>
      <w:r>
        <w:rPr>
          <w:rFonts w:eastAsia="SimSun"/>
        </w:rPr>
        <w:t xml:space="preserve"> MS1 </w:t>
      </w:r>
      <w:r>
        <w:rPr>
          <w:rFonts w:eastAsia="SimSun"/>
        </w:rPr>
        <w:t>定量，仍可以使用</w:t>
      </w:r>
      <w:r>
        <w:rPr>
          <w:rFonts w:eastAsia="SimSun"/>
        </w:rPr>
        <w:t xml:space="preserve"> Skyline </w:t>
      </w:r>
      <w:r>
        <w:rPr>
          <w:rFonts w:eastAsia="SimSun"/>
        </w:rPr>
        <w:t>来审视和验证您的结论。您也可以使用</w:t>
      </w:r>
      <w:r>
        <w:rPr>
          <w:rFonts w:eastAsia="SimSun"/>
        </w:rPr>
        <w:t xml:space="preserve"> Skyline </w:t>
      </w:r>
      <w:r>
        <w:rPr>
          <w:rFonts w:eastAsia="SimSun"/>
        </w:rPr>
        <w:t>来审视为</w:t>
      </w:r>
      <w:r>
        <w:rPr>
          <w:rFonts w:eastAsia="SimSun" w:hint="eastAsia"/>
        </w:rPr>
        <w:t>其它</w:t>
      </w:r>
      <w:r>
        <w:rPr>
          <w:rFonts w:eastAsia="SimSun"/>
        </w:rPr>
        <w:t>采集方法（如</w:t>
      </w:r>
      <w:r>
        <w:rPr>
          <w:rFonts w:eastAsia="SimSun"/>
        </w:rPr>
        <w:t xml:space="preserve"> DIA</w:t>
      </w:r>
      <w:r>
        <w:rPr>
          <w:rFonts w:eastAsia="SimSun"/>
        </w:rPr>
        <w:t>）创建谱图库所使用的</w:t>
      </w:r>
      <w:r>
        <w:rPr>
          <w:rFonts w:eastAsia="SimSun"/>
        </w:rPr>
        <w:t xml:space="preserve"> DDA </w:t>
      </w:r>
      <w:r>
        <w:rPr>
          <w:rFonts w:eastAsia="SimSun"/>
        </w:rPr>
        <w:t>数据。这势必会加深您对数据、数据质量和潜在问题的理解。</w:t>
      </w:r>
    </w:p>
    <w:p w14:paraId="17D64418" w14:textId="77777777" w:rsidR="00CC08D9" w:rsidRDefault="00F242F5">
      <w:pPr>
        <w:pStyle w:val="Heading1"/>
        <w:rPr>
          <w:rFonts w:eastAsia="SimSun"/>
        </w:rPr>
      </w:pPr>
      <w:r>
        <w:rPr>
          <w:rFonts w:eastAsia="SimSun"/>
        </w:rPr>
        <w:t>补充</w:t>
      </w:r>
    </w:p>
    <w:p w14:paraId="11FF025F" w14:textId="77777777" w:rsidR="00CC08D9" w:rsidRDefault="00F242F5">
      <w:pPr>
        <w:rPr>
          <w:rFonts w:eastAsia="SimSun"/>
        </w:rPr>
      </w:pPr>
      <w:r>
        <w:rPr>
          <w:rFonts w:eastAsia="SimSun"/>
        </w:rPr>
        <w:t>如果您希望查看原始</w:t>
      </w:r>
      <w:r>
        <w:rPr>
          <w:rFonts w:eastAsia="SimSun"/>
        </w:rPr>
        <w:t xml:space="preserve"> MS1 </w:t>
      </w:r>
      <w:r>
        <w:rPr>
          <w:rFonts w:eastAsia="SimSun"/>
        </w:rPr>
        <w:t>筛选文献中实际处理的数据集</w:t>
      </w:r>
      <w:r>
        <w:fldChar w:fldCharType="begin"/>
      </w:r>
      <w:r>
        <w:instrText xml:space="preserve"> ADDIN ZOTERO_ITEM CSL_CITATION {"citationID":"1js26ej3mp","properties":{"formattedCitation":"{\\rtf \\super 1\\nosupersub{}}","plainCitation":"1"},"citationItems":[{"id":33,"uris":["http://zotero.org/users/916000/items/U57MC78P"],"uri":["http://zotero.org/users/916000/items/U57MC78P"],"itemData":{"id":33,"type":"article-journal","title":"Platform-independent and Label-free Quantitation of Proteomic Data Using MS1 Extracted Ion Chromatograms in Skyline APPLICATION TO PROTEIN ACETYLATION AND PHOSPHORYLATION","container-title":"Molecular &amp; Cellular Proteomics","page":"202-214","volume":"11","issue":"5","source":"www.mcponline.org","abstract":"Despite advances in metabolic and postmetabolic labeling methods for quantitative proteomics, there remains a need for improved label-free approaches. This need is particularly pressing for workflows that incorporate affinity enrichment at the peptide level, where isobaric chemical labels such as isobaric tags for relative and absolute quantitation and tandem mass tags may prove problematic or where stable isotope labeling with amino acids in cell culture labeling cannot be readily applied. Skyline is a freely available, open source software tool for quantitative data processing and proteomic analysis. We expanded the capabilities of Skyline to process ion intensity chromatograms of peptide analytes from full scan mass spectral data (MS1) acquired during HPLC MS/MS proteomic experiments. Moreover, unlike existing programs, Skyline MS1 filtering can be used with mass spectrometers from four major vendors, which allows results to be compared directly across laboratories. The new quantitative and graphical tools now available in Skyline specifically support interrogation of multiple acquisitions for MS1 filtering, including visual inspection of peak picking and both automated and manual integration, key features often lacking in existing software. In addition, Skyline MS1 filtering displays retention time indicators from underlying MS/MS data contained within the spectral library to ensure proper peak selection. The modular structure of Skyline also provides well defined, customizable data reports and thus allows users to directly connect to existing statistical programs for post hoc data analysis. To demonstrate the utility of the MS1 filtering approach, we have carried out experiments on several MS platforms and have specifically examined the performance of this method to quantify two important post-translational modifications: acetylation and phosphorylation, in peptide-centric affinity workflows of increasing complexity using mouse and human models.","DOI":"10.1074/mcp.M112.017707","ISSN":"1535-9476, 1535-9484","note":"PMID: 22454539","journalAbbreviation":"Mol Cell Proteomics","language":"en","author":[{"family":"Schilling","given":"Birgit"},{"family":"Rardin","given":"Matthew J."},{"family":"MacLean","given":"Brendan X."},{"family":"Zawadzka","given":"Anna M."},{"family":"Frewen","given":"Barbara E."},{"family":"Cusack","given":"Michael P."},{"family":"Sorensen","given":"Dylan J."},{"family":"Bereman","given":"Michael S."},{"family":"Jing","given":"Enxuan"},{"family":"Wu","given":"Christine C."},{"family":"Verdin","given":"Eric"},{"family":"Kahn","given":"C. Ronald"},{"family":"MacCoss","given":"Michael J."},{"family":"Gibson","given":"Bradford W."}],"issued":{"date-parts":[["2012",5,1]]},"accessed":{"date-parts":[["2013",11,22]]},"PMID":"22454539"}}],"schema":"https://github.com/citation-style-language/schema/raw/master/csl-citation.json"} </w:instrText>
      </w:r>
      <w:r>
        <w:fldChar w:fldCharType="separate"/>
      </w:r>
      <w:r>
        <w:rPr>
          <w:szCs w:val="24"/>
          <w:vertAlign w:val="superscript"/>
        </w:rPr>
        <w:t>1</w:t>
      </w:r>
      <w:r>
        <w:fldChar w:fldCharType="end"/>
      </w:r>
      <w:r>
        <w:rPr>
          <w:rFonts w:eastAsia="SimSun"/>
        </w:rPr>
        <w:t>，请访问下列链接，从中</w:t>
      </w:r>
      <w:r>
        <w:rPr>
          <w:rFonts w:eastAsia="SimSun" w:hint="eastAsia"/>
        </w:rPr>
        <w:t>可以</w:t>
      </w:r>
      <w:r>
        <w:rPr>
          <w:rFonts w:eastAsia="SimSun"/>
        </w:rPr>
        <w:t>下载如上所述的最小化文档：</w:t>
      </w:r>
    </w:p>
    <w:p w14:paraId="7F0AAC15" w14:textId="77777777" w:rsidR="00CC08D9" w:rsidRDefault="00255EE7">
      <w:pPr>
        <w:rPr>
          <w:rFonts w:eastAsia="SimSun"/>
        </w:rPr>
      </w:pPr>
      <w:hyperlink r:id="rId62" w:history="1">
        <w:r w:rsidR="00F242F5">
          <w:rPr>
            <w:rStyle w:val="Hyperlink"/>
            <w:rFonts w:eastAsia="SimSun"/>
          </w:rPr>
          <w:t>http://proteome.gs.washington.edu/supplementary_data/MS1_Filtering/minimized/</w:t>
        </w:r>
      </w:hyperlink>
    </w:p>
    <w:p w14:paraId="57789CF6" w14:textId="77777777" w:rsidR="00CC08D9" w:rsidRDefault="00F242F5">
      <w:pPr>
        <w:rPr>
          <w:rFonts w:eastAsia="SimSun"/>
        </w:rPr>
      </w:pPr>
      <w:r>
        <w:rPr>
          <w:rFonts w:eastAsia="SimSun"/>
        </w:rPr>
        <w:t>您可以浏览上一层目录以查看完整的</w:t>
      </w:r>
      <w:r>
        <w:rPr>
          <w:rFonts w:eastAsia="SimSun"/>
        </w:rPr>
        <w:t xml:space="preserve"> Skyline </w:t>
      </w:r>
      <w:r>
        <w:rPr>
          <w:rFonts w:eastAsia="SimSun"/>
        </w:rPr>
        <w:t>文档和原始数据。</w:t>
      </w:r>
    </w:p>
    <w:p w14:paraId="492A629B" w14:textId="77777777" w:rsidR="00CC08D9" w:rsidRDefault="00F242F5">
      <w:pPr>
        <w:pStyle w:val="Heading1"/>
        <w:rPr>
          <w:rFonts w:eastAsia="SimSun"/>
        </w:rPr>
      </w:pPr>
      <w:r>
        <w:rPr>
          <w:rFonts w:eastAsia="SimSun"/>
        </w:rPr>
        <w:t>参考文献</w:t>
      </w:r>
    </w:p>
    <w:p w14:paraId="7A15BAF5" w14:textId="77777777" w:rsidR="00CC08D9" w:rsidRDefault="00F242F5">
      <w:pPr>
        <w:pStyle w:val="Bibliography1"/>
        <w:rPr>
          <w:rFonts w:eastAsia="SimSun"/>
        </w:rPr>
      </w:pPr>
      <w:r>
        <w:rPr>
          <w:rFonts w:eastAsia="SimSun"/>
        </w:rPr>
        <w:fldChar w:fldCharType="begin"/>
      </w:r>
      <w:r>
        <w:rPr>
          <w:rFonts w:eastAsia="SimSun"/>
        </w:rPr>
        <w:instrText xml:space="preserve"> ADDIN ZOTERO_BIBL {"</w:instrText>
      </w:r>
      <w:r>
        <w:rPr>
          <w:rFonts w:eastAsia="SimSun"/>
        </w:rPr>
        <w:instrText>省略</w:instrText>
      </w:r>
      <w:r>
        <w:rPr>
          <w:rFonts w:eastAsia="SimSun"/>
        </w:rPr>
        <w:instrText>":[["http://zotero.org/users/916000/items/CCZKI6TM"]],"</w:instrText>
      </w:r>
      <w:r>
        <w:rPr>
          <w:rFonts w:eastAsia="SimSun"/>
        </w:rPr>
        <w:instrText>自定义</w:instrText>
      </w:r>
      <w:r>
        <w:rPr>
          <w:rFonts w:eastAsia="SimSun"/>
        </w:rPr>
        <w:instrText xml:space="preserve">":[]} CSL_BIBLIOGRAPHY </w:instrText>
      </w:r>
      <w:r>
        <w:rPr>
          <w:rFonts w:eastAsia="SimSun"/>
        </w:rPr>
        <w:fldChar w:fldCharType="separate"/>
      </w:r>
      <w:r>
        <w:rPr>
          <w:rFonts w:eastAsia="SimSun"/>
        </w:rPr>
        <w:t>1.</w:t>
      </w:r>
      <w:r>
        <w:rPr>
          <w:rFonts w:eastAsia="SimSun"/>
        </w:rPr>
        <w:tab/>
        <w:t xml:space="preserve">Schilling, B. </w:t>
      </w:r>
      <w:r>
        <w:rPr>
          <w:rFonts w:eastAsia="SimSun"/>
          <w:i/>
          <w:iCs/>
        </w:rPr>
        <w:t>et al.</w:t>
      </w:r>
      <w:r>
        <w:rPr>
          <w:rFonts w:eastAsia="SimSun"/>
        </w:rPr>
        <w:t xml:space="preserve"> Platform-independent and Label-free Quantitation of Proteomic Data Using MS1 Extracted Ion Chromatograms in Skyline APPLICATION TO PROTEIN ACETYLATION AND PHOSPHORYLATION. </w:t>
      </w:r>
      <w:r>
        <w:rPr>
          <w:rFonts w:eastAsia="SimSun"/>
          <w:i/>
          <w:iCs/>
        </w:rPr>
        <w:t>Mol Cell Proteomics</w:t>
      </w:r>
      <w:r>
        <w:rPr>
          <w:rFonts w:eastAsia="SimSun"/>
          <w:b/>
          <w:bCs/>
        </w:rPr>
        <w:t xml:space="preserve"> 11,</w:t>
      </w:r>
      <w:r>
        <w:rPr>
          <w:rFonts w:eastAsia="SimSun"/>
        </w:rPr>
        <w:t xml:space="preserve"> 202–214 (2012).</w:t>
      </w:r>
    </w:p>
    <w:p w14:paraId="2EB2435D" w14:textId="77777777" w:rsidR="00CC08D9" w:rsidRDefault="00F242F5">
      <w:pPr>
        <w:pStyle w:val="Bibliography1"/>
        <w:rPr>
          <w:rFonts w:eastAsia="SimSun"/>
        </w:rPr>
      </w:pPr>
      <w:r>
        <w:rPr>
          <w:rFonts w:eastAsia="SimSun"/>
        </w:rPr>
        <w:t>2.</w:t>
      </w:r>
      <w:r>
        <w:rPr>
          <w:rFonts w:eastAsia="SimSun"/>
        </w:rPr>
        <w:tab/>
        <w:t xml:space="preserve">Jaffe, J. D. </w:t>
      </w:r>
      <w:r>
        <w:rPr>
          <w:rFonts w:eastAsia="SimSun"/>
          <w:i/>
          <w:iCs/>
        </w:rPr>
        <w:t>et al.</w:t>
      </w:r>
      <w:r>
        <w:rPr>
          <w:rFonts w:eastAsia="SimSun"/>
        </w:rPr>
        <w:t xml:space="preserve"> Accurate Inclusion Mass Screening. </w:t>
      </w:r>
      <w:r>
        <w:rPr>
          <w:rFonts w:eastAsia="SimSun"/>
          <w:i/>
          <w:iCs/>
        </w:rPr>
        <w:t>Mol Cell Proteomics</w:t>
      </w:r>
      <w:r>
        <w:rPr>
          <w:rFonts w:eastAsia="SimSun"/>
          <w:b/>
          <w:bCs/>
        </w:rPr>
        <w:t xml:space="preserve"> 7,</w:t>
      </w:r>
      <w:r>
        <w:rPr>
          <w:rFonts w:eastAsia="SimSun"/>
        </w:rPr>
        <w:t xml:space="preserve"> 1952–1962 (2008).</w:t>
      </w:r>
    </w:p>
    <w:p w14:paraId="07CF1218" w14:textId="77777777" w:rsidR="00CC08D9" w:rsidRDefault="00F242F5">
      <w:pPr>
        <w:rPr>
          <w:rFonts w:eastAsia="SimSun"/>
        </w:rPr>
      </w:pPr>
      <w:r>
        <w:rPr>
          <w:rFonts w:eastAsia="SimSun"/>
        </w:rPr>
        <w:fldChar w:fldCharType="end"/>
      </w:r>
    </w:p>
    <w:sectPr w:rsidR="00CC08D9">
      <w:footerReference w:type="default" r:id="rId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376E95" w14:textId="77777777" w:rsidR="00255EE7" w:rsidRDefault="00255EE7">
      <w:pPr>
        <w:spacing w:after="0" w:line="240" w:lineRule="auto"/>
      </w:pPr>
      <w:r>
        <w:separator/>
      </w:r>
    </w:p>
  </w:endnote>
  <w:endnote w:type="continuationSeparator" w:id="0">
    <w:p w14:paraId="1DC23C8A" w14:textId="77777777" w:rsidR="00255EE7" w:rsidRDefault="00255E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01F8CA" w14:textId="77777777" w:rsidR="00CC08D9" w:rsidRDefault="00F242F5">
    <w:pPr>
      <w:pStyle w:val="Footer"/>
      <w:jc w:val="center"/>
    </w:pPr>
    <w:r>
      <w:fldChar w:fldCharType="begin"/>
    </w:r>
    <w:r>
      <w:instrText xml:space="preserve"> PAGE   \* MERGEFORMAT </w:instrText>
    </w:r>
    <w:r>
      <w:fldChar w:fldCharType="separate"/>
    </w:r>
    <w:r>
      <w:t>24</w:t>
    </w:r>
    <w:r>
      <w:fldChar w:fldCharType="end"/>
    </w:r>
  </w:p>
  <w:p w14:paraId="48B24C20" w14:textId="77777777" w:rsidR="00CC08D9" w:rsidRDefault="00CC08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01967E" w14:textId="77777777" w:rsidR="00255EE7" w:rsidRDefault="00255EE7">
      <w:pPr>
        <w:spacing w:after="0" w:line="240" w:lineRule="auto"/>
      </w:pPr>
      <w:r>
        <w:separator/>
      </w:r>
    </w:p>
  </w:footnote>
  <w:footnote w:type="continuationSeparator" w:id="0">
    <w:p w14:paraId="73B2C405" w14:textId="77777777" w:rsidR="00255EE7" w:rsidRDefault="00255E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2463"/>
    <w:multiLevelType w:val="multilevel"/>
    <w:tmpl w:val="00E9246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 w15:restartNumberingAfterBreak="0">
    <w:nsid w:val="01F535F5"/>
    <w:multiLevelType w:val="multilevel"/>
    <w:tmpl w:val="01F535F5"/>
    <w:lvl w:ilvl="0">
      <w:start w:val="1"/>
      <w:numFmt w:val="bullet"/>
      <w:lvlText w:val=""/>
      <w:lvlJc w:val="left"/>
      <w:pPr>
        <w:tabs>
          <w:tab w:val="left" w:pos="720"/>
        </w:tabs>
        <w:ind w:left="720" w:hanging="360"/>
      </w:pPr>
      <w:rPr>
        <w:rFonts w:ascii="Symbol" w:eastAsia="Symbol" w:hAnsi="Symbol" w:hint="default"/>
      </w:rPr>
    </w:lvl>
    <w:lvl w:ilvl="1">
      <w:start w:val="1"/>
      <w:numFmt w:val="bullet"/>
      <w:lvlText w:val="o"/>
      <w:lvlJc w:val="left"/>
      <w:pPr>
        <w:tabs>
          <w:tab w:val="left" w:pos="1440"/>
        </w:tabs>
        <w:ind w:left="1440" w:hanging="360"/>
      </w:pPr>
      <w:rPr>
        <w:rFonts w:ascii="Courier New" w:eastAsia="Courier New" w:hAnsi="Courier New" w:cs="Courier New" w:hint="default"/>
      </w:rPr>
    </w:lvl>
    <w:lvl w:ilvl="2">
      <w:start w:val="1"/>
      <w:numFmt w:val="bullet"/>
      <w:lvlText w:val=""/>
      <w:lvlJc w:val="left"/>
      <w:pPr>
        <w:tabs>
          <w:tab w:val="left" w:pos="2160"/>
        </w:tabs>
        <w:ind w:left="2160" w:hanging="360"/>
      </w:pPr>
      <w:rPr>
        <w:rFonts w:ascii="Wingdings" w:eastAsia="Wingdings" w:hAnsi="Wingdings" w:hint="default"/>
      </w:rPr>
    </w:lvl>
    <w:lvl w:ilvl="3">
      <w:start w:val="1"/>
      <w:numFmt w:val="bullet"/>
      <w:lvlText w:val=""/>
      <w:lvlJc w:val="left"/>
      <w:pPr>
        <w:tabs>
          <w:tab w:val="left" w:pos="2880"/>
        </w:tabs>
        <w:ind w:left="2880" w:hanging="360"/>
      </w:pPr>
      <w:rPr>
        <w:rFonts w:ascii="Symbol" w:eastAsia="Symbol" w:hAnsi="Symbol" w:hint="default"/>
      </w:rPr>
    </w:lvl>
    <w:lvl w:ilvl="4">
      <w:start w:val="1"/>
      <w:numFmt w:val="bullet"/>
      <w:lvlText w:val="o"/>
      <w:lvlJc w:val="left"/>
      <w:pPr>
        <w:tabs>
          <w:tab w:val="left" w:pos="3600"/>
        </w:tabs>
        <w:ind w:left="3600" w:hanging="360"/>
      </w:pPr>
      <w:rPr>
        <w:rFonts w:ascii="Courier New" w:eastAsia="Courier New" w:hAnsi="Courier New" w:cs="Courier New" w:hint="default"/>
      </w:rPr>
    </w:lvl>
    <w:lvl w:ilvl="5">
      <w:start w:val="1"/>
      <w:numFmt w:val="bullet"/>
      <w:lvlText w:val=""/>
      <w:lvlJc w:val="left"/>
      <w:pPr>
        <w:tabs>
          <w:tab w:val="left" w:pos="4320"/>
        </w:tabs>
        <w:ind w:left="4320" w:hanging="360"/>
      </w:pPr>
      <w:rPr>
        <w:rFonts w:ascii="Wingdings" w:eastAsia="Wingdings" w:hAnsi="Wingdings" w:hint="default"/>
      </w:rPr>
    </w:lvl>
    <w:lvl w:ilvl="6">
      <w:start w:val="1"/>
      <w:numFmt w:val="bullet"/>
      <w:lvlText w:val=""/>
      <w:lvlJc w:val="left"/>
      <w:pPr>
        <w:tabs>
          <w:tab w:val="left" w:pos="5040"/>
        </w:tabs>
        <w:ind w:left="5040" w:hanging="360"/>
      </w:pPr>
      <w:rPr>
        <w:rFonts w:ascii="Symbol" w:eastAsia="Symbol" w:hAnsi="Symbol" w:hint="default"/>
      </w:rPr>
    </w:lvl>
    <w:lvl w:ilvl="7">
      <w:start w:val="1"/>
      <w:numFmt w:val="bullet"/>
      <w:lvlText w:val="o"/>
      <w:lvlJc w:val="left"/>
      <w:pPr>
        <w:tabs>
          <w:tab w:val="left" w:pos="5760"/>
        </w:tabs>
        <w:ind w:left="5760" w:hanging="360"/>
      </w:pPr>
      <w:rPr>
        <w:rFonts w:ascii="Courier New" w:eastAsia="Courier New" w:hAnsi="Courier New" w:cs="Courier New" w:hint="default"/>
      </w:rPr>
    </w:lvl>
    <w:lvl w:ilvl="8">
      <w:start w:val="1"/>
      <w:numFmt w:val="bullet"/>
      <w:lvlText w:val=""/>
      <w:lvlJc w:val="left"/>
      <w:pPr>
        <w:tabs>
          <w:tab w:val="left" w:pos="6480"/>
        </w:tabs>
        <w:ind w:left="6480" w:hanging="360"/>
      </w:pPr>
      <w:rPr>
        <w:rFonts w:ascii="Wingdings" w:eastAsia="Wingdings" w:hAnsi="Wingdings" w:hint="default"/>
      </w:rPr>
    </w:lvl>
  </w:abstractNum>
  <w:abstractNum w:abstractNumId="2" w15:restartNumberingAfterBreak="0">
    <w:nsid w:val="04D16832"/>
    <w:multiLevelType w:val="multilevel"/>
    <w:tmpl w:val="04D16832"/>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hint="default"/>
      </w:rPr>
    </w:lvl>
    <w:lvl w:ilvl="8">
      <w:start w:val="1"/>
      <w:numFmt w:val="bullet"/>
      <w:lvlText w:val=""/>
      <w:lvlJc w:val="left"/>
      <w:pPr>
        <w:ind w:left="6480" w:hanging="360"/>
      </w:pPr>
      <w:rPr>
        <w:rFonts w:ascii="Wingdings" w:eastAsia="Wingdings" w:hAnsi="Wingdings" w:hint="default"/>
      </w:rPr>
    </w:lvl>
  </w:abstractNum>
  <w:abstractNum w:abstractNumId="3" w15:restartNumberingAfterBreak="0">
    <w:nsid w:val="08EB5FEA"/>
    <w:multiLevelType w:val="multilevel"/>
    <w:tmpl w:val="08EB5FE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4" w15:restartNumberingAfterBreak="0">
    <w:nsid w:val="0BAF61EC"/>
    <w:multiLevelType w:val="multilevel"/>
    <w:tmpl w:val="0BAF61EC"/>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hint="default"/>
      </w:rPr>
    </w:lvl>
    <w:lvl w:ilvl="8">
      <w:start w:val="1"/>
      <w:numFmt w:val="bullet"/>
      <w:lvlText w:val=""/>
      <w:lvlJc w:val="left"/>
      <w:pPr>
        <w:ind w:left="6480" w:hanging="360"/>
      </w:pPr>
      <w:rPr>
        <w:rFonts w:ascii="Wingdings" w:eastAsia="Wingdings" w:hAnsi="Wingdings" w:hint="default"/>
      </w:rPr>
    </w:lvl>
  </w:abstractNum>
  <w:abstractNum w:abstractNumId="5" w15:restartNumberingAfterBreak="0">
    <w:nsid w:val="1B9846C6"/>
    <w:multiLevelType w:val="multilevel"/>
    <w:tmpl w:val="1B9846C6"/>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6" w15:restartNumberingAfterBreak="0">
    <w:nsid w:val="1DB43CDC"/>
    <w:multiLevelType w:val="multilevel"/>
    <w:tmpl w:val="1DB43CDC"/>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7" w15:restartNumberingAfterBreak="0">
    <w:nsid w:val="2710398C"/>
    <w:multiLevelType w:val="multilevel"/>
    <w:tmpl w:val="2710398C"/>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8" w15:restartNumberingAfterBreak="0">
    <w:nsid w:val="28E63BD5"/>
    <w:multiLevelType w:val="multilevel"/>
    <w:tmpl w:val="28E63BD5"/>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9" w15:restartNumberingAfterBreak="0">
    <w:nsid w:val="2A2178A1"/>
    <w:multiLevelType w:val="multilevel"/>
    <w:tmpl w:val="2A2178A1"/>
    <w:lvl w:ilvl="0">
      <w:start w:val="1"/>
      <w:numFmt w:val="bullet"/>
      <w:lvlText w:val=""/>
      <w:lvlJc w:val="left"/>
      <w:pPr>
        <w:tabs>
          <w:tab w:val="left" w:pos="720"/>
        </w:tabs>
        <w:ind w:left="720" w:hanging="360"/>
      </w:pPr>
      <w:rPr>
        <w:rFonts w:ascii="Symbol" w:eastAsia="Symbol" w:hAnsi="Symbol" w:hint="default"/>
      </w:rPr>
    </w:lvl>
    <w:lvl w:ilvl="1">
      <w:start w:val="1"/>
      <w:numFmt w:val="bullet"/>
      <w:lvlText w:val="o"/>
      <w:lvlJc w:val="left"/>
      <w:pPr>
        <w:tabs>
          <w:tab w:val="left" w:pos="1440"/>
        </w:tabs>
        <w:ind w:left="1440" w:hanging="360"/>
      </w:pPr>
      <w:rPr>
        <w:rFonts w:ascii="Courier New" w:eastAsia="Courier New" w:hAnsi="Courier New" w:cs="Courier New" w:hint="default"/>
      </w:rPr>
    </w:lvl>
    <w:lvl w:ilvl="2">
      <w:start w:val="1"/>
      <w:numFmt w:val="bullet"/>
      <w:lvlText w:val=""/>
      <w:lvlJc w:val="left"/>
      <w:pPr>
        <w:tabs>
          <w:tab w:val="left" w:pos="2160"/>
        </w:tabs>
        <w:ind w:left="2160" w:hanging="360"/>
      </w:pPr>
      <w:rPr>
        <w:rFonts w:ascii="Wingdings" w:eastAsia="Wingdings" w:hAnsi="Wingdings" w:hint="default"/>
      </w:rPr>
    </w:lvl>
    <w:lvl w:ilvl="3">
      <w:start w:val="1"/>
      <w:numFmt w:val="bullet"/>
      <w:lvlText w:val=""/>
      <w:lvlJc w:val="left"/>
      <w:pPr>
        <w:tabs>
          <w:tab w:val="left" w:pos="2880"/>
        </w:tabs>
        <w:ind w:left="2880" w:hanging="360"/>
      </w:pPr>
      <w:rPr>
        <w:rFonts w:ascii="Symbol" w:eastAsia="Symbol" w:hAnsi="Symbol" w:hint="default"/>
      </w:rPr>
    </w:lvl>
    <w:lvl w:ilvl="4">
      <w:start w:val="1"/>
      <w:numFmt w:val="bullet"/>
      <w:lvlText w:val="o"/>
      <w:lvlJc w:val="left"/>
      <w:pPr>
        <w:tabs>
          <w:tab w:val="left" w:pos="3600"/>
        </w:tabs>
        <w:ind w:left="3600" w:hanging="360"/>
      </w:pPr>
      <w:rPr>
        <w:rFonts w:ascii="Courier New" w:eastAsia="Courier New" w:hAnsi="Courier New" w:cs="Courier New" w:hint="default"/>
      </w:rPr>
    </w:lvl>
    <w:lvl w:ilvl="5">
      <w:start w:val="1"/>
      <w:numFmt w:val="bullet"/>
      <w:lvlText w:val=""/>
      <w:lvlJc w:val="left"/>
      <w:pPr>
        <w:tabs>
          <w:tab w:val="left" w:pos="4320"/>
        </w:tabs>
        <w:ind w:left="4320" w:hanging="360"/>
      </w:pPr>
      <w:rPr>
        <w:rFonts w:ascii="Wingdings" w:eastAsia="Wingdings" w:hAnsi="Wingdings" w:hint="default"/>
      </w:rPr>
    </w:lvl>
    <w:lvl w:ilvl="6">
      <w:start w:val="1"/>
      <w:numFmt w:val="bullet"/>
      <w:lvlText w:val=""/>
      <w:lvlJc w:val="left"/>
      <w:pPr>
        <w:tabs>
          <w:tab w:val="left" w:pos="5040"/>
        </w:tabs>
        <w:ind w:left="5040" w:hanging="360"/>
      </w:pPr>
      <w:rPr>
        <w:rFonts w:ascii="Symbol" w:eastAsia="Symbol" w:hAnsi="Symbol" w:hint="default"/>
      </w:rPr>
    </w:lvl>
    <w:lvl w:ilvl="7">
      <w:start w:val="1"/>
      <w:numFmt w:val="bullet"/>
      <w:lvlText w:val="o"/>
      <w:lvlJc w:val="left"/>
      <w:pPr>
        <w:tabs>
          <w:tab w:val="left" w:pos="5760"/>
        </w:tabs>
        <w:ind w:left="5760" w:hanging="360"/>
      </w:pPr>
      <w:rPr>
        <w:rFonts w:ascii="Courier New" w:eastAsia="Courier New" w:hAnsi="Courier New" w:cs="Courier New" w:hint="default"/>
      </w:rPr>
    </w:lvl>
    <w:lvl w:ilvl="8">
      <w:start w:val="1"/>
      <w:numFmt w:val="bullet"/>
      <w:lvlText w:val=""/>
      <w:lvlJc w:val="left"/>
      <w:pPr>
        <w:tabs>
          <w:tab w:val="left" w:pos="6480"/>
        </w:tabs>
        <w:ind w:left="6480" w:hanging="360"/>
      </w:pPr>
      <w:rPr>
        <w:rFonts w:ascii="Wingdings" w:eastAsia="Wingdings" w:hAnsi="Wingdings" w:hint="default"/>
      </w:rPr>
    </w:lvl>
  </w:abstractNum>
  <w:abstractNum w:abstractNumId="10" w15:restartNumberingAfterBreak="0">
    <w:nsid w:val="2D473238"/>
    <w:multiLevelType w:val="multilevel"/>
    <w:tmpl w:val="2D473238"/>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1" w15:restartNumberingAfterBreak="0">
    <w:nsid w:val="2FA17AC9"/>
    <w:multiLevelType w:val="multilevel"/>
    <w:tmpl w:val="2FA17AC9"/>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2" w15:restartNumberingAfterBreak="0">
    <w:nsid w:val="332C63EF"/>
    <w:multiLevelType w:val="multilevel"/>
    <w:tmpl w:val="332C63EF"/>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3" w15:restartNumberingAfterBreak="0">
    <w:nsid w:val="333C35F8"/>
    <w:multiLevelType w:val="multilevel"/>
    <w:tmpl w:val="333C35F8"/>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4" w15:restartNumberingAfterBreak="0">
    <w:nsid w:val="40070D6A"/>
    <w:multiLevelType w:val="multilevel"/>
    <w:tmpl w:val="40070D6A"/>
    <w:lvl w:ilvl="0">
      <w:start w:val="1"/>
      <w:numFmt w:val="bullet"/>
      <w:lvlText w:val=""/>
      <w:lvlJc w:val="left"/>
      <w:pPr>
        <w:ind w:left="720" w:hanging="360"/>
      </w:pPr>
      <w:rPr>
        <w:rFonts w:ascii="Symbol" w:eastAsia="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26B0BED"/>
    <w:multiLevelType w:val="multilevel"/>
    <w:tmpl w:val="526B0BE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5C835EB4"/>
    <w:multiLevelType w:val="multilevel"/>
    <w:tmpl w:val="5C835EB4"/>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7" w15:restartNumberingAfterBreak="0">
    <w:nsid w:val="5CC8351F"/>
    <w:multiLevelType w:val="multilevel"/>
    <w:tmpl w:val="5CC8351F"/>
    <w:lvl w:ilvl="0">
      <w:start w:val="1"/>
      <w:numFmt w:val="bullet"/>
      <w:lvlText w:val=""/>
      <w:lvlJc w:val="left"/>
      <w:pPr>
        <w:tabs>
          <w:tab w:val="left" w:pos="720"/>
        </w:tabs>
        <w:ind w:left="720" w:hanging="360"/>
      </w:pPr>
      <w:rPr>
        <w:rFonts w:ascii="Symbol" w:eastAsia="Symbol" w:hAnsi="Symbol" w:hint="default"/>
      </w:rPr>
    </w:lvl>
    <w:lvl w:ilvl="1">
      <w:start w:val="1"/>
      <w:numFmt w:val="bullet"/>
      <w:lvlText w:val="o"/>
      <w:lvlJc w:val="left"/>
      <w:pPr>
        <w:tabs>
          <w:tab w:val="left" w:pos="1440"/>
        </w:tabs>
        <w:ind w:left="1440" w:hanging="360"/>
      </w:pPr>
      <w:rPr>
        <w:rFonts w:ascii="Courier New" w:eastAsia="Courier New" w:hAnsi="Courier New" w:cs="Courier New" w:hint="default"/>
      </w:rPr>
    </w:lvl>
    <w:lvl w:ilvl="2">
      <w:start w:val="1"/>
      <w:numFmt w:val="bullet"/>
      <w:lvlText w:val=""/>
      <w:lvlJc w:val="left"/>
      <w:pPr>
        <w:tabs>
          <w:tab w:val="left" w:pos="2160"/>
        </w:tabs>
        <w:ind w:left="2160" w:hanging="360"/>
      </w:pPr>
      <w:rPr>
        <w:rFonts w:ascii="Wingdings" w:eastAsia="Wingdings" w:hAnsi="Wingdings" w:hint="default"/>
      </w:rPr>
    </w:lvl>
    <w:lvl w:ilvl="3">
      <w:start w:val="1"/>
      <w:numFmt w:val="bullet"/>
      <w:lvlText w:val=""/>
      <w:lvlJc w:val="left"/>
      <w:pPr>
        <w:tabs>
          <w:tab w:val="left" w:pos="2880"/>
        </w:tabs>
        <w:ind w:left="2880" w:hanging="360"/>
      </w:pPr>
      <w:rPr>
        <w:rFonts w:ascii="Symbol" w:eastAsia="Symbol" w:hAnsi="Symbol" w:hint="default"/>
      </w:rPr>
    </w:lvl>
    <w:lvl w:ilvl="4">
      <w:start w:val="1"/>
      <w:numFmt w:val="bullet"/>
      <w:lvlText w:val="o"/>
      <w:lvlJc w:val="left"/>
      <w:pPr>
        <w:tabs>
          <w:tab w:val="left" w:pos="3600"/>
        </w:tabs>
        <w:ind w:left="3600" w:hanging="360"/>
      </w:pPr>
      <w:rPr>
        <w:rFonts w:ascii="Courier New" w:eastAsia="Courier New" w:hAnsi="Courier New" w:cs="Courier New" w:hint="default"/>
      </w:rPr>
    </w:lvl>
    <w:lvl w:ilvl="5">
      <w:start w:val="1"/>
      <w:numFmt w:val="bullet"/>
      <w:lvlText w:val=""/>
      <w:lvlJc w:val="left"/>
      <w:pPr>
        <w:tabs>
          <w:tab w:val="left" w:pos="4320"/>
        </w:tabs>
        <w:ind w:left="4320" w:hanging="360"/>
      </w:pPr>
      <w:rPr>
        <w:rFonts w:ascii="Wingdings" w:eastAsia="Wingdings" w:hAnsi="Wingdings" w:hint="default"/>
      </w:rPr>
    </w:lvl>
    <w:lvl w:ilvl="6">
      <w:start w:val="1"/>
      <w:numFmt w:val="bullet"/>
      <w:lvlText w:val=""/>
      <w:lvlJc w:val="left"/>
      <w:pPr>
        <w:tabs>
          <w:tab w:val="left" w:pos="5040"/>
        </w:tabs>
        <w:ind w:left="5040" w:hanging="360"/>
      </w:pPr>
      <w:rPr>
        <w:rFonts w:ascii="Symbol" w:eastAsia="Symbol" w:hAnsi="Symbol" w:hint="default"/>
      </w:rPr>
    </w:lvl>
    <w:lvl w:ilvl="7">
      <w:start w:val="1"/>
      <w:numFmt w:val="bullet"/>
      <w:lvlText w:val="o"/>
      <w:lvlJc w:val="left"/>
      <w:pPr>
        <w:tabs>
          <w:tab w:val="left" w:pos="5760"/>
        </w:tabs>
        <w:ind w:left="5760" w:hanging="360"/>
      </w:pPr>
      <w:rPr>
        <w:rFonts w:ascii="Courier New" w:eastAsia="Courier New" w:hAnsi="Courier New" w:cs="Courier New" w:hint="default"/>
      </w:rPr>
    </w:lvl>
    <w:lvl w:ilvl="8">
      <w:start w:val="1"/>
      <w:numFmt w:val="bullet"/>
      <w:lvlText w:val=""/>
      <w:lvlJc w:val="left"/>
      <w:pPr>
        <w:tabs>
          <w:tab w:val="left" w:pos="6480"/>
        </w:tabs>
        <w:ind w:left="6480" w:hanging="360"/>
      </w:pPr>
      <w:rPr>
        <w:rFonts w:ascii="Wingdings" w:eastAsia="Wingdings" w:hAnsi="Wingdings" w:hint="default"/>
      </w:rPr>
    </w:lvl>
  </w:abstractNum>
  <w:abstractNum w:abstractNumId="18" w15:restartNumberingAfterBreak="0">
    <w:nsid w:val="6159522E"/>
    <w:multiLevelType w:val="multilevel"/>
    <w:tmpl w:val="6159522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9" w15:restartNumberingAfterBreak="0">
    <w:nsid w:val="62F81974"/>
    <w:multiLevelType w:val="multilevel"/>
    <w:tmpl w:val="62F81974"/>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0" w15:restartNumberingAfterBreak="0">
    <w:nsid w:val="63BC69A3"/>
    <w:multiLevelType w:val="multilevel"/>
    <w:tmpl w:val="63BC69A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1" w15:restartNumberingAfterBreak="0">
    <w:nsid w:val="6B850C87"/>
    <w:multiLevelType w:val="multilevel"/>
    <w:tmpl w:val="6B850C87"/>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2" w15:restartNumberingAfterBreak="0">
    <w:nsid w:val="6B933633"/>
    <w:multiLevelType w:val="multilevel"/>
    <w:tmpl w:val="6B93363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3" w15:restartNumberingAfterBreak="0">
    <w:nsid w:val="7D742C7E"/>
    <w:multiLevelType w:val="multilevel"/>
    <w:tmpl w:val="7D742C7E"/>
    <w:lvl w:ilvl="0">
      <w:start w:val="1"/>
      <w:numFmt w:val="bullet"/>
      <w:lvlText w:val=""/>
      <w:lvlJc w:val="left"/>
      <w:pPr>
        <w:ind w:left="770" w:hanging="360"/>
      </w:pPr>
      <w:rPr>
        <w:rFonts w:ascii="Symbol" w:eastAsia="Symbol" w:hAnsi="Symbol" w:hint="default"/>
      </w:rPr>
    </w:lvl>
    <w:lvl w:ilvl="1">
      <w:start w:val="1"/>
      <w:numFmt w:val="bullet"/>
      <w:lvlText w:val="o"/>
      <w:lvlJc w:val="left"/>
      <w:pPr>
        <w:ind w:left="1490" w:hanging="360"/>
      </w:pPr>
      <w:rPr>
        <w:rFonts w:ascii="Courier New" w:eastAsia="Courier New" w:hAnsi="Courier New" w:cs="Courier New" w:hint="default"/>
      </w:rPr>
    </w:lvl>
    <w:lvl w:ilvl="2">
      <w:start w:val="1"/>
      <w:numFmt w:val="bullet"/>
      <w:lvlText w:val=""/>
      <w:lvlJc w:val="left"/>
      <w:pPr>
        <w:ind w:left="2210" w:hanging="360"/>
      </w:pPr>
      <w:rPr>
        <w:rFonts w:ascii="Wingdings" w:eastAsia="Wingdings" w:hAnsi="Wingdings" w:hint="default"/>
      </w:rPr>
    </w:lvl>
    <w:lvl w:ilvl="3">
      <w:start w:val="1"/>
      <w:numFmt w:val="bullet"/>
      <w:lvlText w:val=""/>
      <w:lvlJc w:val="left"/>
      <w:pPr>
        <w:ind w:left="2930" w:hanging="360"/>
      </w:pPr>
      <w:rPr>
        <w:rFonts w:ascii="Symbol" w:eastAsia="Symbol" w:hAnsi="Symbol" w:hint="default"/>
      </w:rPr>
    </w:lvl>
    <w:lvl w:ilvl="4">
      <w:start w:val="1"/>
      <w:numFmt w:val="bullet"/>
      <w:lvlText w:val="o"/>
      <w:lvlJc w:val="left"/>
      <w:pPr>
        <w:ind w:left="3650" w:hanging="360"/>
      </w:pPr>
      <w:rPr>
        <w:rFonts w:ascii="Courier New" w:eastAsia="Courier New" w:hAnsi="Courier New" w:cs="Courier New" w:hint="default"/>
      </w:rPr>
    </w:lvl>
    <w:lvl w:ilvl="5">
      <w:start w:val="1"/>
      <w:numFmt w:val="bullet"/>
      <w:lvlText w:val=""/>
      <w:lvlJc w:val="left"/>
      <w:pPr>
        <w:ind w:left="4370" w:hanging="360"/>
      </w:pPr>
      <w:rPr>
        <w:rFonts w:ascii="Wingdings" w:eastAsia="Wingdings" w:hAnsi="Wingdings" w:hint="default"/>
      </w:rPr>
    </w:lvl>
    <w:lvl w:ilvl="6">
      <w:start w:val="1"/>
      <w:numFmt w:val="bullet"/>
      <w:lvlText w:val=""/>
      <w:lvlJc w:val="left"/>
      <w:pPr>
        <w:ind w:left="5090" w:hanging="360"/>
      </w:pPr>
      <w:rPr>
        <w:rFonts w:ascii="Symbol" w:eastAsia="Symbol" w:hAnsi="Symbol" w:hint="default"/>
      </w:rPr>
    </w:lvl>
    <w:lvl w:ilvl="7">
      <w:start w:val="1"/>
      <w:numFmt w:val="bullet"/>
      <w:lvlText w:val="o"/>
      <w:lvlJc w:val="left"/>
      <w:pPr>
        <w:ind w:left="5810" w:hanging="360"/>
      </w:pPr>
      <w:rPr>
        <w:rFonts w:ascii="Courier New" w:eastAsia="Courier New" w:hAnsi="Courier New" w:cs="Courier New" w:hint="default"/>
      </w:rPr>
    </w:lvl>
    <w:lvl w:ilvl="8">
      <w:start w:val="1"/>
      <w:numFmt w:val="bullet"/>
      <w:lvlText w:val=""/>
      <w:lvlJc w:val="left"/>
      <w:pPr>
        <w:ind w:left="6530" w:hanging="360"/>
      </w:pPr>
      <w:rPr>
        <w:rFonts w:ascii="Wingdings" w:eastAsia="Wingdings" w:hAnsi="Wingdings" w:hint="default"/>
      </w:rPr>
    </w:lvl>
  </w:abstractNum>
  <w:num w:numId="1">
    <w:abstractNumId w:val="16"/>
  </w:num>
  <w:num w:numId="2">
    <w:abstractNumId w:val="23"/>
  </w:num>
  <w:num w:numId="3">
    <w:abstractNumId w:val="0"/>
  </w:num>
  <w:num w:numId="4">
    <w:abstractNumId w:val="20"/>
  </w:num>
  <w:num w:numId="5">
    <w:abstractNumId w:val="7"/>
  </w:num>
  <w:num w:numId="6">
    <w:abstractNumId w:val="22"/>
  </w:num>
  <w:num w:numId="7">
    <w:abstractNumId w:val="12"/>
  </w:num>
  <w:num w:numId="8">
    <w:abstractNumId w:val="21"/>
  </w:num>
  <w:num w:numId="9">
    <w:abstractNumId w:val="4"/>
  </w:num>
  <w:num w:numId="10">
    <w:abstractNumId w:val="8"/>
  </w:num>
  <w:num w:numId="11">
    <w:abstractNumId w:val="3"/>
  </w:num>
  <w:num w:numId="12">
    <w:abstractNumId w:val="2"/>
  </w:num>
  <w:num w:numId="13">
    <w:abstractNumId w:val="17"/>
  </w:num>
  <w:num w:numId="14">
    <w:abstractNumId w:val="18"/>
  </w:num>
  <w:num w:numId="15">
    <w:abstractNumId w:val="6"/>
  </w:num>
  <w:num w:numId="16">
    <w:abstractNumId w:val="11"/>
  </w:num>
  <w:num w:numId="17">
    <w:abstractNumId w:val="5"/>
  </w:num>
  <w:num w:numId="18">
    <w:abstractNumId w:val="10"/>
  </w:num>
  <w:num w:numId="19">
    <w:abstractNumId w:val="13"/>
  </w:num>
  <w:num w:numId="20">
    <w:abstractNumId w:val="15"/>
  </w:num>
  <w:num w:numId="21">
    <w:abstractNumId w:val="19"/>
  </w:num>
  <w:num w:numId="22">
    <w:abstractNumId w:val="1"/>
  </w:num>
  <w:num w:numId="23">
    <w:abstractNumId w:val="9"/>
  </w:num>
  <w:num w:numId="24">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ily Sun">
    <w15:presenceInfo w15:providerId="AD" w15:userId="S::lsun@langsci.onmicrosoft.com::8d50dd01-4502-4377-bbd7-a42d5090af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2030"/>
    <w:rsid w:val="00000726"/>
    <w:rsid w:val="000057BF"/>
    <w:rsid w:val="00005A97"/>
    <w:rsid w:val="00006BDB"/>
    <w:rsid w:val="0000737A"/>
    <w:rsid w:val="000111C9"/>
    <w:rsid w:val="00011E3E"/>
    <w:rsid w:val="000128DB"/>
    <w:rsid w:val="00012BE5"/>
    <w:rsid w:val="00014DA8"/>
    <w:rsid w:val="00017EA9"/>
    <w:rsid w:val="00021270"/>
    <w:rsid w:val="00021468"/>
    <w:rsid w:val="0002196B"/>
    <w:rsid w:val="0002198C"/>
    <w:rsid w:val="00021C64"/>
    <w:rsid w:val="00022732"/>
    <w:rsid w:val="00024506"/>
    <w:rsid w:val="00024CBE"/>
    <w:rsid w:val="00024D6E"/>
    <w:rsid w:val="0002564C"/>
    <w:rsid w:val="0002605F"/>
    <w:rsid w:val="00026CC3"/>
    <w:rsid w:val="0003159B"/>
    <w:rsid w:val="00033EF9"/>
    <w:rsid w:val="00034AB7"/>
    <w:rsid w:val="00040C5F"/>
    <w:rsid w:val="000414AC"/>
    <w:rsid w:val="00041991"/>
    <w:rsid w:val="00045DEA"/>
    <w:rsid w:val="000478E1"/>
    <w:rsid w:val="00047C03"/>
    <w:rsid w:val="00047CF0"/>
    <w:rsid w:val="00050309"/>
    <w:rsid w:val="000506BF"/>
    <w:rsid w:val="00052690"/>
    <w:rsid w:val="00062E5A"/>
    <w:rsid w:val="00063058"/>
    <w:rsid w:val="000656FE"/>
    <w:rsid w:val="000705E6"/>
    <w:rsid w:val="00070EDD"/>
    <w:rsid w:val="0007167A"/>
    <w:rsid w:val="00072025"/>
    <w:rsid w:val="000725AA"/>
    <w:rsid w:val="000744C4"/>
    <w:rsid w:val="000747E4"/>
    <w:rsid w:val="000751E0"/>
    <w:rsid w:val="00077431"/>
    <w:rsid w:val="00077A31"/>
    <w:rsid w:val="00077BA5"/>
    <w:rsid w:val="000810EB"/>
    <w:rsid w:val="000859A1"/>
    <w:rsid w:val="00087E31"/>
    <w:rsid w:val="000901E4"/>
    <w:rsid w:val="00090F70"/>
    <w:rsid w:val="0009188A"/>
    <w:rsid w:val="000933D7"/>
    <w:rsid w:val="000937F7"/>
    <w:rsid w:val="0009495D"/>
    <w:rsid w:val="000976DF"/>
    <w:rsid w:val="000A0E9E"/>
    <w:rsid w:val="000A224E"/>
    <w:rsid w:val="000A292A"/>
    <w:rsid w:val="000A2A49"/>
    <w:rsid w:val="000A2FFE"/>
    <w:rsid w:val="000A31C7"/>
    <w:rsid w:val="000A4053"/>
    <w:rsid w:val="000A4E61"/>
    <w:rsid w:val="000A5B3B"/>
    <w:rsid w:val="000B1140"/>
    <w:rsid w:val="000B1CCC"/>
    <w:rsid w:val="000B26BE"/>
    <w:rsid w:val="000B3B5C"/>
    <w:rsid w:val="000B4050"/>
    <w:rsid w:val="000C01AE"/>
    <w:rsid w:val="000C0ACF"/>
    <w:rsid w:val="000C13EB"/>
    <w:rsid w:val="000C2071"/>
    <w:rsid w:val="000C2161"/>
    <w:rsid w:val="000C481F"/>
    <w:rsid w:val="000C5820"/>
    <w:rsid w:val="000D09B5"/>
    <w:rsid w:val="000D3FA1"/>
    <w:rsid w:val="000D7F2D"/>
    <w:rsid w:val="000E1AF5"/>
    <w:rsid w:val="000E22FA"/>
    <w:rsid w:val="000E3482"/>
    <w:rsid w:val="000E40BB"/>
    <w:rsid w:val="000E5E28"/>
    <w:rsid w:val="000E7D35"/>
    <w:rsid w:val="000E7F4A"/>
    <w:rsid w:val="000F0530"/>
    <w:rsid w:val="000F0EB0"/>
    <w:rsid w:val="000F2E66"/>
    <w:rsid w:val="000F2F83"/>
    <w:rsid w:val="000F3225"/>
    <w:rsid w:val="000F63F9"/>
    <w:rsid w:val="001003D1"/>
    <w:rsid w:val="0010065A"/>
    <w:rsid w:val="00100948"/>
    <w:rsid w:val="00100E29"/>
    <w:rsid w:val="001034FB"/>
    <w:rsid w:val="001037C9"/>
    <w:rsid w:val="00115DB8"/>
    <w:rsid w:val="001164DB"/>
    <w:rsid w:val="00116D0D"/>
    <w:rsid w:val="00117674"/>
    <w:rsid w:val="00117746"/>
    <w:rsid w:val="001179D2"/>
    <w:rsid w:val="00117CFD"/>
    <w:rsid w:val="0012177C"/>
    <w:rsid w:val="0012226E"/>
    <w:rsid w:val="001235B9"/>
    <w:rsid w:val="00125F45"/>
    <w:rsid w:val="00125F61"/>
    <w:rsid w:val="001266E0"/>
    <w:rsid w:val="00126A70"/>
    <w:rsid w:val="00127C6A"/>
    <w:rsid w:val="001302ED"/>
    <w:rsid w:val="00130A8D"/>
    <w:rsid w:val="00130EBE"/>
    <w:rsid w:val="001316EC"/>
    <w:rsid w:val="0013466F"/>
    <w:rsid w:val="001379C1"/>
    <w:rsid w:val="001401E0"/>
    <w:rsid w:val="00141369"/>
    <w:rsid w:val="001428D4"/>
    <w:rsid w:val="00143240"/>
    <w:rsid w:val="001435CC"/>
    <w:rsid w:val="001477CD"/>
    <w:rsid w:val="00154AB2"/>
    <w:rsid w:val="001553A3"/>
    <w:rsid w:val="001562C1"/>
    <w:rsid w:val="00156C3A"/>
    <w:rsid w:val="001576A4"/>
    <w:rsid w:val="00160C13"/>
    <w:rsid w:val="00162127"/>
    <w:rsid w:val="00163B4D"/>
    <w:rsid w:val="00167BA2"/>
    <w:rsid w:val="00170360"/>
    <w:rsid w:val="00172068"/>
    <w:rsid w:val="00176CC7"/>
    <w:rsid w:val="00180077"/>
    <w:rsid w:val="00180FC1"/>
    <w:rsid w:val="00183CA6"/>
    <w:rsid w:val="00186695"/>
    <w:rsid w:val="00191D79"/>
    <w:rsid w:val="001957D6"/>
    <w:rsid w:val="00197725"/>
    <w:rsid w:val="001A2A74"/>
    <w:rsid w:val="001A31DD"/>
    <w:rsid w:val="001A6AA8"/>
    <w:rsid w:val="001A7772"/>
    <w:rsid w:val="001A7DB5"/>
    <w:rsid w:val="001A7F63"/>
    <w:rsid w:val="001B0EF0"/>
    <w:rsid w:val="001B175F"/>
    <w:rsid w:val="001B4F2F"/>
    <w:rsid w:val="001B748F"/>
    <w:rsid w:val="001C0AC4"/>
    <w:rsid w:val="001C0F87"/>
    <w:rsid w:val="001C34D2"/>
    <w:rsid w:val="001C64EA"/>
    <w:rsid w:val="001C6BF6"/>
    <w:rsid w:val="001D0EF1"/>
    <w:rsid w:val="001D26F6"/>
    <w:rsid w:val="001D5FE5"/>
    <w:rsid w:val="001D6EDA"/>
    <w:rsid w:val="001D7DF4"/>
    <w:rsid w:val="001E1077"/>
    <w:rsid w:val="001E2D21"/>
    <w:rsid w:val="001E4D4E"/>
    <w:rsid w:val="001E55C0"/>
    <w:rsid w:val="001E7320"/>
    <w:rsid w:val="001F0337"/>
    <w:rsid w:val="001F192E"/>
    <w:rsid w:val="001F2965"/>
    <w:rsid w:val="001F2F33"/>
    <w:rsid w:val="001F3EE1"/>
    <w:rsid w:val="001F4332"/>
    <w:rsid w:val="001F4445"/>
    <w:rsid w:val="001F450C"/>
    <w:rsid w:val="001F473E"/>
    <w:rsid w:val="001F6FB6"/>
    <w:rsid w:val="0020045C"/>
    <w:rsid w:val="0020067E"/>
    <w:rsid w:val="002009CB"/>
    <w:rsid w:val="00200CA7"/>
    <w:rsid w:val="00201672"/>
    <w:rsid w:val="00201AC7"/>
    <w:rsid w:val="0020347E"/>
    <w:rsid w:val="00203814"/>
    <w:rsid w:val="0020462E"/>
    <w:rsid w:val="00206BE8"/>
    <w:rsid w:val="00206C2E"/>
    <w:rsid w:val="00207786"/>
    <w:rsid w:val="0021176F"/>
    <w:rsid w:val="00211A5D"/>
    <w:rsid w:val="002139D8"/>
    <w:rsid w:val="00214955"/>
    <w:rsid w:val="00216871"/>
    <w:rsid w:val="00224811"/>
    <w:rsid w:val="0022483F"/>
    <w:rsid w:val="00225078"/>
    <w:rsid w:val="00226ABC"/>
    <w:rsid w:val="00227849"/>
    <w:rsid w:val="00227C20"/>
    <w:rsid w:val="00230149"/>
    <w:rsid w:val="0023459A"/>
    <w:rsid w:val="00234958"/>
    <w:rsid w:val="00235CF5"/>
    <w:rsid w:val="00235E20"/>
    <w:rsid w:val="00242403"/>
    <w:rsid w:val="00242463"/>
    <w:rsid w:val="00242B1E"/>
    <w:rsid w:val="00244418"/>
    <w:rsid w:val="00245D74"/>
    <w:rsid w:val="00245F96"/>
    <w:rsid w:val="00247591"/>
    <w:rsid w:val="0025014A"/>
    <w:rsid w:val="002510D5"/>
    <w:rsid w:val="002511A7"/>
    <w:rsid w:val="002542BB"/>
    <w:rsid w:val="00254610"/>
    <w:rsid w:val="00255658"/>
    <w:rsid w:val="00255E46"/>
    <w:rsid w:val="00255EE7"/>
    <w:rsid w:val="00262ECA"/>
    <w:rsid w:val="00263352"/>
    <w:rsid w:val="00266953"/>
    <w:rsid w:val="00267185"/>
    <w:rsid w:val="00267605"/>
    <w:rsid w:val="00270519"/>
    <w:rsid w:val="00271A24"/>
    <w:rsid w:val="002739A8"/>
    <w:rsid w:val="002748BA"/>
    <w:rsid w:val="002765ED"/>
    <w:rsid w:val="00277AFC"/>
    <w:rsid w:val="002810BE"/>
    <w:rsid w:val="0028126F"/>
    <w:rsid w:val="00281B90"/>
    <w:rsid w:val="002834E7"/>
    <w:rsid w:val="002851DE"/>
    <w:rsid w:val="002861A5"/>
    <w:rsid w:val="00286874"/>
    <w:rsid w:val="00287407"/>
    <w:rsid w:val="00290D22"/>
    <w:rsid w:val="0029154E"/>
    <w:rsid w:val="00294292"/>
    <w:rsid w:val="00294C3A"/>
    <w:rsid w:val="0029618D"/>
    <w:rsid w:val="0029644F"/>
    <w:rsid w:val="00297315"/>
    <w:rsid w:val="002A220A"/>
    <w:rsid w:val="002A2789"/>
    <w:rsid w:val="002B0E42"/>
    <w:rsid w:val="002B0F42"/>
    <w:rsid w:val="002B2683"/>
    <w:rsid w:val="002B30B1"/>
    <w:rsid w:val="002B3F36"/>
    <w:rsid w:val="002B4640"/>
    <w:rsid w:val="002B485A"/>
    <w:rsid w:val="002B69BE"/>
    <w:rsid w:val="002B716E"/>
    <w:rsid w:val="002B73AA"/>
    <w:rsid w:val="002B7CD4"/>
    <w:rsid w:val="002C083B"/>
    <w:rsid w:val="002C11F5"/>
    <w:rsid w:val="002C4590"/>
    <w:rsid w:val="002C4E86"/>
    <w:rsid w:val="002C5623"/>
    <w:rsid w:val="002D090C"/>
    <w:rsid w:val="002D1249"/>
    <w:rsid w:val="002D2916"/>
    <w:rsid w:val="002D2B11"/>
    <w:rsid w:val="002D3C7D"/>
    <w:rsid w:val="002D4252"/>
    <w:rsid w:val="002D4E71"/>
    <w:rsid w:val="002D6B73"/>
    <w:rsid w:val="002D6EC2"/>
    <w:rsid w:val="002E1B5F"/>
    <w:rsid w:val="002E1D51"/>
    <w:rsid w:val="002E1F33"/>
    <w:rsid w:val="002E31F3"/>
    <w:rsid w:val="002E44F3"/>
    <w:rsid w:val="002E5F92"/>
    <w:rsid w:val="002F240A"/>
    <w:rsid w:val="002F3130"/>
    <w:rsid w:val="002F31FF"/>
    <w:rsid w:val="002F452C"/>
    <w:rsid w:val="002F4A20"/>
    <w:rsid w:val="002F6319"/>
    <w:rsid w:val="00302921"/>
    <w:rsid w:val="00302FED"/>
    <w:rsid w:val="00304187"/>
    <w:rsid w:val="00305480"/>
    <w:rsid w:val="003105C2"/>
    <w:rsid w:val="003110C9"/>
    <w:rsid w:val="00311D9B"/>
    <w:rsid w:val="00312E97"/>
    <w:rsid w:val="00313680"/>
    <w:rsid w:val="003136B4"/>
    <w:rsid w:val="0031381D"/>
    <w:rsid w:val="00314A8C"/>
    <w:rsid w:val="003151B2"/>
    <w:rsid w:val="003165E9"/>
    <w:rsid w:val="00316790"/>
    <w:rsid w:val="003216F2"/>
    <w:rsid w:val="0032405D"/>
    <w:rsid w:val="0032559A"/>
    <w:rsid w:val="00326E37"/>
    <w:rsid w:val="00330C81"/>
    <w:rsid w:val="003327D4"/>
    <w:rsid w:val="00340A53"/>
    <w:rsid w:val="00341570"/>
    <w:rsid w:val="00342F50"/>
    <w:rsid w:val="003447A7"/>
    <w:rsid w:val="003454F5"/>
    <w:rsid w:val="00347224"/>
    <w:rsid w:val="00350C92"/>
    <w:rsid w:val="00352137"/>
    <w:rsid w:val="00352A11"/>
    <w:rsid w:val="00352AC2"/>
    <w:rsid w:val="00353324"/>
    <w:rsid w:val="003534E6"/>
    <w:rsid w:val="00353E65"/>
    <w:rsid w:val="0035494B"/>
    <w:rsid w:val="00354C9A"/>
    <w:rsid w:val="00355296"/>
    <w:rsid w:val="00357491"/>
    <w:rsid w:val="00360335"/>
    <w:rsid w:val="0036119C"/>
    <w:rsid w:val="00361A26"/>
    <w:rsid w:val="00362A51"/>
    <w:rsid w:val="00363C13"/>
    <w:rsid w:val="0036729C"/>
    <w:rsid w:val="003731D1"/>
    <w:rsid w:val="00374931"/>
    <w:rsid w:val="00374C93"/>
    <w:rsid w:val="003753EC"/>
    <w:rsid w:val="0037637D"/>
    <w:rsid w:val="003772EA"/>
    <w:rsid w:val="00377CFD"/>
    <w:rsid w:val="0038008F"/>
    <w:rsid w:val="00380C16"/>
    <w:rsid w:val="003824D0"/>
    <w:rsid w:val="003829E3"/>
    <w:rsid w:val="00382A14"/>
    <w:rsid w:val="003831D0"/>
    <w:rsid w:val="00385AA5"/>
    <w:rsid w:val="00385C26"/>
    <w:rsid w:val="00386150"/>
    <w:rsid w:val="00386C74"/>
    <w:rsid w:val="00387FA2"/>
    <w:rsid w:val="00390EBB"/>
    <w:rsid w:val="0039196D"/>
    <w:rsid w:val="00391EB7"/>
    <w:rsid w:val="003934F8"/>
    <w:rsid w:val="00393FB2"/>
    <w:rsid w:val="00394DFD"/>
    <w:rsid w:val="003A0208"/>
    <w:rsid w:val="003A08DE"/>
    <w:rsid w:val="003A2465"/>
    <w:rsid w:val="003A3CD1"/>
    <w:rsid w:val="003A41CD"/>
    <w:rsid w:val="003A446D"/>
    <w:rsid w:val="003A5B38"/>
    <w:rsid w:val="003A643A"/>
    <w:rsid w:val="003A762B"/>
    <w:rsid w:val="003A7987"/>
    <w:rsid w:val="003B1EA7"/>
    <w:rsid w:val="003B27F9"/>
    <w:rsid w:val="003B3627"/>
    <w:rsid w:val="003B4182"/>
    <w:rsid w:val="003B479E"/>
    <w:rsid w:val="003B5ECC"/>
    <w:rsid w:val="003B735B"/>
    <w:rsid w:val="003B7D69"/>
    <w:rsid w:val="003C1CB0"/>
    <w:rsid w:val="003C261D"/>
    <w:rsid w:val="003C2657"/>
    <w:rsid w:val="003C5DD1"/>
    <w:rsid w:val="003C686F"/>
    <w:rsid w:val="003C6A3A"/>
    <w:rsid w:val="003D1409"/>
    <w:rsid w:val="003D1615"/>
    <w:rsid w:val="003D20ED"/>
    <w:rsid w:val="003D2F39"/>
    <w:rsid w:val="003D383C"/>
    <w:rsid w:val="003D39A9"/>
    <w:rsid w:val="003D5FF1"/>
    <w:rsid w:val="003D76E8"/>
    <w:rsid w:val="003E1BBD"/>
    <w:rsid w:val="003E46A5"/>
    <w:rsid w:val="003E708A"/>
    <w:rsid w:val="003E7095"/>
    <w:rsid w:val="003E73EC"/>
    <w:rsid w:val="003E7A7A"/>
    <w:rsid w:val="003F301C"/>
    <w:rsid w:val="003F3538"/>
    <w:rsid w:val="003F64F7"/>
    <w:rsid w:val="003F704F"/>
    <w:rsid w:val="003F709D"/>
    <w:rsid w:val="003F73BB"/>
    <w:rsid w:val="003F78B7"/>
    <w:rsid w:val="003F79F1"/>
    <w:rsid w:val="0040290D"/>
    <w:rsid w:val="00404B5E"/>
    <w:rsid w:val="00404F51"/>
    <w:rsid w:val="004055AD"/>
    <w:rsid w:val="004059CD"/>
    <w:rsid w:val="00406269"/>
    <w:rsid w:val="0040642C"/>
    <w:rsid w:val="00407521"/>
    <w:rsid w:val="00410C25"/>
    <w:rsid w:val="0041237E"/>
    <w:rsid w:val="004127B3"/>
    <w:rsid w:val="00412985"/>
    <w:rsid w:val="004138D1"/>
    <w:rsid w:val="00413E06"/>
    <w:rsid w:val="004152A3"/>
    <w:rsid w:val="0041540A"/>
    <w:rsid w:val="00416000"/>
    <w:rsid w:val="004204E8"/>
    <w:rsid w:val="00421D86"/>
    <w:rsid w:val="00422F6E"/>
    <w:rsid w:val="0042341D"/>
    <w:rsid w:val="00423685"/>
    <w:rsid w:val="004261D6"/>
    <w:rsid w:val="00426492"/>
    <w:rsid w:val="00426569"/>
    <w:rsid w:val="00426919"/>
    <w:rsid w:val="00426B41"/>
    <w:rsid w:val="00427727"/>
    <w:rsid w:val="00427894"/>
    <w:rsid w:val="00431405"/>
    <w:rsid w:val="00432CA5"/>
    <w:rsid w:val="0043647D"/>
    <w:rsid w:val="0043715C"/>
    <w:rsid w:val="0044022B"/>
    <w:rsid w:val="00441020"/>
    <w:rsid w:val="004411C1"/>
    <w:rsid w:val="004412B4"/>
    <w:rsid w:val="00441B76"/>
    <w:rsid w:val="00441FB4"/>
    <w:rsid w:val="00443304"/>
    <w:rsid w:val="00450FE2"/>
    <w:rsid w:val="00453995"/>
    <w:rsid w:val="004539FE"/>
    <w:rsid w:val="00453B51"/>
    <w:rsid w:val="00454713"/>
    <w:rsid w:val="0045547B"/>
    <w:rsid w:val="004573CD"/>
    <w:rsid w:val="00457986"/>
    <w:rsid w:val="00462068"/>
    <w:rsid w:val="00463D00"/>
    <w:rsid w:val="00464221"/>
    <w:rsid w:val="00464758"/>
    <w:rsid w:val="004648C7"/>
    <w:rsid w:val="00465C67"/>
    <w:rsid w:val="004664AE"/>
    <w:rsid w:val="004666C0"/>
    <w:rsid w:val="004742B4"/>
    <w:rsid w:val="00474321"/>
    <w:rsid w:val="00480E10"/>
    <w:rsid w:val="00485DD9"/>
    <w:rsid w:val="004869D2"/>
    <w:rsid w:val="0049078B"/>
    <w:rsid w:val="00490A15"/>
    <w:rsid w:val="0049141E"/>
    <w:rsid w:val="00491D08"/>
    <w:rsid w:val="00491DC5"/>
    <w:rsid w:val="00491F76"/>
    <w:rsid w:val="00492F88"/>
    <w:rsid w:val="00493861"/>
    <w:rsid w:val="00494518"/>
    <w:rsid w:val="004949DD"/>
    <w:rsid w:val="00494B6F"/>
    <w:rsid w:val="00496C8B"/>
    <w:rsid w:val="00496E08"/>
    <w:rsid w:val="00497169"/>
    <w:rsid w:val="004A15EA"/>
    <w:rsid w:val="004A18A5"/>
    <w:rsid w:val="004A3AD0"/>
    <w:rsid w:val="004A4292"/>
    <w:rsid w:val="004A5299"/>
    <w:rsid w:val="004A5CEE"/>
    <w:rsid w:val="004A68BF"/>
    <w:rsid w:val="004A6EFA"/>
    <w:rsid w:val="004B0198"/>
    <w:rsid w:val="004B1BF9"/>
    <w:rsid w:val="004B3867"/>
    <w:rsid w:val="004C5003"/>
    <w:rsid w:val="004C552A"/>
    <w:rsid w:val="004C7445"/>
    <w:rsid w:val="004D04D2"/>
    <w:rsid w:val="004D0AA3"/>
    <w:rsid w:val="004D1705"/>
    <w:rsid w:val="004D24A4"/>
    <w:rsid w:val="004D2C31"/>
    <w:rsid w:val="004D3CFF"/>
    <w:rsid w:val="004D4636"/>
    <w:rsid w:val="004D4A91"/>
    <w:rsid w:val="004D5413"/>
    <w:rsid w:val="004D55BB"/>
    <w:rsid w:val="004D5830"/>
    <w:rsid w:val="004E1BBB"/>
    <w:rsid w:val="004E445C"/>
    <w:rsid w:val="004E4B2E"/>
    <w:rsid w:val="004E707A"/>
    <w:rsid w:val="004F09BF"/>
    <w:rsid w:val="004F131C"/>
    <w:rsid w:val="004F2FAE"/>
    <w:rsid w:val="004F30A4"/>
    <w:rsid w:val="004F3597"/>
    <w:rsid w:val="004F3F80"/>
    <w:rsid w:val="004F43B2"/>
    <w:rsid w:val="004F4484"/>
    <w:rsid w:val="004F49D4"/>
    <w:rsid w:val="004F4F16"/>
    <w:rsid w:val="004F4F58"/>
    <w:rsid w:val="004F5F4F"/>
    <w:rsid w:val="004F64F7"/>
    <w:rsid w:val="00500BFD"/>
    <w:rsid w:val="00500F1B"/>
    <w:rsid w:val="00502253"/>
    <w:rsid w:val="00503BAD"/>
    <w:rsid w:val="00505CA2"/>
    <w:rsid w:val="0050602F"/>
    <w:rsid w:val="005104E4"/>
    <w:rsid w:val="0051172D"/>
    <w:rsid w:val="00514D52"/>
    <w:rsid w:val="005153E9"/>
    <w:rsid w:val="00520A6A"/>
    <w:rsid w:val="005231B2"/>
    <w:rsid w:val="00524BAD"/>
    <w:rsid w:val="005261F3"/>
    <w:rsid w:val="0052651C"/>
    <w:rsid w:val="0052713D"/>
    <w:rsid w:val="005275F1"/>
    <w:rsid w:val="005278DE"/>
    <w:rsid w:val="0053027E"/>
    <w:rsid w:val="00530CC7"/>
    <w:rsid w:val="00533341"/>
    <w:rsid w:val="005340CA"/>
    <w:rsid w:val="005340E3"/>
    <w:rsid w:val="00535EB4"/>
    <w:rsid w:val="005362F5"/>
    <w:rsid w:val="0053772E"/>
    <w:rsid w:val="005417E5"/>
    <w:rsid w:val="00545188"/>
    <w:rsid w:val="00550547"/>
    <w:rsid w:val="00551A75"/>
    <w:rsid w:val="005520C3"/>
    <w:rsid w:val="00552496"/>
    <w:rsid w:val="005531BE"/>
    <w:rsid w:val="00556FC1"/>
    <w:rsid w:val="00557734"/>
    <w:rsid w:val="00562634"/>
    <w:rsid w:val="00562C1A"/>
    <w:rsid w:val="0056430A"/>
    <w:rsid w:val="00564916"/>
    <w:rsid w:val="00565377"/>
    <w:rsid w:val="005655C6"/>
    <w:rsid w:val="00566E45"/>
    <w:rsid w:val="005722C5"/>
    <w:rsid w:val="00573E9C"/>
    <w:rsid w:val="00574C3F"/>
    <w:rsid w:val="00575B85"/>
    <w:rsid w:val="00577761"/>
    <w:rsid w:val="00580048"/>
    <w:rsid w:val="005802BA"/>
    <w:rsid w:val="0058283B"/>
    <w:rsid w:val="005860FA"/>
    <w:rsid w:val="00591708"/>
    <w:rsid w:val="005937C6"/>
    <w:rsid w:val="00593912"/>
    <w:rsid w:val="005951E9"/>
    <w:rsid w:val="00595EE6"/>
    <w:rsid w:val="005961C9"/>
    <w:rsid w:val="00596DBC"/>
    <w:rsid w:val="005A0AAF"/>
    <w:rsid w:val="005A11B4"/>
    <w:rsid w:val="005A3D78"/>
    <w:rsid w:val="005A6E77"/>
    <w:rsid w:val="005B1A0D"/>
    <w:rsid w:val="005B1BF9"/>
    <w:rsid w:val="005B4989"/>
    <w:rsid w:val="005B653C"/>
    <w:rsid w:val="005B7F17"/>
    <w:rsid w:val="005C0D72"/>
    <w:rsid w:val="005C224C"/>
    <w:rsid w:val="005C29CF"/>
    <w:rsid w:val="005C4650"/>
    <w:rsid w:val="005C6546"/>
    <w:rsid w:val="005C6D0D"/>
    <w:rsid w:val="005C7378"/>
    <w:rsid w:val="005D1AC9"/>
    <w:rsid w:val="005D4EB1"/>
    <w:rsid w:val="005D63BA"/>
    <w:rsid w:val="005D6420"/>
    <w:rsid w:val="005D6F15"/>
    <w:rsid w:val="005D6FA7"/>
    <w:rsid w:val="005E581D"/>
    <w:rsid w:val="005E5EF0"/>
    <w:rsid w:val="005E60EB"/>
    <w:rsid w:val="005E705C"/>
    <w:rsid w:val="005F1232"/>
    <w:rsid w:val="005F1498"/>
    <w:rsid w:val="005F2B56"/>
    <w:rsid w:val="005F7001"/>
    <w:rsid w:val="006012DF"/>
    <w:rsid w:val="006041A8"/>
    <w:rsid w:val="00604813"/>
    <w:rsid w:val="00604FF2"/>
    <w:rsid w:val="0060692B"/>
    <w:rsid w:val="00610262"/>
    <w:rsid w:val="00611522"/>
    <w:rsid w:val="0061230B"/>
    <w:rsid w:val="00613F21"/>
    <w:rsid w:val="006166FA"/>
    <w:rsid w:val="00616F74"/>
    <w:rsid w:val="00617050"/>
    <w:rsid w:val="00617491"/>
    <w:rsid w:val="00617AF6"/>
    <w:rsid w:val="00622E8A"/>
    <w:rsid w:val="00623AAF"/>
    <w:rsid w:val="0062599D"/>
    <w:rsid w:val="0062657C"/>
    <w:rsid w:val="006277E7"/>
    <w:rsid w:val="0063120F"/>
    <w:rsid w:val="00632F85"/>
    <w:rsid w:val="00632FBF"/>
    <w:rsid w:val="00635426"/>
    <w:rsid w:val="00640ECE"/>
    <w:rsid w:val="00642FEA"/>
    <w:rsid w:val="0064311E"/>
    <w:rsid w:val="00643708"/>
    <w:rsid w:val="00645090"/>
    <w:rsid w:val="00651B06"/>
    <w:rsid w:val="00652C5D"/>
    <w:rsid w:val="006541A4"/>
    <w:rsid w:val="00655381"/>
    <w:rsid w:val="0065614C"/>
    <w:rsid w:val="00657FAE"/>
    <w:rsid w:val="006622EF"/>
    <w:rsid w:val="00670F49"/>
    <w:rsid w:val="00672317"/>
    <w:rsid w:val="006754C3"/>
    <w:rsid w:val="00677581"/>
    <w:rsid w:val="00685599"/>
    <w:rsid w:val="006861FF"/>
    <w:rsid w:val="00686809"/>
    <w:rsid w:val="00687DC6"/>
    <w:rsid w:val="00690642"/>
    <w:rsid w:val="0069216C"/>
    <w:rsid w:val="006926F7"/>
    <w:rsid w:val="00693560"/>
    <w:rsid w:val="006941DA"/>
    <w:rsid w:val="006958DE"/>
    <w:rsid w:val="006A32DF"/>
    <w:rsid w:val="006A33A6"/>
    <w:rsid w:val="006A446F"/>
    <w:rsid w:val="006A69AA"/>
    <w:rsid w:val="006A72DA"/>
    <w:rsid w:val="006B0761"/>
    <w:rsid w:val="006B3D64"/>
    <w:rsid w:val="006B4453"/>
    <w:rsid w:val="006B44F3"/>
    <w:rsid w:val="006B5F11"/>
    <w:rsid w:val="006B676E"/>
    <w:rsid w:val="006B7F86"/>
    <w:rsid w:val="006C026D"/>
    <w:rsid w:val="006C169C"/>
    <w:rsid w:val="006C25AC"/>
    <w:rsid w:val="006C4B6D"/>
    <w:rsid w:val="006C5B54"/>
    <w:rsid w:val="006C7F4B"/>
    <w:rsid w:val="006D004A"/>
    <w:rsid w:val="006D1BBC"/>
    <w:rsid w:val="006D3183"/>
    <w:rsid w:val="006D3362"/>
    <w:rsid w:val="006D5B09"/>
    <w:rsid w:val="006D6C16"/>
    <w:rsid w:val="006E011D"/>
    <w:rsid w:val="006E0267"/>
    <w:rsid w:val="006E0818"/>
    <w:rsid w:val="006E1D19"/>
    <w:rsid w:val="006E28EE"/>
    <w:rsid w:val="006E481E"/>
    <w:rsid w:val="006E64FE"/>
    <w:rsid w:val="006E6656"/>
    <w:rsid w:val="006E6839"/>
    <w:rsid w:val="006E6E1E"/>
    <w:rsid w:val="006E72D8"/>
    <w:rsid w:val="006F0D4C"/>
    <w:rsid w:val="006F0E70"/>
    <w:rsid w:val="006F2EA6"/>
    <w:rsid w:val="006F36FA"/>
    <w:rsid w:val="00700CD4"/>
    <w:rsid w:val="007028A7"/>
    <w:rsid w:val="0070294C"/>
    <w:rsid w:val="007030D8"/>
    <w:rsid w:val="007059FE"/>
    <w:rsid w:val="00705B97"/>
    <w:rsid w:val="00710BB0"/>
    <w:rsid w:val="00710D7E"/>
    <w:rsid w:val="0071127F"/>
    <w:rsid w:val="00712BB5"/>
    <w:rsid w:val="00713C0A"/>
    <w:rsid w:val="007155A4"/>
    <w:rsid w:val="007159A0"/>
    <w:rsid w:val="00715CA2"/>
    <w:rsid w:val="00717EE0"/>
    <w:rsid w:val="00720105"/>
    <w:rsid w:val="007211CF"/>
    <w:rsid w:val="00721EB4"/>
    <w:rsid w:val="00723358"/>
    <w:rsid w:val="0072336A"/>
    <w:rsid w:val="007234B4"/>
    <w:rsid w:val="00723E9E"/>
    <w:rsid w:val="00724075"/>
    <w:rsid w:val="00730545"/>
    <w:rsid w:val="00732905"/>
    <w:rsid w:val="00734373"/>
    <w:rsid w:val="007373BE"/>
    <w:rsid w:val="00741056"/>
    <w:rsid w:val="0074155D"/>
    <w:rsid w:val="007416B7"/>
    <w:rsid w:val="0074458D"/>
    <w:rsid w:val="007457F0"/>
    <w:rsid w:val="007474BD"/>
    <w:rsid w:val="00751E34"/>
    <w:rsid w:val="00752EF6"/>
    <w:rsid w:val="00755302"/>
    <w:rsid w:val="00760E3B"/>
    <w:rsid w:val="0076792C"/>
    <w:rsid w:val="00774767"/>
    <w:rsid w:val="00775F9F"/>
    <w:rsid w:val="00776A6A"/>
    <w:rsid w:val="00777EFD"/>
    <w:rsid w:val="00780194"/>
    <w:rsid w:val="00782441"/>
    <w:rsid w:val="00784608"/>
    <w:rsid w:val="007849CE"/>
    <w:rsid w:val="007861CF"/>
    <w:rsid w:val="00787138"/>
    <w:rsid w:val="007922B0"/>
    <w:rsid w:val="00794D5B"/>
    <w:rsid w:val="007966C6"/>
    <w:rsid w:val="00797382"/>
    <w:rsid w:val="007A07C9"/>
    <w:rsid w:val="007A0E8D"/>
    <w:rsid w:val="007A1B1F"/>
    <w:rsid w:val="007A374F"/>
    <w:rsid w:val="007A4073"/>
    <w:rsid w:val="007A45B9"/>
    <w:rsid w:val="007A4BDC"/>
    <w:rsid w:val="007B005E"/>
    <w:rsid w:val="007B1636"/>
    <w:rsid w:val="007B2B5D"/>
    <w:rsid w:val="007B4FC4"/>
    <w:rsid w:val="007B6261"/>
    <w:rsid w:val="007B773C"/>
    <w:rsid w:val="007C07FB"/>
    <w:rsid w:val="007C0E1D"/>
    <w:rsid w:val="007C1CA9"/>
    <w:rsid w:val="007C2245"/>
    <w:rsid w:val="007C30E1"/>
    <w:rsid w:val="007C3CD5"/>
    <w:rsid w:val="007C4895"/>
    <w:rsid w:val="007C4D2E"/>
    <w:rsid w:val="007C74B8"/>
    <w:rsid w:val="007D05E7"/>
    <w:rsid w:val="007D06D4"/>
    <w:rsid w:val="007D1110"/>
    <w:rsid w:val="007D1AE3"/>
    <w:rsid w:val="007D1DEA"/>
    <w:rsid w:val="007D27EF"/>
    <w:rsid w:val="007D2BBD"/>
    <w:rsid w:val="007D6656"/>
    <w:rsid w:val="007E07A8"/>
    <w:rsid w:val="007E3660"/>
    <w:rsid w:val="007E45FB"/>
    <w:rsid w:val="007F5342"/>
    <w:rsid w:val="007F68D7"/>
    <w:rsid w:val="007F6B9B"/>
    <w:rsid w:val="0080033F"/>
    <w:rsid w:val="00802121"/>
    <w:rsid w:val="0080359E"/>
    <w:rsid w:val="00803ADC"/>
    <w:rsid w:val="00803C86"/>
    <w:rsid w:val="00804BD0"/>
    <w:rsid w:val="0080740F"/>
    <w:rsid w:val="00807AFC"/>
    <w:rsid w:val="00810276"/>
    <w:rsid w:val="00810840"/>
    <w:rsid w:val="00811731"/>
    <w:rsid w:val="00811E88"/>
    <w:rsid w:val="0081211E"/>
    <w:rsid w:val="00813533"/>
    <w:rsid w:val="00813716"/>
    <w:rsid w:val="00813ABF"/>
    <w:rsid w:val="008159AE"/>
    <w:rsid w:val="008160D9"/>
    <w:rsid w:val="00816CC6"/>
    <w:rsid w:val="0081739A"/>
    <w:rsid w:val="008173FA"/>
    <w:rsid w:val="0082011C"/>
    <w:rsid w:val="00820F4F"/>
    <w:rsid w:val="00820F80"/>
    <w:rsid w:val="00821E83"/>
    <w:rsid w:val="00823A59"/>
    <w:rsid w:val="00824524"/>
    <w:rsid w:val="00826A5C"/>
    <w:rsid w:val="00826A70"/>
    <w:rsid w:val="00827971"/>
    <w:rsid w:val="00831F47"/>
    <w:rsid w:val="008326EA"/>
    <w:rsid w:val="00832831"/>
    <w:rsid w:val="00832E3F"/>
    <w:rsid w:val="00833E79"/>
    <w:rsid w:val="00834D16"/>
    <w:rsid w:val="008350C1"/>
    <w:rsid w:val="00835A6E"/>
    <w:rsid w:val="00842609"/>
    <w:rsid w:val="008428E7"/>
    <w:rsid w:val="00843A6C"/>
    <w:rsid w:val="0084565A"/>
    <w:rsid w:val="00850FBF"/>
    <w:rsid w:val="00857BB7"/>
    <w:rsid w:val="00862B2E"/>
    <w:rsid w:val="0086384F"/>
    <w:rsid w:val="008642DE"/>
    <w:rsid w:val="008644EC"/>
    <w:rsid w:val="0086454D"/>
    <w:rsid w:val="00864760"/>
    <w:rsid w:val="0086487E"/>
    <w:rsid w:val="00866EBE"/>
    <w:rsid w:val="00867FEA"/>
    <w:rsid w:val="008704DE"/>
    <w:rsid w:val="00870EFA"/>
    <w:rsid w:val="00872567"/>
    <w:rsid w:val="00873396"/>
    <w:rsid w:val="00874D73"/>
    <w:rsid w:val="00875969"/>
    <w:rsid w:val="00875A43"/>
    <w:rsid w:val="00875B19"/>
    <w:rsid w:val="00875F66"/>
    <w:rsid w:val="0087616F"/>
    <w:rsid w:val="008767F9"/>
    <w:rsid w:val="0088225E"/>
    <w:rsid w:val="008824BC"/>
    <w:rsid w:val="008827B8"/>
    <w:rsid w:val="008838E7"/>
    <w:rsid w:val="008848E4"/>
    <w:rsid w:val="00885120"/>
    <w:rsid w:val="0088610D"/>
    <w:rsid w:val="00886A5D"/>
    <w:rsid w:val="00887CA7"/>
    <w:rsid w:val="008907B9"/>
    <w:rsid w:val="00892D63"/>
    <w:rsid w:val="00892E4E"/>
    <w:rsid w:val="00893357"/>
    <w:rsid w:val="008935DE"/>
    <w:rsid w:val="0089490D"/>
    <w:rsid w:val="00894BB2"/>
    <w:rsid w:val="00895BB3"/>
    <w:rsid w:val="00896D11"/>
    <w:rsid w:val="00897558"/>
    <w:rsid w:val="008A090D"/>
    <w:rsid w:val="008A0EBB"/>
    <w:rsid w:val="008A1412"/>
    <w:rsid w:val="008A2597"/>
    <w:rsid w:val="008A28CD"/>
    <w:rsid w:val="008A40F8"/>
    <w:rsid w:val="008A66C7"/>
    <w:rsid w:val="008A69F9"/>
    <w:rsid w:val="008A724D"/>
    <w:rsid w:val="008B0043"/>
    <w:rsid w:val="008B19C8"/>
    <w:rsid w:val="008B300C"/>
    <w:rsid w:val="008B36D3"/>
    <w:rsid w:val="008B3894"/>
    <w:rsid w:val="008B4BB4"/>
    <w:rsid w:val="008B698A"/>
    <w:rsid w:val="008C16CC"/>
    <w:rsid w:val="008C1D13"/>
    <w:rsid w:val="008C2539"/>
    <w:rsid w:val="008C3100"/>
    <w:rsid w:val="008C4249"/>
    <w:rsid w:val="008C78CC"/>
    <w:rsid w:val="008D1EBD"/>
    <w:rsid w:val="008D2D21"/>
    <w:rsid w:val="008D6747"/>
    <w:rsid w:val="008E08D8"/>
    <w:rsid w:val="008E25D6"/>
    <w:rsid w:val="008E3111"/>
    <w:rsid w:val="008E7635"/>
    <w:rsid w:val="008F0EF5"/>
    <w:rsid w:val="008F0FFB"/>
    <w:rsid w:val="008F2F4E"/>
    <w:rsid w:val="008F550E"/>
    <w:rsid w:val="008F6636"/>
    <w:rsid w:val="0090102D"/>
    <w:rsid w:val="00901538"/>
    <w:rsid w:val="00901FE8"/>
    <w:rsid w:val="00902423"/>
    <w:rsid w:val="0090466F"/>
    <w:rsid w:val="00905C0D"/>
    <w:rsid w:val="00905C49"/>
    <w:rsid w:val="00906ACE"/>
    <w:rsid w:val="00907CD4"/>
    <w:rsid w:val="00911B17"/>
    <w:rsid w:val="009127F8"/>
    <w:rsid w:val="009135E3"/>
    <w:rsid w:val="00913A74"/>
    <w:rsid w:val="009150A2"/>
    <w:rsid w:val="009176F0"/>
    <w:rsid w:val="0092070F"/>
    <w:rsid w:val="0092190C"/>
    <w:rsid w:val="00923685"/>
    <w:rsid w:val="00923AA3"/>
    <w:rsid w:val="009241AB"/>
    <w:rsid w:val="00924E43"/>
    <w:rsid w:val="00924F85"/>
    <w:rsid w:val="00926087"/>
    <w:rsid w:val="0093001E"/>
    <w:rsid w:val="009307C9"/>
    <w:rsid w:val="00930915"/>
    <w:rsid w:val="009315D4"/>
    <w:rsid w:val="0093303C"/>
    <w:rsid w:val="00934546"/>
    <w:rsid w:val="00934E34"/>
    <w:rsid w:val="00936EDB"/>
    <w:rsid w:val="00937E70"/>
    <w:rsid w:val="009405D5"/>
    <w:rsid w:val="00941809"/>
    <w:rsid w:val="00941F50"/>
    <w:rsid w:val="0094213E"/>
    <w:rsid w:val="009421A3"/>
    <w:rsid w:val="009460EF"/>
    <w:rsid w:val="00946A19"/>
    <w:rsid w:val="009476A2"/>
    <w:rsid w:val="009478B3"/>
    <w:rsid w:val="00951C1A"/>
    <w:rsid w:val="0095254D"/>
    <w:rsid w:val="00952B95"/>
    <w:rsid w:val="009530A4"/>
    <w:rsid w:val="00961F5D"/>
    <w:rsid w:val="00964692"/>
    <w:rsid w:val="00966BAF"/>
    <w:rsid w:val="00973F4C"/>
    <w:rsid w:val="009744FA"/>
    <w:rsid w:val="0097450E"/>
    <w:rsid w:val="00977606"/>
    <w:rsid w:val="00977C50"/>
    <w:rsid w:val="009807D4"/>
    <w:rsid w:val="00980973"/>
    <w:rsid w:val="00981162"/>
    <w:rsid w:val="00981512"/>
    <w:rsid w:val="00981730"/>
    <w:rsid w:val="00986228"/>
    <w:rsid w:val="009863EA"/>
    <w:rsid w:val="00986433"/>
    <w:rsid w:val="00986825"/>
    <w:rsid w:val="00990BAE"/>
    <w:rsid w:val="00990F55"/>
    <w:rsid w:val="0099294E"/>
    <w:rsid w:val="00992FEB"/>
    <w:rsid w:val="00993B43"/>
    <w:rsid w:val="00994977"/>
    <w:rsid w:val="009A3C0E"/>
    <w:rsid w:val="009A4A18"/>
    <w:rsid w:val="009A4D0F"/>
    <w:rsid w:val="009A60F2"/>
    <w:rsid w:val="009A613E"/>
    <w:rsid w:val="009B0502"/>
    <w:rsid w:val="009B1883"/>
    <w:rsid w:val="009B2A93"/>
    <w:rsid w:val="009B3422"/>
    <w:rsid w:val="009B45D3"/>
    <w:rsid w:val="009B5A41"/>
    <w:rsid w:val="009B67BD"/>
    <w:rsid w:val="009B6AAC"/>
    <w:rsid w:val="009C174D"/>
    <w:rsid w:val="009C3879"/>
    <w:rsid w:val="009C428E"/>
    <w:rsid w:val="009C7013"/>
    <w:rsid w:val="009C70C4"/>
    <w:rsid w:val="009C7888"/>
    <w:rsid w:val="009D15B9"/>
    <w:rsid w:val="009D3470"/>
    <w:rsid w:val="009D4252"/>
    <w:rsid w:val="009D5B36"/>
    <w:rsid w:val="009D5BE5"/>
    <w:rsid w:val="009E028B"/>
    <w:rsid w:val="009E0560"/>
    <w:rsid w:val="009E05C1"/>
    <w:rsid w:val="009E4188"/>
    <w:rsid w:val="009E42CF"/>
    <w:rsid w:val="009E434A"/>
    <w:rsid w:val="009E4510"/>
    <w:rsid w:val="009E4B94"/>
    <w:rsid w:val="009E6CD6"/>
    <w:rsid w:val="009E6CF4"/>
    <w:rsid w:val="009E6ED0"/>
    <w:rsid w:val="009E76EC"/>
    <w:rsid w:val="009F1AD3"/>
    <w:rsid w:val="009F1E46"/>
    <w:rsid w:val="009F28CE"/>
    <w:rsid w:val="009F2917"/>
    <w:rsid w:val="009F5FA2"/>
    <w:rsid w:val="009F652B"/>
    <w:rsid w:val="009F7EF7"/>
    <w:rsid w:val="00A03309"/>
    <w:rsid w:val="00A04B93"/>
    <w:rsid w:val="00A06AF1"/>
    <w:rsid w:val="00A07AF6"/>
    <w:rsid w:val="00A10CAF"/>
    <w:rsid w:val="00A115BC"/>
    <w:rsid w:val="00A136E1"/>
    <w:rsid w:val="00A1480E"/>
    <w:rsid w:val="00A14C4E"/>
    <w:rsid w:val="00A17F78"/>
    <w:rsid w:val="00A26920"/>
    <w:rsid w:val="00A26FF7"/>
    <w:rsid w:val="00A27085"/>
    <w:rsid w:val="00A32A34"/>
    <w:rsid w:val="00A33A05"/>
    <w:rsid w:val="00A34A1C"/>
    <w:rsid w:val="00A34C49"/>
    <w:rsid w:val="00A3634F"/>
    <w:rsid w:val="00A36A3D"/>
    <w:rsid w:val="00A36BFA"/>
    <w:rsid w:val="00A40464"/>
    <w:rsid w:val="00A41BE6"/>
    <w:rsid w:val="00A420A7"/>
    <w:rsid w:val="00A42A06"/>
    <w:rsid w:val="00A43A89"/>
    <w:rsid w:val="00A43AFE"/>
    <w:rsid w:val="00A44878"/>
    <w:rsid w:val="00A44E7B"/>
    <w:rsid w:val="00A45783"/>
    <w:rsid w:val="00A466C1"/>
    <w:rsid w:val="00A514D7"/>
    <w:rsid w:val="00A51549"/>
    <w:rsid w:val="00A5456B"/>
    <w:rsid w:val="00A5706F"/>
    <w:rsid w:val="00A57FBF"/>
    <w:rsid w:val="00A6069B"/>
    <w:rsid w:val="00A623A6"/>
    <w:rsid w:val="00A62CFC"/>
    <w:rsid w:val="00A62E0F"/>
    <w:rsid w:val="00A63883"/>
    <w:rsid w:val="00A64053"/>
    <w:rsid w:val="00A64EE0"/>
    <w:rsid w:val="00A6598B"/>
    <w:rsid w:val="00A67ED2"/>
    <w:rsid w:val="00A715B3"/>
    <w:rsid w:val="00A71B7E"/>
    <w:rsid w:val="00A72681"/>
    <w:rsid w:val="00A74465"/>
    <w:rsid w:val="00A820FB"/>
    <w:rsid w:val="00A83013"/>
    <w:rsid w:val="00A84852"/>
    <w:rsid w:val="00A84A39"/>
    <w:rsid w:val="00A8689B"/>
    <w:rsid w:val="00A86BCD"/>
    <w:rsid w:val="00A87267"/>
    <w:rsid w:val="00A90571"/>
    <w:rsid w:val="00A90DEA"/>
    <w:rsid w:val="00A91366"/>
    <w:rsid w:val="00A9191F"/>
    <w:rsid w:val="00A92BB4"/>
    <w:rsid w:val="00A97530"/>
    <w:rsid w:val="00AA053E"/>
    <w:rsid w:val="00AA2FDA"/>
    <w:rsid w:val="00AA5AF7"/>
    <w:rsid w:val="00AB25BB"/>
    <w:rsid w:val="00AB2CB6"/>
    <w:rsid w:val="00AB2D69"/>
    <w:rsid w:val="00AB61CF"/>
    <w:rsid w:val="00AB645E"/>
    <w:rsid w:val="00AB6C3C"/>
    <w:rsid w:val="00AB7107"/>
    <w:rsid w:val="00AB769D"/>
    <w:rsid w:val="00AC3A87"/>
    <w:rsid w:val="00AC5DEE"/>
    <w:rsid w:val="00AD1B97"/>
    <w:rsid w:val="00AD3A71"/>
    <w:rsid w:val="00AD3B53"/>
    <w:rsid w:val="00AD69ED"/>
    <w:rsid w:val="00AE0BDC"/>
    <w:rsid w:val="00AE1844"/>
    <w:rsid w:val="00AE1D7A"/>
    <w:rsid w:val="00AE23F6"/>
    <w:rsid w:val="00AE2943"/>
    <w:rsid w:val="00AE31DA"/>
    <w:rsid w:val="00AE39D9"/>
    <w:rsid w:val="00AE4F1A"/>
    <w:rsid w:val="00AE6311"/>
    <w:rsid w:val="00AF164C"/>
    <w:rsid w:val="00AF1759"/>
    <w:rsid w:val="00AF17F0"/>
    <w:rsid w:val="00AF2264"/>
    <w:rsid w:val="00AF3968"/>
    <w:rsid w:val="00AF4699"/>
    <w:rsid w:val="00AF53F8"/>
    <w:rsid w:val="00AF669F"/>
    <w:rsid w:val="00B01016"/>
    <w:rsid w:val="00B01064"/>
    <w:rsid w:val="00B0131C"/>
    <w:rsid w:val="00B0218E"/>
    <w:rsid w:val="00B03D3F"/>
    <w:rsid w:val="00B05066"/>
    <w:rsid w:val="00B0665F"/>
    <w:rsid w:val="00B07E8B"/>
    <w:rsid w:val="00B10CA3"/>
    <w:rsid w:val="00B10DFF"/>
    <w:rsid w:val="00B125FE"/>
    <w:rsid w:val="00B1276E"/>
    <w:rsid w:val="00B150AC"/>
    <w:rsid w:val="00B1645B"/>
    <w:rsid w:val="00B212D7"/>
    <w:rsid w:val="00B22E79"/>
    <w:rsid w:val="00B23307"/>
    <w:rsid w:val="00B23594"/>
    <w:rsid w:val="00B23903"/>
    <w:rsid w:val="00B24D3B"/>
    <w:rsid w:val="00B2507B"/>
    <w:rsid w:val="00B26FF0"/>
    <w:rsid w:val="00B27E93"/>
    <w:rsid w:val="00B3036E"/>
    <w:rsid w:val="00B3201F"/>
    <w:rsid w:val="00B356B5"/>
    <w:rsid w:val="00B35CB2"/>
    <w:rsid w:val="00B40FC0"/>
    <w:rsid w:val="00B41C87"/>
    <w:rsid w:val="00B42030"/>
    <w:rsid w:val="00B44A75"/>
    <w:rsid w:val="00B450A5"/>
    <w:rsid w:val="00B457A8"/>
    <w:rsid w:val="00B47F18"/>
    <w:rsid w:val="00B5138F"/>
    <w:rsid w:val="00B53886"/>
    <w:rsid w:val="00B53B31"/>
    <w:rsid w:val="00B53BB2"/>
    <w:rsid w:val="00B53DBF"/>
    <w:rsid w:val="00B5515A"/>
    <w:rsid w:val="00B55B3F"/>
    <w:rsid w:val="00B55D35"/>
    <w:rsid w:val="00B576C4"/>
    <w:rsid w:val="00B62C80"/>
    <w:rsid w:val="00B640D0"/>
    <w:rsid w:val="00B64665"/>
    <w:rsid w:val="00B654A6"/>
    <w:rsid w:val="00B6574C"/>
    <w:rsid w:val="00B665D2"/>
    <w:rsid w:val="00B66732"/>
    <w:rsid w:val="00B70339"/>
    <w:rsid w:val="00B70A00"/>
    <w:rsid w:val="00B70B78"/>
    <w:rsid w:val="00B72FD0"/>
    <w:rsid w:val="00B73431"/>
    <w:rsid w:val="00B74A95"/>
    <w:rsid w:val="00B75372"/>
    <w:rsid w:val="00B76661"/>
    <w:rsid w:val="00B77C3D"/>
    <w:rsid w:val="00B824E4"/>
    <w:rsid w:val="00B8356E"/>
    <w:rsid w:val="00B838EF"/>
    <w:rsid w:val="00B854EF"/>
    <w:rsid w:val="00B86815"/>
    <w:rsid w:val="00B9084C"/>
    <w:rsid w:val="00B908D5"/>
    <w:rsid w:val="00B91F08"/>
    <w:rsid w:val="00B930FD"/>
    <w:rsid w:val="00B93A99"/>
    <w:rsid w:val="00B941AE"/>
    <w:rsid w:val="00B94FDC"/>
    <w:rsid w:val="00BA0D19"/>
    <w:rsid w:val="00BA0D8C"/>
    <w:rsid w:val="00BA1AC1"/>
    <w:rsid w:val="00BA2275"/>
    <w:rsid w:val="00BA41D5"/>
    <w:rsid w:val="00BA4FDD"/>
    <w:rsid w:val="00BA7149"/>
    <w:rsid w:val="00BB057C"/>
    <w:rsid w:val="00BB084A"/>
    <w:rsid w:val="00BB0BA3"/>
    <w:rsid w:val="00BB1C86"/>
    <w:rsid w:val="00BB1DC2"/>
    <w:rsid w:val="00BB6738"/>
    <w:rsid w:val="00BB78F9"/>
    <w:rsid w:val="00BC06F4"/>
    <w:rsid w:val="00BC1391"/>
    <w:rsid w:val="00BC1407"/>
    <w:rsid w:val="00BC1E61"/>
    <w:rsid w:val="00BC2B59"/>
    <w:rsid w:val="00BC2CD0"/>
    <w:rsid w:val="00BC5104"/>
    <w:rsid w:val="00BC53FF"/>
    <w:rsid w:val="00BC67FF"/>
    <w:rsid w:val="00BD0124"/>
    <w:rsid w:val="00BD1061"/>
    <w:rsid w:val="00BD1C70"/>
    <w:rsid w:val="00BD3FCA"/>
    <w:rsid w:val="00BD5AE2"/>
    <w:rsid w:val="00BD65CF"/>
    <w:rsid w:val="00BE0BEA"/>
    <w:rsid w:val="00BE0DBE"/>
    <w:rsid w:val="00BE5AF1"/>
    <w:rsid w:val="00BE5D26"/>
    <w:rsid w:val="00BE7575"/>
    <w:rsid w:val="00BF1784"/>
    <w:rsid w:val="00BF2073"/>
    <w:rsid w:val="00BF2CA4"/>
    <w:rsid w:val="00BF3817"/>
    <w:rsid w:val="00BF3B80"/>
    <w:rsid w:val="00BF510F"/>
    <w:rsid w:val="00BF5439"/>
    <w:rsid w:val="00BF5B2A"/>
    <w:rsid w:val="00BF5D7B"/>
    <w:rsid w:val="00BF5DB7"/>
    <w:rsid w:val="00BF74D9"/>
    <w:rsid w:val="00C01405"/>
    <w:rsid w:val="00C022E1"/>
    <w:rsid w:val="00C02A0A"/>
    <w:rsid w:val="00C02E29"/>
    <w:rsid w:val="00C0507C"/>
    <w:rsid w:val="00C07E5F"/>
    <w:rsid w:val="00C10A07"/>
    <w:rsid w:val="00C125A1"/>
    <w:rsid w:val="00C15F65"/>
    <w:rsid w:val="00C16936"/>
    <w:rsid w:val="00C20A92"/>
    <w:rsid w:val="00C22550"/>
    <w:rsid w:val="00C24DAF"/>
    <w:rsid w:val="00C25FF7"/>
    <w:rsid w:val="00C30134"/>
    <w:rsid w:val="00C303AA"/>
    <w:rsid w:val="00C32D70"/>
    <w:rsid w:val="00C33039"/>
    <w:rsid w:val="00C3348B"/>
    <w:rsid w:val="00C37EBB"/>
    <w:rsid w:val="00C407C9"/>
    <w:rsid w:val="00C410CA"/>
    <w:rsid w:val="00C42AE1"/>
    <w:rsid w:val="00C45BA0"/>
    <w:rsid w:val="00C46F43"/>
    <w:rsid w:val="00C46FB5"/>
    <w:rsid w:val="00C50A9B"/>
    <w:rsid w:val="00C535F8"/>
    <w:rsid w:val="00C54EF3"/>
    <w:rsid w:val="00C55286"/>
    <w:rsid w:val="00C554CE"/>
    <w:rsid w:val="00C56001"/>
    <w:rsid w:val="00C573A5"/>
    <w:rsid w:val="00C60DD4"/>
    <w:rsid w:val="00C614F3"/>
    <w:rsid w:val="00C62AF0"/>
    <w:rsid w:val="00C6346C"/>
    <w:rsid w:val="00C6447C"/>
    <w:rsid w:val="00C647DB"/>
    <w:rsid w:val="00C658E8"/>
    <w:rsid w:val="00C679AE"/>
    <w:rsid w:val="00C67A6B"/>
    <w:rsid w:val="00C70676"/>
    <w:rsid w:val="00C71F81"/>
    <w:rsid w:val="00C737BB"/>
    <w:rsid w:val="00C82A81"/>
    <w:rsid w:val="00C82D16"/>
    <w:rsid w:val="00C82D6C"/>
    <w:rsid w:val="00C85C6B"/>
    <w:rsid w:val="00C85CF3"/>
    <w:rsid w:val="00C863D0"/>
    <w:rsid w:val="00C86489"/>
    <w:rsid w:val="00C9013F"/>
    <w:rsid w:val="00C9264C"/>
    <w:rsid w:val="00C965CC"/>
    <w:rsid w:val="00C968C3"/>
    <w:rsid w:val="00C96E06"/>
    <w:rsid w:val="00C96FD0"/>
    <w:rsid w:val="00C973F7"/>
    <w:rsid w:val="00CA12CD"/>
    <w:rsid w:val="00CA42BF"/>
    <w:rsid w:val="00CA5EB6"/>
    <w:rsid w:val="00CB343E"/>
    <w:rsid w:val="00CB3E39"/>
    <w:rsid w:val="00CB4903"/>
    <w:rsid w:val="00CB4AFD"/>
    <w:rsid w:val="00CB6062"/>
    <w:rsid w:val="00CC08D9"/>
    <w:rsid w:val="00CC237F"/>
    <w:rsid w:val="00CC28F0"/>
    <w:rsid w:val="00CC3BCA"/>
    <w:rsid w:val="00CC462E"/>
    <w:rsid w:val="00CC524A"/>
    <w:rsid w:val="00CD0D75"/>
    <w:rsid w:val="00CD0E30"/>
    <w:rsid w:val="00CD2217"/>
    <w:rsid w:val="00CD3089"/>
    <w:rsid w:val="00CD351F"/>
    <w:rsid w:val="00CD39D0"/>
    <w:rsid w:val="00CD4578"/>
    <w:rsid w:val="00CD4790"/>
    <w:rsid w:val="00CD580C"/>
    <w:rsid w:val="00CD7945"/>
    <w:rsid w:val="00CE066F"/>
    <w:rsid w:val="00CE1267"/>
    <w:rsid w:val="00CE441C"/>
    <w:rsid w:val="00CE5FFE"/>
    <w:rsid w:val="00CE723E"/>
    <w:rsid w:val="00CF0187"/>
    <w:rsid w:val="00CF097F"/>
    <w:rsid w:val="00CF12E2"/>
    <w:rsid w:val="00CF2AD4"/>
    <w:rsid w:val="00CF395E"/>
    <w:rsid w:val="00CF4D45"/>
    <w:rsid w:val="00CF646F"/>
    <w:rsid w:val="00CF6709"/>
    <w:rsid w:val="00CF73A9"/>
    <w:rsid w:val="00D00044"/>
    <w:rsid w:val="00D00278"/>
    <w:rsid w:val="00D01772"/>
    <w:rsid w:val="00D019B9"/>
    <w:rsid w:val="00D01ACF"/>
    <w:rsid w:val="00D02196"/>
    <w:rsid w:val="00D02AB2"/>
    <w:rsid w:val="00D030CB"/>
    <w:rsid w:val="00D03EF5"/>
    <w:rsid w:val="00D04EAC"/>
    <w:rsid w:val="00D04F9A"/>
    <w:rsid w:val="00D050D9"/>
    <w:rsid w:val="00D05618"/>
    <w:rsid w:val="00D058B5"/>
    <w:rsid w:val="00D059A9"/>
    <w:rsid w:val="00D06A09"/>
    <w:rsid w:val="00D10683"/>
    <w:rsid w:val="00D1209A"/>
    <w:rsid w:val="00D12F24"/>
    <w:rsid w:val="00D168E2"/>
    <w:rsid w:val="00D17C88"/>
    <w:rsid w:val="00D20586"/>
    <w:rsid w:val="00D217E7"/>
    <w:rsid w:val="00D228C9"/>
    <w:rsid w:val="00D22B33"/>
    <w:rsid w:val="00D2313A"/>
    <w:rsid w:val="00D245B4"/>
    <w:rsid w:val="00D2754C"/>
    <w:rsid w:val="00D30314"/>
    <w:rsid w:val="00D30917"/>
    <w:rsid w:val="00D31836"/>
    <w:rsid w:val="00D3367F"/>
    <w:rsid w:val="00D3422F"/>
    <w:rsid w:val="00D3568E"/>
    <w:rsid w:val="00D35E74"/>
    <w:rsid w:val="00D3734F"/>
    <w:rsid w:val="00D37C1A"/>
    <w:rsid w:val="00D401EA"/>
    <w:rsid w:val="00D41B1F"/>
    <w:rsid w:val="00D41D90"/>
    <w:rsid w:val="00D41FAF"/>
    <w:rsid w:val="00D42C56"/>
    <w:rsid w:val="00D4437E"/>
    <w:rsid w:val="00D44B0C"/>
    <w:rsid w:val="00D44B28"/>
    <w:rsid w:val="00D4521A"/>
    <w:rsid w:val="00D45755"/>
    <w:rsid w:val="00D46292"/>
    <w:rsid w:val="00D4682C"/>
    <w:rsid w:val="00D47935"/>
    <w:rsid w:val="00D5106C"/>
    <w:rsid w:val="00D54A39"/>
    <w:rsid w:val="00D5569A"/>
    <w:rsid w:val="00D55D69"/>
    <w:rsid w:val="00D57428"/>
    <w:rsid w:val="00D60468"/>
    <w:rsid w:val="00D6308E"/>
    <w:rsid w:val="00D63DE4"/>
    <w:rsid w:val="00D65895"/>
    <w:rsid w:val="00D6610E"/>
    <w:rsid w:val="00D677C8"/>
    <w:rsid w:val="00D67C01"/>
    <w:rsid w:val="00D70D22"/>
    <w:rsid w:val="00D711DE"/>
    <w:rsid w:val="00D71A56"/>
    <w:rsid w:val="00D7352A"/>
    <w:rsid w:val="00D745D7"/>
    <w:rsid w:val="00D749B7"/>
    <w:rsid w:val="00D75B09"/>
    <w:rsid w:val="00D7683A"/>
    <w:rsid w:val="00D773B0"/>
    <w:rsid w:val="00D806DC"/>
    <w:rsid w:val="00D80734"/>
    <w:rsid w:val="00D81F9D"/>
    <w:rsid w:val="00D82732"/>
    <w:rsid w:val="00D82FC9"/>
    <w:rsid w:val="00D83F50"/>
    <w:rsid w:val="00D84380"/>
    <w:rsid w:val="00D84450"/>
    <w:rsid w:val="00D90016"/>
    <w:rsid w:val="00D905F8"/>
    <w:rsid w:val="00D911CA"/>
    <w:rsid w:val="00D92AC0"/>
    <w:rsid w:val="00D93317"/>
    <w:rsid w:val="00D95D04"/>
    <w:rsid w:val="00D963DF"/>
    <w:rsid w:val="00DA3DF0"/>
    <w:rsid w:val="00DA45E2"/>
    <w:rsid w:val="00DA52B3"/>
    <w:rsid w:val="00DA69A6"/>
    <w:rsid w:val="00DA7325"/>
    <w:rsid w:val="00DB0BEB"/>
    <w:rsid w:val="00DB1037"/>
    <w:rsid w:val="00DB1645"/>
    <w:rsid w:val="00DB2033"/>
    <w:rsid w:val="00DB2EFE"/>
    <w:rsid w:val="00DB3762"/>
    <w:rsid w:val="00DB5194"/>
    <w:rsid w:val="00DB668A"/>
    <w:rsid w:val="00DB7115"/>
    <w:rsid w:val="00DB7A94"/>
    <w:rsid w:val="00DC137E"/>
    <w:rsid w:val="00DC1AB6"/>
    <w:rsid w:val="00DC3CFA"/>
    <w:rsid w:val="00DC418D"/>
    <w:rsid w:val="00DC4904"/>
    <w:rsid w:val="00DC61CC"/>
    <w:rsid w:val="00DC7CAF"/>
    <w:rsid w:val="00DC7EB8"/>
    <w:rsid w:val="00DD22D3"/>
    <w:rsid w:val="00DD2823"/>
    <w:rsid w:val="00DD3900"/>
    <w:rsid w:val="00DD3F44"/>
    <w:rsid w:val="00DD5470"/>
    <w:rsid w:val="00DD582A"/>
    <w:rsid w:val="00DD5DB3"/>
    <w:rsid w:val="00DD6094"/>
    <w:rsid w:val="00DE098A"/>
    <w:rsid w:val="00DE0FB7"/>
    <w:rsid w:val="00DE192E"/>
    <w:rsid w:val="00DE2340"/>
    <w:rsid w:val="00DE34A1"/>
    <w:rsid w:val="00DE3811"/>
    <w:rsid w:val="00DE42DD"/>
    <w:rsid w:val="00DE4894"/>
    <w:rsid w:val="00DE48D6"/>
    <w:rsid w:val="00DE4B70"/>
    <w:rsid w:val="00DF0C6F"/>
    <w:rsid w:val="00DF0DFD"/>
    <w:rsid w:val="00DF10E5"/>
    <w:rsid w:val="00DF20A6"/>
    <w:rsid w:val="00DF2F1C"/>
    <w:rsid w:val="00DF4316"/>
    <w:rsid w:val="00DF6D5D"/>
    <w:rsid w:val="00E00CA3"/>
    <w:rsid w:val="00E00EAA"/>
    <w:rsid w:val="00E01C7C"/>
    <w:rsid w:val="00E0510F"/>
    <w:rsid w:val="00E05E8C"/>
    <w:rsid w:val="00E0748E"/>
    <w:rsid w:val="00E079F8"/>
    <w:rsid w:val="00E07E12"/>
    <w:rsid w:val="00E10072"/>
    <w:rsid w:val="00E179D5"/>
    <w:rsid w:val="00E229DD"/>
    <w:rsid w:val="00E23B2A"/>
    <w:rsid w:val="00E23FBD"/>
    <w:rsid w:val="00E24A3D"/>
    <w:rsid w:val="00E254A7"/>
    <w:rsid w:val="00E25613"/>
    <w:rsid w:val="00E2602F"/>
    <w:rsid w:val="00E26EFE"/>
    <w:rsid w:val="00E315D6"/>
    <w:rsid w:val="00E3195D"/>
    <w:rsid w:val="00E31D06"/>
    <w:rsid w:val="00E32C38"/>
    <w:rsid w:val="00E350BF"/>
    <w:rsid w:val="00E35660"/>
    <w:rsid w:val="00E3705E"/>
    <w:rsid w:val="00E406C1"/>
    <w:rsid w:val="00E445FF"/>
    <w:rsid w:val="00E45B2F"/>
    <w:rsid w:val="00E47050"/>
    <w:rsid w:val="00E470B9"/>
    <w:rsid w:val="00E4744A"/>
    <w:rsid w:val="00E5121B"/>
    <w:rsid w:val="00E531A0"/>
    <w:rsid w:val="00E56C57"/>
    <w:rsid w:val="00E62650"/>
    <w:rsid w:val="00E63CBA"/>
    <w:rsid w:val="00E71543"/>
    <w:rsid w:val="00E72455"/>
    <w:rsid w:val="00E72A90"/>
    <w:rsid w:val="00E747DD"/>
    <w:rsid w:val="00E748FB"/>
    <w:rsid w:val="00E75090"/>
    <w:rsid w:val="00E752D5"/>
    <w:rsid w:val="00E75B20"/>
    <w:rsid w:val="00E76F12"/>
    <w:rsid w:val="00E77530"/>
    <w:rsid w:val="00E8154B"/>
    <w:rsid w:val="00E81D06"/>
    <w:rsid w:val="00E83D80"/>
    <w:rsid w:val="00E85178"/>
    <w:rsid w:val="00E859C3"/>
    <w:rsid w:val="00E85FA2"/>
    <w:rsid w:val="00E867CE"/>
    <w:rsid w:val="00E86E7B"/>
    <w:rsid w:val="00E924B0"/>
    <w:rsid w:val="00E9758D"/>
    <w:rsid w:val="00EA0BD4"/>
    <w:rsid w:val="00EA1764"/>
    <w:rsid w:val="00EA1AA5"/>
    <w:rsid w:val="00EA1B07"/>
    <w:rsid w:val="00EA1B6F"/>
    <w:rsid w:val="00EA47F2"/>
    <w:rsid w:val="00EA4F54"/>
    <w:rsid w:val="00EA5E5E"/>
    <w:rsid w:val="00EA5FC2"/>
    <w:rsid w:val="00EA6D07"/>
    <w:rsid w:val="00EB01BB"/>
    <w:rsid w:val="00EB2453"/>
    <w:rsid w:val="00EB5D36"/>
    <w:rsid w:val="00EB7A43"/>
    <w:rsid w:val="00EC0EBF"/>
    <w:rsid w:val="00EC2A9F"/>
    <w:rsid w:val="00EC4301"/>
    <w:rsid w:val="00EC5117"/>
    <w:rsid w:val="00EC629C"/>
    <w:rsid w:val="00EC6818"/>
    <w:rsid w:val="00ED1760"/>
    <w:rsid w:val="00ED2479"/>
    <w:rsid w:val="00ED2B33"/>
    <w:rsid w:val="00ED5C08"/>
    <w:rsid w:val="00ED5EC8"/>
    <w:rsid w:val="00ED5FE5"/>
    <w:rsid w:val="00ED7877"/>
    <w:rsid w:val="00EE0835"/>
    <w:rsid w:val="00EE1EC9"/>
    <w:rsid w:val="00EE3177"/>
    <w:rsid w:val="00EE43BC"/>
    <w:rsid w:val="00EE4710"/>
    <w:rsid w:val="00EE4E99"/>
    <w:rsid w:val="00EE5525"/>
    <w:rsid w:val="00EE5B44"/>
    <w:rsid w:val="00EE5BA2"/>
    <w:rsid w:val="00EF06AD"/>
    <w:rsid w:val="00EF2014"/>
    <w:rsid w:val="00EF2810"/>
    <w:rsid w:val="00EF2B42"/>
    <w:rsid w:val="00EF355E"/>
    <w:rsid w:val="00EF43F1"/>
    <w:rsid w:val="00EF6D00"/>
    <w:rsid w:val="00F017FF"/>
    <w:rsid w:val="00F02AA3"/>
    <w:rsid w:val="00F03446"/>
    <w:rsid w:val="00F06CAD"/>
    <w:rsid w:val="00F110DF"/>
    <w:rsid w:val="00F12928"/>
    <w:rsid w:val="00F14CAD"/>
    <w:rsid w:val="00F1735C"/>
    <w:rsid w:val="00F20A6D"/>
    <w:rsid w:val="00F21FFA"/>
    <w:rsid w:val="00F23354"/>
    <w:rsid w:val="00F242F5"/>
    <w:rsid w:val="00F24593"/>
    <w:rsid w:val="00F270D1"/>
    <w:rsid w:val="00F27A8E"/>
    <w:rsid w:val="00F33A30"/>
    <w:rsid w:val="00F34791"/>
    <w:rsid w:val="00F349EB"/>
    <w:rsid w:val="00F36A56"/>
    <w:rsid w:val="00F40B10"/>
    <w:rsid w:val="00F41EFD"/>
    <w:rsid w:val="00F42B15"/>
    <w:rsid w:val="00F436B6"/>
    <w:rsid w:val="00F466E7"/>
    <w:rsid w:val="00F4774E"/>
    <w:rsid w:val="00F47A01"/>
    <w:rsid w:val="00F52E6C"/>
    <w:rsid w:val="00F52FD9"/>
    <w:rsid w:val="00F54394"/>
    <w:rsid w:val="00F61953"/>
    <w:rsid w:val="00F637D8"/>
    <w:rsid w:val="00F65A23"/>
    <w:rsid w:val="00F6618D"/>
    <w:rsid w:val="00F670B3"/>
    <w:rsid w:val="00F726CD"/>
    <w:rsid w:val="00F72DE9"/>
    <w:rsid w:val="00F73385"/>
    <w:rsid w:val="00F74C1C"/>
    <w:rsid w:val="00F806B1"/>
    <w:rsid w:val="00F80DDC"/>
    <w:rsid w:val="00F81136"/>
    <w:rsid w:val="00F81A38"/>
    <w:rsid w:val="00F830EB"/>
    <w:rsid w:val="00F84FE7"/>
    <w:rsid w:val="00F8548C"/>
    <w:rsid w:val="00F87063"/>
    <w:rsid w:val="00F87F64"/>
    <w:rsid w:val="00F90941"/>
    <w:rsid w:val="00F90C87"/>
    <w:rsid w:val="00F918EA"/>
    <w:rsid w:val="00F95BB9"/>
    <w:rsid w:val="00F95D49"/>
    <w:rsid w:val="00F9660B"/>
    <w:rsid w:val="00F96B26"/>
    <w:rsid w:val="00F97D29"/>
    <w:rsid w:val="00FA3F31"/>
    <w:rsid w:val="00FA635F"/>
    <w:rsid w:val="00FA6434"/>
    <w:rsid w:val="00FA6FB5"/>
    <w:rsid w:val="00FA7766"/>
    <w:rsid w:val="00FB0710"/>
    <w:rsid w:val="00FB0CE6"/>
    <w:rsid w:val="00FC0504"/>
    <w:rsid w:val="00FC52F3"/>
    <w:rsid w:val="00FC7329"/>
    <w:rsid w:val="00FD0F4E"/>
    <w:rsid w:val="00FD1FAA"/>
    <w:rsid w:val="00FD2AB8"/>
    <w:rsid w:val="00FD4412"/>
    <w:rsid w:val="00FD708B"/>
    <w:rsid w:val="00FD7B97"/>
    <w:rsid w:val="00FE01F4"/>
    <w:rsid w:val="00FE0E75"/>
    <w:rsid w:val="00FE151A"/>
    <w:rsid w:val="00FE2A4B"/>
    <w:rsid w:val="00FE455C"/>
    <w:rsid w:val="00FE4A41"/>
    <w:rsid w:val="00FE59D3"/>
    <w:rsid w:val="00FE662F"/>
    <w:rsid w:val="00FE7356"/>
    <w:rsid w:val="00FE7E7E"/>
    <w:rsid w:val="00FF05B8"/>
    <w:rsid w:val="00FF0AEA"/>
    <w:rsid w:val="00FF5CB2"/>
    <w:rsid w:val="00FF71A9"/>
    <w:rsid w:val="00FF7944"/>
    <w:rsid w:val="0728528A"/>
    <w:rsid w:val="15C36E9A"/>
    <w:rsid w:val="23806336"/>
    <w:rsid w:val="26E66F33"/>
    <w:rsid w:val="4AF37154"/>
    <w:rsid w:val="4CBF6212"/>
    <w:rsid w:val="4D2F748C"/>
    <w:rsid w:val="4DEF1B1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3C59E47"/>
  <w15:docId w15:val="{E67B1565-37E0-4814-905A-B3C009CA7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EastAsia" w:hAnsi="Calibri" w:cs="Times New Roman"/>
        <w:lang w:val="en-US" w:eastAsia="zh-CN"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qFormat="1"/>
    <w:lsdException w:name="header" w:qFormat="1"/>
    <w:lsdException w:name="footer" w:uiPriority="99" w:qFormat="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qFormat="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lock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line="276" w:lineRule="auto"/>
    </w:pPr>
    <w:rPr>
      <w:sz w:val="22"/>
      <w:szCs w:val="22"/>
    </w:rPr>
  </w:style>
  <w:style w:type="paragraph" w:styleId="Heading1">
    <w:name w:val="heading 1"/>
    <w:basedOn w:val="Normal"/>
    <w:next w:val="Normal"/>
    <w:link w:val="Heading1Char"/>
    <w:qFormat/>
    <w:pPr>
      <w:keepNext/>
      <w:keepLines/>
      <w:spacing w:before="480" w:after="0"/>
      <w:outlineLvl w:val="0"/>
    </w:pPr>
    <w:rPr>
      <w:rFonts w:ascii="Cambria" w:eastAsia="Cambria" w:hAnsi="Cambria"/>
      <w:b/>
      <w:bCs/>
      <w:color w:val="365F91"/>
      <w:sz w:val="28"/>
      <w:szCs w:val="28"/>
    </w:rPr>
  </w:style>
  <w:style w:type="paragraph" w:styleId="Heading2">
    <w:name w:val="heading 2"/>
    <w:basedOn w:val="Normal"/>
    <w:next w:val="Normal"/>
    <w:link w:val="Heading2Char"/>
    <w:qFormat/>
    <w:pPr>
      <w:keepNext/>
      <w:keepLines/>
      <w:spacing w:before="200" w:after="0"/>
      <w:outlineLvl w:val="1"/>
    </w:pPr>
    <w:rPr>
      <w:rFonts w:ascii="Cambria" w:eastAsia="Cambria" w:hAnsi="Cambria"/>
      <w:b/>
      <w:bCs/>
      <w:color w:val="4F81BD"/>
      <w:sz w:val="26"/>
      <w:szCs w:val="26"/>
    </w:rPr>
  </w:style>
  <w:style w:type="paragraph" w:styleId="Heading3">
    <w:name w:val="heading 3"/>
    <w:basedOn w:val="Normal"/>
    <w:next w:val="Normal"/>
    <w:link w:val="Heading3Char"/>
    <w:qFormat/>
    <w:pPr>
      <w:keepNext/>
      <w:keepLines/>
      <w:spacing w:before="200" w:after="0"/>
      <w:outlineLvl w:val="2"/>
    </w:pPr>
    <w:rPr>
      <w:rFonts w:ascii="Cambria" w:eastAsia="Cambria" w:hAnsi="Cambria"/>
      <w:b/>
      <w:bCs/>
      <w:color w:val="4F81BD"/>
    </w:rPr>
  </w:style>
  <w:style w:type="paragraph" w:styleId="Heading4">
    <w:name w:val="heading 4"/>
    <w:basedOn w:val="Normal"/>
    <w:next w:val="Normal"/>
    <w:link w:val="Heading4Char"/>
    <w:qFormat/>
    <w:pPr>
      <w:keepNext/>
      <w:keepLines/>
      <w:spacing w:before="200" w:after="0"/>
      <w:outlineLvl w:val="3"/>
    </w:pPr>
    <w:rPr>
      <w:rFonts w:ascii="Cambria" w:eastAsia="Cambria"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semiHidden/>
    <w:qFormat/>
    <w:rPr>
      <w:sz w:val="20"/>
      <w:szCs w:val="20"/>
    </w:rPr>
  </w:style>
  <w:style w:type="paragraph" w:styleId="BalloonText">
    <w:name w:val="Balloon Text"/>
    <w:basedOn w:val="Normal"/>
    <w:link w:val="BalloonTextChar"/>
    <w:semiHidden/>
    <w:pPr>
      <w:spacing w:after="0" w:line="240" w:lineRule="auto"/>
    </w:pPr>
    <w:rPr>
      <w:rFonts w:ascii="Tahoma" w:eastAsia="Tahoma" w:hAnsi="Tahoma" w:cs="Tahoma"/>
      <w:sz w:val="16"/>
      <w:szCs w:val="16"/>
    </w:rPr>
  </w:style>
  <w:style w:type="paragraph" w:styleId="Footer">
    <w:name w:val="footer"/>
    <w:basedOn w:val="Normal"/>
    <w:link w:val="FooterChar"/>
    <w:uiPriority w:val="99"/>
    <w:qFormat/>
    <w:pPr>
      <w:tabs>
        <w:tab w:val="center" w:pos="4680"/>
        <w:tab w:val="right" w:pos="9360"/>
      </w:tabs>
      <w:spacing w:after="0" w:line="240" w:lineRule="auto"/>
    </w:pPr>
  </w:style>
  <w:style w:type="paragraph" w:styleId="Header">
    <w:name w:val="header"/>
    <w:basedOn w:val="Normal"/>
    <w:link w:val="HeaderChar"/>
    <w:qFormat/>
    <w:pPr>
      <w:tabs>
        <w:tab w:val="center" w:pos="4680"/>
        <w:tab w:val="right" w:pos="9360"/>
      </w:tabs>
      <w:spacing w:after="0" w:line="240" w:lineRule="auto"/>
    </w:pPr>
  </w:style>
  <w:style w:type="paragraph" w:styleId="Title">
    <w:name w:val="Title"/>
    <w:basedOn w:val="Normal"/>
    <w:next w:val="Normal"/>
    <w:link w:val="TitleChar"/>
    <w:qFormat/>
    <w:pPr>
      <w:pBdr>
        <w:bottom w:val="single" w:sz="8" w:space="4" w:color="4F81BD"/>
      </w:pBdr>
      <w:spacing w:after="300" w:line="240" w:lineRule="auto"/>
      <w:contextualSpacing/>
    </w:pPr>
    <w:rPr>
      <w:rFonts w:ascii="Cambria" w:eastAsia="Cambria" w:hAnsi="Cambria"/>
      <w:color w:val="17365D"/>
      <w:spacing w:val="5"/>
      <w:kern w:val="28"/>
      <w:sz w:val="52"/>
      <w:szCs w:val="52"/>
    </w:rPr>
  </w:style>
  <w:style w:type="paragraph" w:styleId="CommentSubject">
    <w:name w:val="annotation subject"/>
    <w:basedOn w:val="CommentText"/>
    <w:next w:val="CommentText"/>
    <w:semiHidden/>
    <w:qFormat/>
    <w:rPr>
      <w:b/>
      <w:bCs/>
    </w:rPr>
  </w:style>
  <w:style w:type="table" w:styleId="TableGrid">
    <w:name w:val="Table Grid"/>
    <w:basedOn w:val="TableNormal"/>
    <w:qFormat/>
    <w:lock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semiHidden/>
    <w:qFormat/>
    <w:rPr>
      <w:rFonts w:cs="Times New Roman"/>
      <w:color w:val="800080"/>
      <w:u w:val="single"/>
    </w:rPr>
  </w:style>
  <w:style w:type="character" w:styleId="Hyperlink">
    <w:name w:val="Hyperlink"/>
    <w:qFormat/>
    <w:rPr>
      <w:rFonts w:cs="Times New Roman"/>
      <w:color w:val="0000FF"/>
      <w:u w:val="single"/>
    </w:rPr>
  </w:style>
  <w:style w:type="character" w:styleId="CommentReference">
    <w:name w:val="annotation reference"/>
    <w:semiHidden/>
    <w:qFormat/>
    <w:rPr>
      <w:sz w:val="16"/>
      <w:szCs w:val="16"/>
    </w:rPr>
  </w:style>
  <w:style w:type="character" w:customStyle="1" w:styleId="Heading1Char">
    <w:name w:val="Heading 1 Char"/>
    <w:link w:val="Heading1"/>
    <w:qFormat/>
    <w:locked/>
    <w:rPr>
      <w:rFonts w:ascii="Cambria" w:eastAsia="Cambria" w:hAnsi="Cambria" w:cs="Times New Roman"/>
      <w:b/>
      <w:bCs/>
      <w:color w:val="365F91"/>
      <w:sz w:val="28"/>
      <w:szCs w:val="28"/>
    </w:rPr>
  </w:style>
  <w:style w:type="character" w:customStyle="1" w:styleId="Heading2Char">
    <w:name w:val="Heading 2 Char"/>
    <w:link w:val="Heading2"/>
    <w:qFormat/>
    <w:locked/>
    <w:rPr>
      <w:rFonts w:ascii="Cambria" w:eastAsia="Cambria" w:hAnsi="Cambria" w:cs="Times New Roman"/>
      <w:b/>
      <w:bCs/>
      <w:color w:val="4F81BD"/>
      <w:sz w:val="26"/>
      <w:szCs w:val="26"/>
    </w:rPr>
  </w:style>
  <w:style w:type="character" w:customStyle="1" w:styleId="Heading3Char">
    <w:name w:val="Heading 3 Char"/>
    <w:link w:val="Heading3"/>
    <w:semiHidden/>
    <w:qFormat/>
    <w:locked/>
    <w:rPr>
      <w:rFonts w:ascii="Cambria" w:eastAsia="Cambria" w:hAnsi="Cambria" w:cs="Times New Roman"/>
      <w:b/>
      <w:bCs/>
      <w:color w:val="4F81BD"/>
    </w:rPr>
  </w:style>
  <w:style w:type="character" w:customStyle="1" w:styleId="Heading4Char">
    <w:name w:val="Heading 4 Char"/>
    <w:link w:val="Heading4"/>
    <w:semiHidden/>
    <w:qFormat/>
    <w:locked/>
    <w:rPr>
      <w:rFonts w:ascii="Cambria" w:eastAsia="Cambria" w:hAnsi="Cambria" w:cs="Times New Roman"/>
      <w:b/>
      <w:bCs/>
      <w:i/>
      <w:iCs/>
      <w:color w:val="4F81BD"/>
    </w:rPr>
  </w:style>
  <w:style w:type="character" w:customStyle="1" w:styleId="TitleChar">
    <w:name w:val="Title Char"/>
    <w:link w:val="Title"/>
    <w:qFormat/>
    <w:locked/>
    <w:rPr>
      <w:rFonts w:ascii="Cambria" w:eastAsia="Cambria" w:hAnsi="Cambria" w:cs="Times New Roman"/>
      <w:color w:val="17365D"/>
      <w:spacing w:val="5"/>
      <w:kern w:val="28"/>
      <w:sz w:val="52"/>
      <w:szCs w:val="52"/>
    </w:rPr>
  </w:style>
  <w:style w:type="paragraph" w:styleId="ListParagraph">
    <w:name w:val="List Paragraph"/>
    <w:basedOn w:val="Normal"/>
    <w:uiPriority w:val="34"/>
    <w:qFormat/>
    <w:pPr>
      <w:ind w:left="720"/>
      <w:contextualSpacing/>
    </w:pPr>
  </w:style>
  <w:style w:type="character" w:customStyle="1" w:styleId="BalloonTextChar">
    <w:name w:val="Balloon Text Char"/>
    <w:link w:val="BalloonText"/>
    <w:semiHidden/>
    <w:locked/>
    <w:rPr>
      <w:rFonts w:ascii="Tahoma" w:eastAsia="Tahoma" w:hAnsi="Tahoma" w:cs="Tahoma"/>
      <w:sz w:val="16"/>
      <w:szCs w:val="16"/>
    </w:rPr>
  </w:style>
  <w:style w:type="character" w:customStyle="1" w:styleId="HeaderChar">
    <w:name w:val="Header Char"/>
    <w:link w:val="Header"/>
    <w:qFormat/>
    <w:rPr>
      <w:sz w:val="22"/>
      <w:szCs w:val="22"/>
    </w:rPr>
  </w:style>
  <w:style w:type="character" w:customStyle="1" w:styleId="FooterChar">
    <w:name w:val="Footer Char"/>
    <w:link w:val="Footer"/>
    <w:uiPriority w:val="99"/>
    <w:qFormat/>
    <w:rPr>
      <w:sz w:val="22"/>
      <w:szCs w:val="22"/>
    </w:rPr>
  </w:style>
  <w:style w:type="character" w:customStyle="1" w:styleId="IntenseEmphasis1">
    <w:name w:val="Intense Emphasis1"/>
    <w:uiPriority w:val="21"/>
    <w:qFormat/>
    <w:rPr>
      <w:b/>
      <w:bCs/>
      <w:i/>
      <w:iCs/>
      <w:color w:val="4F81BD"/>
    </w:rPr>
  </w:style>
  <w:style w:type="paragraph" w:customStyle="1" w:styleId="Revision1">
    <w:name w:val="Revision1"/>
    <w:hidden/>
    <w:uiPriority w:val="99"/>
    <w:semiHidden/>
    <w:qFormat/>
    <w:rPr>
      <w:sz w:val="22"/>
      <w:szCs w:val="22"/>
    </w:rPr>
  </w:style>
  <w:style w:type="paragraph" w:customStyle="1" w:styleId="Bibliography1">
    <w:name w:val="Bibliography1"/>
    <w:basedOn w:val="Normal"/>
    <w:next w:val="Normal"/>
    <w:uiPriority w:val="37"/>
    <w:unhideWhenUsed/>
    <w:qFormat/>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emf"/><Relationship Id="rId47" Type="http://schemas.openxmlformats.org/officeDocument/2006/relationships/image" Target="media/image35.emf"/><Relationship Id="rId50" Type="http://schemas.openxmlformats.org/officeDocument/2006/relationships/image" Target="media/image38.emf"/><Relationship Id="rId55" Type="http://schemas.openxmlformats.org/officeDocument/2006/relationships/image" Target="media/image43.png"/><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29.emf"/><Relationship Id="rId54" Type="http://schemas.openxmlformats.org/officeDocument/2006/relationships/image" Target="media/image42.emf"/><Relationship Id="rId62" Type="http://schemas.openxmlformats.org/officeDocument/2006/relationships/hyperlink" Target="http://proteome.gs.washington.edu/supplementary_data/MS1_Filtering/minimize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5.emf"/><Relationship Id="rId40" Type="http://schemas.openxmlformats.org/officeDocument/2006/relationships/image" Target="media/image28.png"/><Relationship Id="rId45" Type="http://schemas.openxmlformats.org/officeDocument/2006/relationships/image" Target="media/image33.emf"/><Relationship Id="rId53" Type="http://schemas.openxmlformats.org/officeDocument/2006/relationships/image" Target="media/image41.emf"/><Relationship Id="rId58" Type="http://schemas.openxmlformats.org/officeDocument/2006/relationships/image" Target="media/image46.emf"/><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emf"/><Relationship Id="rId49" Type="http://schemas.openxmlformats.org/officeDocument/2006/relationships/image" Target="media/image37.emf"/><Relationship Id="rId57" Type="http://schemas.openxmlformats.org/officeDocument/2006/relationships/image" Target="media/image45.emf"/><Relationship Id="rId61" Type="http://schemas.openxmlformats.org/officeDocument/2006/relationships/image" Target="media/image49.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2.emf"/><Relationship Id="rId52" Type="http://schemas.openxmlformats.org/officeDocument/2006/relationships/image" Target="media/image40.emf"/><Relationship Id="rId60" Type="http://schemas.openxmlformats.org/officeDocument/2006/relationships/image" Target="media/image48.emf"/><Relationship Id="rId65" Type="http://schemas.microsoft.com/office/2011/relationships/people" Target="people.xml"/><Relationship Id="rId4" Type="http://schemas.openxmlformats.org/officeDocument/2006/relationships/styles" Target="styles.xml"/><Relationship Id="rId9" Type="http://schemas.openxmlformats.org/officeDocument/2006/relationships/hyperlink" Target="https://skyline.ms/tutorials/MS1Filtering_2.zip" TargetMode="External"/><Relationship Id="rId14" Type="http://schemas.openxmlformats.org/officeDocument/2006/relationships/hyperlink" Target="https://skyline.gs.washington.edu/labkey/wiki/home/software/Skyline/page.view?name=tutorial_method_edit" TargetMode="External"/><Relationship Id="rId22" Type="http://schemas.openxmlformats.org/officeDocument/2006/relationships/image" Target="media/image12.png"/><Relationship Id="rId27" Type="http://schemas.openxmlformats.org/officeDocument/2006/relationships/hyperlink" Target="https://skyline.gs.washington.edu/labkey/wiki/home/software/Skyline/page.view?name=mascot_missing_rt" TargetMode="External"/><Relationship Id="rId30" Type="http://schemas.openxmlformats.org/officeDocument/2006/relationships/image" Target="media/image19.png"/><Relationship Id="rId35" Type="http://schemas.openxmlformats.org/officeDocument/2006/relationships/image" Target="media/image23.emf"/><Relationship Id="rId43" Type="http://schemas.openxmlformats.org/officeDocument/2006/relationships/image" Target="media/image31.emf"/><Relationship Id="rId48" Type="http://schemas.openxmlformats.org/officeDocument/2006/relationships/image" Target="media/image36.emf"/><Relationship Id="rId56" Type="http://schemas.openxmlformats.org/officeDocument/2006/relationships/image" Target="media/image44.emf"/><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9.emf"/><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skyline.ms/tutorial_irt.url" TargetMode="External"/><Relationship Id="rId38" Type="http://schemas.openxmlformats.org/officeDocument/2006/relationships/image" Target="media/image26.emf"/><Relationship Id="rId46" Type="http://schemas.openxmlformats.org/officeDocument/2006/relationships/image" Target="media/image34.emf"/><Relationship Id="rId59" Type="http://schemas.openxmlformats.org/officeDocument/2006/relationships/image" Target="media/image4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黑体"/>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宋体"/>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8D3CF46F-9ECF-4E55-B6BB-7311EF06B922}">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40</Pages>
  <Words>10951</Words>
  <Characters>14018</Characters>
  <Application>Microsoft Office Word</Application>
  <DocSecurity>0</DocSecurity>
  <Lines>500</Lines>
  <Paragraphs>445</Paragraphs>
  <ScaleCrop>false</ScaleCrop>
  <HeadingPairs>
    <vt:vector size="2" baseType="variant">
      <vt:variant>
        <vt:lpstr>Title</vt:lpstr>
      </vt:variant>
      <vt:variant>
        <vt:i4>1</vt:i4>
      </vt:variant>
    </vt:vector>
  </HeadingPairs>
  <TitlesOfParts>
    <vt:vector size="1" baseType="lpstr">
      <vt:lpstr>Skyline MS1 Filtering</vt:lpstr>
    </vt:vector>
  </TitlesOfParts>
  <Company>Microsoft</Company>
  <LinksUpToDate>false</LinksUpToDate>
  <CharactersWithSpaces>24524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MS1Filtering-20_1_zh-CHS</dc:title>
  <dc:creator>brendanx</dc:creator>
  <cp:lastModifiedBy>Nat Brace</cp:lastModifiedBy>
  <cp:revision>4</cp:revision>
  <cp:lastPrinted>2013-11-01T17:12:00Z</cp:lastPrinted>
  <dcterms:created xsi:type="dcterms:W3CDTF">2021-05-25T23:47:00Z</dcterms:created>
  <dcterms:modified xsi:type="dcterms:W3CDTF">2021-06-09T04:17:00Z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zotero-version="4.0.16"&gt;&lt;session id="35DY4zoA"/&gt;&lt;style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y fmtid="{D5CDD505-2E9C-101B-9397-08002B2CF9AE}" pid="4" name="KSOProductBuildVer">
    <vt:lpwstr>2052-11.1.0.10314</vt:lpwstr>
  </property>
</Properties>
</file>