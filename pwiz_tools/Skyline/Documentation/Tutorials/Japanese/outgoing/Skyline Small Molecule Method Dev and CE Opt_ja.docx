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A89526" w14:textId="77777777" w:rsidR="008E3728" w:rsidRDefault="008E3728" w:rsidP="008E3728">
      <w:pPr>
        <w:pStyle w:val="Title"/>
        <w:rPr>
          <w:ins w:id="0" w:author="Brian Pratt" w:date="2023-08-09T14:42:00Z"/>
        </w:rPr>
      </w:pPr>
      <w:bookmarkStart w:id="1" w:name="_Hlk27387971"/>
      <w:bookmarkEnd w:id="1"/>
      <w:ins w:id="2" w:author="Brian Pratt" w:date="2023-08-09T14:42:00Z">
        <w:r>
          <w:t>Skyline Small Molecule Method Development and CE Optimization</w:t>
        </w:r>
      </w:ins>
    </w:p>
    <w:p w14:paraId="736E96D6" w14:textId="77777777" w:rsidR="008E3728" w:rsidRDefault="008E3728" w:rsidP="008E3728">
      <w:pPr>
        <w:rPr>
          <w:ins w:id="3" w:author="Brian Pratt" w:date="2023-08-09T14:42:00Z"/>
        </w:rPr>
      </w:pPr>
      <w:ins w:id="4" w:author="Brian Pratt" w:date="2023-08-09T14:42:00Z">
        <w:r>
          <w:t>The Skyline Targeted Mass Spectrometry Environment provides informative visual displays of the raw mass spectrometer data you import into your Skyline documents. Originally developed for proteomics use, Skyline has been extended to work with generalized molecules. This tutorial explores using Skyline for targeted quantification of small molecules.</w:t>
        </w:r>
      </w:ins>
    </w:p>
    <w:p w14:paraId="749D8D3F" w14:textId="77777777" w:rsidR="008E3728" w:rsidRPr="007156E1" w:rsidRDefault="008E3728" w:rsidP="008E3728">
      <w:pPr>
        <w:tabs>
          <w:tab w:val="num" w:pos="720"/>
        </w:tabs>
        <w:rPr>
          <w:ins w:id="5" w:author="Brian Pratt" w:date="2023-08-09T14:42:00Z"/>
        </w:rPr>
      </w:pPr>
      <w:ins w:id="6" w:author="Brian Pratt" w:date="2023-08-09T14:42:00Z">
        <w:r>
          <w:t>In this tutorial, you will learn about d</w:t>
        </w:r>
        <w:r w:rsidRPr="00B367AC">
          <w:t xml:space="preserve">evelopment of a </w:t>
        </w:r>
        <w:r>
          <w:t>multiplexed m</w:t>
        </w:r>
        <w:r w:rsidRPr="00B367AC">
          <w:t xml:space="preserve">ethod for </w:t>
        </w:r>
        <w:r>
          <w:t>s</w:t>
        </w:r>
        <w:r w:rsidRPr="00B367AC">
          <w:t xml:space="preserve">elected </w:t>
        </w:r>
        <w:r>
          <w:t>e</w:t>
        </w:r>
        <w:r w:rsidRPr="00B367AC">
          <w:t xml:space="preserve">nergy </w:t>
        </w:r>
        <w:r>
          <w:t>m</w:t>
        </w:r>
        <w:r w:rsidRPr="00B367AC">
          <w:t>etabo</w:t>
        </w:r>
        <w:r>
          <w:t>lites on LC-MS/MS (triple q</w:t>
        </w:r>
        <w:r w:rsidRPr="00B367AC">
          <w:t>uad</w:t>
        </w:r>
        <w:r>
          <w:t>rupole</w:t>
        </w:r>
        <w:r w:rsidRPr="00B367AC">
          <w:t>)</w:t>
        </w:r>
        <w:r>
          <w:t xml:space="preserve">. </w:t>
        </w:r>
        <w:r w:rsidRPr="007156E1">
          <w:t>In the analysis of this dataset you will learn</w:t>
        </w:r>
        <w:r>
          <w:t xml:space="preserve"> about:</w:t>
        </w:r>
      </w:ins>
    </w:p>
    <w:p w14:paraId="5B408D51" w14:textId="77777777" w:rsidR="008E3728" w:rsidRPr="00B367AC" w:rsidRDefault="008E3728" w:rsidP="008E3728">
      <w:pPr>
        <w:numPr>
          <w:ilvl w:val="0"/>
          <w:numId w:val="5"/>
        </w:numPr>
        <w:rPr>
          <w:ins w:id="7" w:author="Brian Pratt" w:date="2023-08-09T14:42:00Z"/>
        </w:rPr>
      </w:pPr>
      <w:ins w:id="8" w:author="Brian Pratt" w:date="2023-08-09T14:42:00Z">
        <w:r>
          <w:t>Targeted quantification w</w:t>
        </w:r>
        <w:r w:rsidRPr="00B367AC">
          <w:t xml:space="preserve">orkflows based on </w:t>
        </w:r>
        <w:r>
          <w:t>triple quadrupole mass spectrometry (</w:t>
        </w:r>
        <w:r w:rsidRPr="00B367AC">
          <w:t>TQMS</w:t>
        </w:r>
        <w:r>
          <w:t>)</w:t>
        </w:r>
      </w:ins>
    </w:p>
    <w:p w14:paraId="567A37C3" w14:textId="77777777" w:rsidR="008E3728" w:rsidRDefault="008E3728" w:rsidP="008E3728">
      <w:pPr>
        <w:numPr>
          <w:ilvl w:val="0"/>
          <w:numId w:val="6"/>
        </w:numPr>
        <w:rPr>
          <w:ins w:id="9" w:author="Brian Pratt" w:date="2023-08-09T14:42:00Z"/>
        </w:rPr>
      </w:pPr>
      <w:ins w:id="10" w:author="Brian Pratt" w:date="2023-08-09T14:42:00Z">
        <w:r w:rsidRPr="00B367AC">
          <w:t xml:space="preserve">Starting from a </w:t>
        </w:r>
        <w:r>
          <w:t>published</w:t>
        </w:r>
        <w:r w:rsidRPr="00B367AC">
          <w:t xml:space="preserve"> transition list of putative molecules of interest</w:t>
        </w:r>
        <w:r>
          <w:t>, collected on a TQMS from a different instrument vendor than the one you will use</w:t>
        </w:r>
      </w:ins>
    </w:p>
    <w:p w14:paraId="29BA1DCA" w14:textId="77777777" w:rsidR="008E3728" w:rsidRDefault="008E3728" w:rsidP="008E3728">
      <w:pPr>
        <w:numPr>
          <w:ilvl w:val="0"/>
          <w:numId w:val="6"/>
        </w:numPr>
        <w:rPr>
          <w:ins w:id="11" w:author="Brian Pratt" w:date="2023-08-09T14:42:00Z"/>
        </w:rPr>
      </w:pPr>
      <w:ins w:id="12" w:author="Brian Pratt" w:date="2023-08-09T14:42:00Z">
        <w:r w:rsidRPr="00B367AC">
          <w:t>Building a</w:t>
        </w:r>
        <w:r>
          <w:t>n unscheduled</w:t>
        </w:r>
        <w:r w:rsidRPr="00B367AC">
          <w:t xml:space="preserve"> Skyline method </w:t>
        </w:r>
        <w:r>
          <w:t xml:space="preserve">using collision energy (CE) values </w:t>
        </w:r>
        <w:r w:rsidRPr="00B367AC">
          <w:t xml:space="preserve">from </w:t>
        </w:r>
        <w:r>
          <w:t>that</w:t>
        </w:r>
        <w:r w:rsidRPr="00B367AC">
          <w:t xml:space="preserve"> list </w:t>
        </w:r>
      </w:ins>
    </w:p>
    <w:p w14:paraId="6415A213" w14:textId="77777777" w:rsidR="008E3728" w:rsidRPr="00B367AC" w:rsidRDefault="008E3728" w:rsidP="008E3728">
      <w:pPr>
        <w:numPr>
          <w:ilvl w:val="0"/>
          <w:numId w:val="6"/>
        </w:numPr>
        <w:rPr>
          <w:ins w:id="13" w:author="Brian Pratt" w:date="2023-08-09T14:42:00Z"/>
        </w:rPr>
      </w:pPr>
      <w:ins w:id="14" w:author="Brian Pratt" w:date="2023-08-09T14:42:00Z">
        <w:r>
          <w:t>Using the unscheduled method to create a scheduled method with measured retention times</w:t>
        </w:r>
      </w:ins>
    </w:p>
    <w:p w14:paraId="2CF7AEFC" w14:textId="77777777" w:rsidR="008E3728" w:rsidRDefault="008E3728" w:rsidP="008E3728">
      <w:pPr>
        <w:numPr>
          <w:ilvl w:val="0"/>
          <w:numId w:val="6"/>
        </w:numPr>
        <w:rPr>
          <w:ins w:id="15" w:author="Brian Pratt" w:date="2023-08-09T14:42:00Z"/>
        </w:rPr>
      </w:pPr>
      <w:ins w:id="16" w:author="Brian Pratt" w:date="2023-08-09T14:42:00Z">
        <w:r>
          <w:t>Using the scheduled method to create a final sc</w:t>
        </w:r>
        <w:r w:rsidRPr="00B367AC">
          <w:t>hedul</w:t>
        </w:r>
        <w:r>
          <w:t>ed</w:t>
        </w:r>
        <w:r w:rsidRPr="00B367AC">
          <w:t xml:space="preserve"> </w:t>
        </w:r>
        <w:r>
          <w:t>method with</w:t>
        </w:r>
        <w:r w:rsidRPr="00B367AC">
          <w:t xml:space="preserve"> opti</w:t>
        </w:r>
        <w:r>
          <w:t>mized CE values</w:t>
        </w:r>
      </w:ins>
    </w:p>
    <w:p w14:paraId="3500CB98" w14:textId="77777777" w:rsidR="008E3728" w:rsidRPr="00B367AC" w:rsidRDefault="008E3728" w:rsidP="008E3728">
      <w:pPr>
        <w:rPr>
          <w:ins w:id="17" w:author="Brian Pratt" w:date="2023-08-09T14:42:00Z"/>
        </w:rPr>
      </w:pPr>
      <w:ins w:id="18" w:author="Brian Pratt" w:date="2023-08-09T14:42:00Z">
        <w:r>
          <w:t xml:space="preserve">You may also wish to view the second half of </w:t>
        </w:r>
        <w:r>
          <w:fldChar w:fldCharType="begin"/>
        </w:r>
        <w:r>
          <w:instrText xml:space="preserve"> HYPERLINK "https://skyline.ms/webinar16.url" </w:instrText>
        </w:r>
        <w:r>
          <w:fldChar w:fldCharType="separate"/>
        </w:r>
        <w:r w:rsidRPr="00010A02">
          <w:rPr>
            <w:rStyle w:val="Hyperlink"/>
          </w:rPr>
          <w:t>Skyline Tutorial Webinar 16</w:t>
        </w:r>
        <w:r>
          <w:rPr>
            <w:rStyle w:val="Hyperlink"/>
          </w:rPr>
          <w:fldChar w:fldCharType="end"/>
        </w:r>
        <w:r>
          <w:t>, on which this tutorial is based.</w:t>
        </w:r>
      </w:ins>
    </w:p>
    <w:p w14:paraId="7A8F5C15" w14:textId="77777777" w:rsidR="008E3728" w:rsidRDefault="008E3728" w:rsidP="008E3728">
      <w:pPr>
        <w:rPr>
          <w:ins w:id="19" w:author="Brian Pratt" w:date="2023-08-09T14:42:00Z"/>
        </w:rPr>
      </w:pPr>
      <w:ins w:id="20" w:author="Brian Pratt" w:date="2023-08-09T14:42:00Z">
        <w:r w:rsidRPr="00C407C9">
          <w:t>Skyline aim</w:t>
        </w:r>
        <w:r>
          <w:t>s</w:t>
        </w:r>
        <w:r w:rsidRPr="00C407C9">
          <w:t xml:space="preserve"> to </w:t>
        </w:r>
        <w:r>
          <w:t>provide</w:t>
        </w:r>
        <w:r w:rsidRPr="00C407C9">
          <w:t xml:space="preserve"> a vendor-neutral platform for targeted </w:t>
        </w:r>
        <w:r>
          <w:t>quantitative mass spectrometry research</w:t>
        </w:r>
        <w:r w:rsidRPr="00C407C9">
          <w:t xml:space="preserve">.  </w:t>
        </w:r>
        <w:r>
          <w:t>It can</w:t>
        </w:r>
        <w:r w:rsidRPr="00C407C9">
          <w:t xml:space="preserve"> </w:t>
        </w:r>
        <w:r>
          <w:t xml:space="preserve">import raw data from the instrument vendors </w:t>
        </w:r>
        <w:r w:rsidRPr="00C407C9">
          <w:t xml:space="preserve">Agilent, </w:t>
        </w:r>
        <w:r>
          <w:t xml:space="preserve">SCIEX, Bruker, Shimadzu, </w:t>
        </w:r>
        <w:r w:rsidRPr="00C407C9">
          <w:t>Thermo-Scientific</w:t>
        </w:r>
        <w:r>
          <w:t>,</w:t>
        </w:r>
        <w:r w:rsidRPr="00C407C9">
          <w:t xml:space="preserve"> and Waters.</w:t>
        </w:r>
        <w:r>
          <w:t xml:space="preserve">  The ability to import data across various instrument platforms facilitates cross-instrument comparisons and multi-site studies. This remains equally true in using it to target small molecules, as it has been for years in the field of proteomics.</w:t>
        </w:r>
      </w:ins>
    </w:p>
    <w:p w14:paraId="68CC97F9" w14:textId="77777777" w:rsidR="008E3728" w:rsidRPr="00010A02" w:rsidRDefault="008E3728" w:rsidP="008E3728">
      <w:pPr>
        <w:rPr>
          <w:ins w:id="21" w:author="Brian Pratt" w:date="2023-08-09T14:42:00Z"/>
        </w:rPr>
      </w:pPr>
      <w:ins w:id="22" w:author="Brian Pratt" w:date="2023-08-09T14:42:00Z">
        <w:r>
          <w:t>If you have not already looked at the “</w:t>
        </w:r>
        <w:r>
          <w:fldChar w:fldCharType="begin"/>
        </w:r>
        <w:r>
          <w:instrText xml:space="preserve"> HYPERLINK "https://skyline.ms/tutorial_small_molecule.url" </w:instrText>
        </w:r>
        <w:r>
          <w:fldChar w:fldCharType="separate"/>
        </w:r>
        <w:r w:rsidRPr="001C059C">
          <w:rPr>
            <w:rStyle w:val="Hyperlink"/>
          </w:rPr>
          <w:t>Skyline Small Molecule Targets</w:t>
        </w:r>
        <w:r>
          <w:rPr>
            <w:rStyle w:val="Hyperlink"/>
          </w:rPr>
          <w:fldChar w:fldCharType="end"/>
        </w:r>
        <w:r>
          <w:t>” tutorial you should do so now, in order to pick up a few basics about how Skyline works with small molecule descriptions including chemical formulas and adducts.</w:t>
        </w:r>
      </w:ins>
    </w:p>
    <w:p w14:paraId="0BEF1F86" w14:textId="77777777" w:rsidR="008E3728" w:rsidRDefault="008E3728" w:rsidP="008E3728">
      <w:pPr>
        <w:pStyle w:val="Heading1"/>
        <w:spacing w:after="120"/>
        <w:rPr>
          <w:ins w:id="23" w:author="Brian Pratt" w:date="2023-08-09T14:42:00Z"/>
        </w:rPr>
      </w:pPr>
      <w:ins w:id="24" w:author="Brian Pratt" w:date="2023-08-09T14:42:00Z">
        <w:r>
          <w:t>Getting Started</w:t>
        </w:r>
      </w:ins>
    </w:p>
    <w:p w14:paraId="6F991904" w14:textId="77777777" w:rsidR="008E3728" w:rsidRDefault="008E3728" w:rsidP="008E3728">
      <w:pPr>
        <w:spacing w:after="120"/>
        <w:rPr>
          <w:ins w:id="25" w:author="Brian Pratt" w:date="2023-08-09T14:42:00Z"/>
        </w:rPr>
      </w:pPr>
      <w:ins w:id="26" w:author="Brian Pratt" w:date="2023-08-09T14:42:00Z">
        <w:r>
          <w:t>To start this tutorial, download the following ZIP file:</w:t>
        </w:r>
      </w:ins>
    </w:p>
    <w:p w14:paraId="5F619747" w14:textId="77777777" w:rsidR="008E3728" w:rsidRPr="001C059C" w:rsidRDefault="008E3728" w:rsidP="008E3728">
      <w:pPr>
        <w:rPr>
          <w:ins w:id="27" w:author="Brian Pratt" w:date="2023-08-09T14:42:00Z"/>
          <w:rFonts w:eastAsia="Calibri"/>
        </w:rPr>
      </w:pPr>
      <w:ins w:id="28" w:author="Brian Pratt" w:date="2023-08-09T14:42:00Z">
        <w:r>
          <w:fldChar w:fldCharType="begin"/>
        </w:r>
        <w:r>
          <w:instrText xml:space="preserve"> HYPERLINK "https://skyline.ms/tutorials/SmallMoleculeMethodDevAndCEOptimization.zip" </w:instrText>
        </w:r>
        <w:r>
          <w:fldChar w:fldCharType="separate"/>
        </w:r>
        <w:r w:rsidRPr="00102341">
          <w:rPr>
            <w:rStyle w:val="Hyperlink"/>
          </w:rPr>
          <w:t>https://skyline.ms/tutorials/</w:t>
        </w:r>
        <w:r w:rsidRPr="00102341">
          <w:rPr>
            <w:rStyle w:val="Hyperlink"/>
            <w:rFonts w:eastAsia="Calibri"/>
            <w:highlight w:val="white"/>
          </w:rPr>
          <w:t>SmallMoleculeMethodDevAndCEOptimization.zip</w:t>
        </w:r>
        <w:r>
          <w:rPr>
            <w:rStyle w:val="Hyperlink"/>
            <w:rFonts w:eastAsia="Calibri"/>
            <w:highlight w:val="white"/>
          </w:rPr>
          <w:fldChar w:fldCharType="end"/>
        </w:r>
      </w:ins>
    </w:p>
    <w:p w14:paraId="3DF55D21" w14:textId="77777777" w:rsidR="008E3728" w:rsidRDefault="008E3728" w:rsidP="008E3728">
      <w:pPr>
        <w:rPr>
          <w:ins w:id="29" w:author="Brian Pratt" w:date="2023-08-09T14:42:00Z"/>
        </w:rPr>
      </w:pPr>
      <w:ins w:id="30" w:author="Brian Pratt" w:date="2023-08-09T14:42:00Z">
        <w:r>
          <w:t>Extract the files in it to a folder on your computer, like:</w:t>
        </w:r>
      </w:ins>
    </w:p>
    <w:p w14:paraId="090288C4" w14:textId="77777777" w:rsidR="008E3728" w:rsidRDefault="008E3728" w:rsidP="008E3728">
      <w:pPr>
        <w:rPr>
          <w:ins w:id="31" w:author="Brian Pratt" w:date="2023-08-09T14:42:00Z"/>
        </w:rPr>
      </w:pPr>
      <w:ins w:id="32" w:author="Brian Pratt" w:date="2023-08-09T14:42:00Z">
        <w:r>
          <w:t>C:\Users\bspratt\Documents</w:t>
        </w:r>
      </w:ins>
    </w:p>
    <w:p w14:paraId="41458F82" w14:textId="77777777" w:rsidR="008E3728" w:rsidRDefault="008E3728" w:rsidP="008E3728">
      <w:pPr>
        <w:rPr>
          <w:ins w:id="33" w:author="Brian Pratt" w:date="2023-08-09T14:42:00Z"/>
        </w:rPr>
      </w:pPr>
      <w:ins w:id="34" w:author="Brian Pratt" w:date="2023-08-09T14:42:00Z">
        <w:r>
          <w:lastRenderedPageBreak/>
          <w:t>This will create a new folder:</w:t>
        </w:r>
      </w:ins>
    </w:p>
    <w:p w14:paraId="249F52EF" w14:textId="77777777" w:rsidR="008E3728" w:rsidRPr="004204F1" w:rsidRDefault="008E3728" w:rsidP="008E3728">
      <w:pPr>
        <w:rPr>
          <w:ins w:id="35" w:author="Brian Pratt" w:date="2023-08-09T14:42:00Z"/>
        </w:rPr>
      </w:pPr>
      <w:ins w:id="36" w:author="Brian Pratt" w:date="2023-08-09T14:42:00Z">
        <w:r w:rsidRPr="004204F1">
          <w:t>C:\Users\bspratt\Documents\</w:t>
        </w:r>
        <w:r>
          <w:t>SmallMolMethodCE</w:t>
        </w:r>
      </w:ins>
    </w:p>
    <w:p w14:paraId="0F3D5319" w14:textId="77777777" w:rsidR="008E3728" w:rsidRDefault="008E3728" w:rsidP="008E3728">
      <w:pPr>
        <w:rPr>
          <w:ins w:id="37" w:author="Brian Pratt" w:date="2023-08-09T14:42:00Z"/>
        </w:rPr>
      </w:pPr>
      <w:ins w:id="38" w:author="Brian Pratt" w:date="2023-08-09T14:42:00Z">
        <w:r>
          <w:t xml:space="preserve">It will contain all the files necessary for this tutorial.  </w:t>
        </w:r>
      </w:ins>
    </w:p>
    <w:p w14:paraId="3EA9A95E" w14:textId="77777777" w:rsidR="008E3728" w:rsidRDefault="008E3728" w:rsidP="008E3728">
      <w:pPr>
        <w:spacing w:after="120"/>
        <w:rPr>
          <w:ins w:id="39" w:author="Brian Pratt" w:date="2023-08-09T14:42:00Z"/>
        </w:rPr>
      </w:pPr>
      <w:ins w:id="40" w:author="Brian Pratt" w:date="2023-08-09T14:42:00Z">
        <w:r>
          <w:t xml:space="preserve">If you have been using Skyline prior to starting this tutorial, it is a good idea to revert Skyline to its default settings. To do so: </w:t>
        </w:r>
      </w:ins>
    </w:p>
    <w:p w14:paraId="0DD35956" w14:textId="77777777" w:rsidR="008E3728" w:rsidRDefault="008E3728" w:rsidP="008E3728">
      <w:pPr>
        <w:pStyle w:val="ListParagraph"/>
        <w:numPr>
          <w:ilvl w:val="0"/>
          <w:numId w:val="25"/>
        </w:numPr>
        <w:rPr>
          <w:ins w:id="41" w:author="Brian Pratt" w:date="2023-08-09T14:42:00Z"/>
        </w:rPr>
      </w:pPr>
      <w:ins w:id="42" w:author="Brian Pratt" w:date="2023-08-09T14:42:00Z">
        <w:r>
          <w:t>Start Skyline.</w:t>
        </w:r>
      </w:ins>
    </w:p>
    <w:p w14:paraId="0016F816" w14:textId="77777777" w:rsidR="008E3728" w:rsidRDefault="008E3728" w:rsidP="008E3728">
      <w:pPr>
        <w:pStyle w:val="ListParagraph"/>
        <w:numPr>
          <w:ilvl w:val="0"/>
          <w:numId w:val="25"/>
        </w:numPr>
        <w:rPr>
          <w:ins w:id="43" w:author="Brian Pratt" w:date="2023-08-09T14:42:00Z"/>
        </w:rPr>
      </w:pPr>
      <w:ins w:id="44" w:author="Brian Pratt" w:date="2023-08-09T14:42:00Z">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ins>
    </w:p>
    <w:p w14:paraId="3E65B74E" w14:textId="5838302E" w:rsidR="00B1645B" w:rsidRPr="00C80EEC" w:rsidDel="008E3728" w:rsidRDefault="00A27085" w:rsidP="00B42030">
      <w:pPr>
        <w:pStyle w:val="Title"/>
        <w:rPr>
          <w:del w:id="45" w:author="Brian Pratt" w:date="2023-08-09T14:42:00Z"/>
          <w:rFonts w:eastAsia="MS Mincho"/>
        </w:rPr>
      </w:pPr>
      <w:del w:id="46" w:author="Brian Pratt" w:date="2023-08-09T14:42:00Z">
        <w:r w:rsidRPr="00C80EEC" w:rsidDel="008E3728">
          <w:rPr>
            <w:rFonts w:eastAsia="MS Mincho"/>
          </w:rPr>
          <w:delText>Skyline</w:delText>
        </w:r>
        <w:r w:rsidR="009C4EBD" w:rsidDel="008E3728">
          <w:rPr>
            <w:rFonts w:eastAsia="MS Mincho" w:hint="eastAsia"/>
          </w:rPr>
          <w:delText>での低分子化合物（代謝物）</w:delText>
        </w:r>
        <w:r w:rsidRPr="00C80EEC" w:rsidDel="008E3728">
          <w:rPr>
            <w:rFonts w:eastAsia="MS Mincho"/>
          </w:rPr>
          <w:delText>メソッド</w:delText>
        </w:r>
        <w:r w:rsidR="009C4EBD" w:rsidDel="008E3728">
          <w:rPr>
            <w:rFonts w:eastAsia="MS Mincho" w:hint="eastAsia"/>
          </w:rPr>
          <w:delText>作成</w:delText>
        </w:r>
        <w:r w:rsidRPr="00C80EEC" w:rsidDel="008E3728">
          <w:rPr>
            <w:rFonts w:eastAsia="MS Mincho"/>
          </w:rPr>
          <w:delText>と</w:delText>
        </w:r>
        <w:r w:rsidRPr="00C80EEC" w:rsidDel="008E3728">
          <w:rPr>
            <w:rFonts w:eastAsia="MS Mincho"/>
          </w:rPr>
          <w:delText>CE</w:delText>
        </w:r>
        <w:r w:rsidR="009C4EBD" w:rsidDel="008E3728">
          <w:rPr>
            <w:rFonts w:eastAsia="MS Mincho"/>
          </w:rPr>
          <w:delText>(Collision Energy)</w:delText>
        </w:r>
        <w:r w:rsidR="009C4EBD" w:rsidDel="008E3728">
          <w:rPr>
            <w:rFonts w:eastAsia="MS Mincho" w:hint="eastAsia"/>
          </w:rPr>
          <w:delText>の</w:delText>
        </w:r>
        <w:r w:rsidRPr="00C80EEC" w:rsidDel="008E3728">
          <w:rPr>
            <w:rFonts w:eastAsia="MS Mincho"/>
          </w:rPr>
          <w:delText>最適化</w:delText>
        </w:r>
      </w:del>
    </w:p>
    <w:p w14:paraId="5F3608FF" w14:textId="06308EC1" w:rsidR="00C27406" w:rsidRPr="00C80EEC" w:rsidDel="008E3728" w:rsidRDefault="008A28CD" w:rsidP="00B42030">
      <w:pPr>
        <w:rPr>
          <w:del w:id="47" w:author="Brian Pratt" w:date="2023-08-09T14:42:00Z"/>
          <w:rFonts w:eastAsia="MS Mincho"/>
        </w:rPr>
      </w:pPr>
      <w:del w:id="48" w:author="Brian Pratt" w:date="2023-08-09T14:42:00Z">
        <w:r w:rsidRPr="00C80EEC" w:rsidDel="008E3728">
          <w:rPr>
            <w:rFonts w:eastAsia="MS Mincho"/>
          </w:rPr>
          <w:delText>Skyline</w:delText>
        </w:r>
        <w:r w:rsidR="000D487D" w:rsidDel="008E3728">
          <w:rPr>
            <w:rFonts w:eastAsia="MS Mincho" w:hint="eastAsia"/>
          </w:rPr>
          <w:delText>の</w:delText>
        </w:r>
        <w:r w:rsidRPr="00C80EEC" w:rsidDel="008E3728">
          <w:rPr>
            <w:rFonts w:eastAsia="MS Mincho"/>
          </w:rPr>
          <w:delText>ターゲット分析</w:delText>
        </w:r>
        <w:r w:rsidR="000D487D" w:rsidDel="008E3728">
          <w:rPr>
            <w:rFonts w:eastAsia="MS Mincho" w:hint="eastAsia"/>
          </w:rPr>
          <w:delText>(</w:delText>
        </w:r>
        <w:r w:rsidR="000D487D" w:rsidDel="008E3728">
          <w:rPr>
            <w:rFonts w:eastAsia="MS Mincho"/>
          </w:rPr>
          <w:delText>SR</w:delText>
        </w:r>
        <w:r w:rsidR="007A209B" w:rsidDel="008E3728">
          <w:rPr>
            <w:rFonts w:eastAsia="MS Mincho"/>
          </w:rPr>
          <w:delText>M</w:delText>
        </w:r>
        <w:r w:rsidR="000D487D" w:rsidDel="008E3728">
          <w:rPr>
            <w:rFonts w:eastAsia="MS Mincho"/>
          </w:rPr>
          <w:delText>)</w:delText>
        </w:r>
        <w:r w:rsidR="009C4EBD" w:rsidDel="008E3728">
          <w:rPr>
            <w:rFonts w:eastAsia="MS Mincho" w:hint="eastAsia"/>
          </w:rPr>
          <w:delText>のデータ解析</w:delText>
        </w:r>
        <w:r w:rsidR="000D487D" w:rsidDel="008E3728">
          <w:rPr>
            <w:rFonts w:eastAsia="MS Mincho" w:hint="eastAsia"/>
          </w:rPr>
          <w:delText>で</w:delText>
        </w:r>
        <w:r w:rsidRPr="00C80EEC" w:rsidDel="008E3728">
          <w:rPr>
            <w:rFonts w:eastAsia="MS Mincho"/>
          </w:rPr>
          <w:delText>は、質量分析</w:delText>
        </w:r>
        <w:r w:rsidR="000D487D" w:rsidDel="008E3728">
          <w:rPr>
            <w:rFonts w:eastAsia="MS Mincho" w:hint="eastAsia"/>
          </w:rPr>
          <w:delText>装置で得られた</w:delText>
        </w:r>
        <w:r w:rsidRPr="00C80EEC" w:rsidDel="008E3728">
          <w:rPr>
            <w:rFonts w:eastAsia="MS Mincho"/>
          </w:rPr>
          <w:delText>raw</w:delText>
        </w:r>
        <w:r w:rsidRPr="00C80EEC" w:rsidDel="008E3728">
          <w:rPr>
            <w:rFonts w:eastAsia="MS Mincho"/>
          </w:rPr>
          <w:delText>データ</w:delText>
        </w:r>
        <w:r w:rsidR="000D487D" w:rsidDel="008E3728">
          <w:rPr>
            <w:rFonts w:eastAsia="MS Mincho" w:hint="eastAsia"/>
          </w:rPr>
          <w:delText>をドキュメントにインポートすることで情報</w:delText>
        </w:r>
        <w:r w:rsidR="009C3B6D" w:rsidDel="008E3728">
          <w:rPr>
            <w:rFonts w:eastAsia="MS Mincho" w:hint="eastAsia"/>
          </w:rPr>
          <w:delText>を</w:delText>
        </w:r>
        <w:r w:rsidRPr="00C80EEC" w:rsidDel="008E3728">
          <w:rPr>
            <w:rFonts w:eastAsia="MS Mincho"/>
          </w:rPr>
          <w:delText>視覚的に表示</w:delText>
        </w:r>
        <w:r w:rsidR="000D487D" w:rsidDel="008E3728">
          <w:rPr>
            <w:rFonts w:eastAsia="MS Mincho" w:hint="eastAsia"/>
          </w:rPr>
          <w:delText>することが可能です</w:delText>
        </w:r>
        <w:r w:rsidRPr="00C80EEC" w:rsidDel="008E3728">
          <w:rPr>
            <w:rFonts w:eastAsia="MS Mincho"/>
          </w:rPr>
          <w:delText>。</w:delText>
        </w:r>
        <w:r w:rsidR="009C4EBD" w:rsidDel="008E3728">
          <w:rPr>
            <w:rFonts w:eastAsia="MS Mincho" w:hint="eastAsia"/>
          </w:rPr>
          <w:delText>Skyline</w:delText>
        </w:r>
        <w:r w:rsidR="009C4EBD" w:rsidDel="008E3728">
          <w:rPr>
            <w:rFonts w:eastAsia="MS Mincho" w:hint="eastAsia"/>
          </w:rPr>
          <w:delText>はもともと</w:delText>
        </w:r>
        <w:r w:rsidRPr="00C80EEC" w:rsidDel="008E3728">
          <w:rPr>
            <w:rFonts w:eastAsia="MS Mincho"/>
          </w:rPr>
          <w:delText>プロテオミクス</w:delText>
        </w:r>
        <w:r w:rsidR="009C4EBD" w:rsidDel="008E3728">
          <w:rPr>
            <w:rFonts w:eastAsia="MS Mincho" w:hint="eastAsia"/>
          </w:rPr>
          <w:delText>解析ソフトとして開発されてきましたが</w:delText>
        </w:r>
        <w:r w:rsidR="00DB786A" w:rsidDel="008E3728">
          <w:rPr>
            <w:rFonts w:eastAsia="MS Mincho" w:hint="eastAsia"/>
          </w:rPr>
          <w:delText>、最近は代謝物などの低分子化合物のデータ解析にも対応</w:delText>
        </w:r>
        <w:r w:rsidRPr="00C80EEC" w:rsidDel="008E3728">
          <w:rPr>
            <w:rFonts w:eastAsia="MS Mincho"/>
          </w:rPr>
          <w:delText>できるように拡張されています。本チュートリアル</w:delText>
        </w:r>
        <w:r w:rsidR="009C4EBD" w:rsidDel="008E3728">
          <w:rPr>
            <w:rFonts w:eastAsia="MS Mincho" w:hint="eastAsia"/>
          </w:rPr>
          <w:delText>で</w:delText>
        </w:r>
        <w:r w:rsidRPr="00C80EEC" w:rsidDel="008E3728">
          <w:rPr>
            <w:rFonts w:eastAsia="MS Mincho"/>
          </w:rPr>
          <w:delText>は、</w:delText>
        </w:r>
        <w:r w:rsidR="009C4EBD" w:rsidDel="008E3728">
          <w:rPr>
            <w:rFonts w:eastAsia="MS Mincho" w:hint="eastAsia"/>
          </w:rPr>
          <w:delText>低分子化合物</w:delText>
        </w:r>
        <w:r w:rsidRPr="00C80EEC" w:rsidDel="008E3728">
          <w:rPr>
            <w:rFonts w:eastAsia="MS Mincho"/>
          </w:rPr>
          <w:delText>の定量</w:delText>
        </w:r>
        <w:r w:rsidR="00DB786A" w:rsidDel="008E3728">
          <w:rPr>
            <w:rFonts w:eastAsia="MS Mincho" w:hint="eastAsia"/>
          </w:rPr>
          <w:delText>データ解析</w:delText>
        </w:r>
        <w:r w:rsidRPr="00C80EEC" w:rsidDel="008E3728">
          <w:rPr>
            <w:rFonts w:eastAsia="MS Mincho"/>
          </w:rPr>
          <w:delText>に</w:delText>
        </w:r>
        <w:r w:rsidRPr="00C80EEC" w:rsidDel="008E3728">
          <w:rPr>
            <w:rFonts w:eastAsia="MS Mincho"/>
          </w:rPr>
          <w:delText>Skyline</w:delText>
        </w:r>
        <w:r w:rsidRPr="00C80EEC" w:rsidDel="008E3728">
          <w:rPr>
            <w:rFonts w:eastAsia="MS Mincho"/>
          </w:rPr>
          <w:delText>を使用する方法を</w:delText>
        </w:r>
        <w:r w:rsidR="00DB786A" w:rsidDel="008E3728">
          <w:rPr>
            <w:rFonts w:eastAsia="MS Mincho" w:hint="eastAsia"/>
          </w:rPr>
          <w:delText>説明します</w:delText>
        </w:r>
        <w:r w:rsidRPr="00C80EEC" w:rsidDel="008E3728">
          <w:rPr>
            <w:rFonts w:eastAsia="MS Mincho"/>
          </w:rPr>
          <w:delText>。</w:delText>
        </w:r>
      </w:del>
    </w:p>
    <w:p w14:paraId="3703FA6D" w14:textId="7D78A06A" w:rsidR="007156E1" w:rsidRPr="00C80EEC" w:rsidDel="008E3728" w:rsidRDefault="000D487D" w:rsidP="007156E1">
      <w:pPr>
        <w:tabs>
          <w:tab w:val="num" w:pos="720"/>
        </w:tabs>
        <w:rPr>
          <w:del w:id="49" w:author="Brian Pratt" w:date="2023-08-09T14:42:00Z"/>
          <w:rFonts w:eastAsia="MS Mincho"/>
        </w:rPr>
      </w:pPr>
      <w:del w:id="50" w:author="Brian Pratt" w:date="2023-08-09T14:42:00Z">
        <w:r w:rsidDel="008E3728">
          <w:rPr>
            <w:rFonts w:eastAsia="MS Mincho" w:hint="eastAsia"/>
          </w:rPr>
          <w:delText>この</w:delText>
        </w:r>
        <w:r w:rsidR="00C27406" w:rsidRPr="00C80EEC" w:rsidDel="008E3728">
          <w:rPr>
            <w:rFonts w:eastAsia="MS Mincho"/>
          </w:rPr>
          <w:delText>チュートリアルでは、</w:delText>
        </w:r>
        <w:r w:rsidR="005B1142" w:rsidRPr="005B1142" w:rsidDel="008E3728">
          <w:rPr>
            <w:rFonts w:eastAsia="MS Mincho"/>
          </w:rPr>
          <w:delText>Waters</w:delText>
        </w:r>
        <w:r w:rsidR="005B1142" w:rsidDel="008E3728">
          <w:rPr>
            <w:rFonts w:eastAsia="MS Mincho" w:hint="eastAsia"/>
          </w:rPr>
          <w:delText>の</w:delText>
        </w:r>
        <w:r w:rsidR="005B1142" w:rsidRPr="005B1142" w:rsidDel="008E3728">
          <w:rPr>
            <w:rFonts w:eastAsia="MS Mincho"/>
          </w:rPr>
          <w:delText xml:space="preserve">Xevo TQ-S triple quad </w:delText>
        </w:r>
        <w:r w:rsidR="005B1142" w:rsidDel="008E3728">
          <w:rPr>
            <w:rFonts w:eastAsia="MS Mincho" w:hint="eastAsia"/>
          </w:rPr>
          <w:delText>（</w:delText>
        </w:r>
        <w:r w:rsidR="00C27406" w:rsidRPr="00C80EEC" w:rsidDel="008E3728">
          <w:rPr>
            <w:rFonts w:eastAsia="MS Mincho"/>
          </w:rPr>
          <w:delText>LC-MS/MS</w:delText>
        </w:r>
        <w:r w:rsidR="00C27406" w:rsidRPr="00C80EEC" w:rsidDel="008E3728">
          <w:rPr>
            <w:rFonts w:eastAsia="MS Mincho"/>
          </w:rPr>
          <w:delText>）</w:delText>
        </w:r>
        <w:r w:rsidDel="008E3728">
          <w:rPr>
            <w:rFonts w:eastAsia="MS Mincho" w:hint="eastAsia"/>
          </w:rPr>
          <w:delText>で測定した</w:delText>
        </w:r>
        <w:r w:rsidR="00C27406" w:rsidRPr="00C80EEC" w:rsidDel="008E3728">
          <w:rPr>
            <w:rFonts w:eastAsia="MS Mincho"/>
          </w:rPr>
          <w:delText>エネルギー代謝産物</w:delText>
        </w:r>
        <w:r w:rsidDel="008E3728">
          <w:rPr>
            <w:rFonts w:eastAsia="MS Mincho" w:hint="eastAsia"/>
          </w:rPr>
          <w:delText>のデータ解析</w:delText>
        </w:r>
        <w:r w:rsidR="00C27406" w:rsidRPr="00C80EEC" w:rsidDel="008E3728">
          <w:rPr>
            <w:rFonts w:eastAsia="MS Mincho"/>
          </w:rPr>
          <w:delText>メソッドの</w:delText>
        </w:r>
        <w:r w:rsidR="009C4EBD" w:rsidDel="008E3728">
          <w:rPr>
            <w:rFonts w:eastAsia="MS Mincho" w:hint="eastAsia"/>
          </w:rPr>
          <w:delText>作成</w:delText>
        </w:r>
        <w:r w:rsidR="00C27406" w:rsidRPr="00C80EEC" w:rsidDel="008E3728">
          <w:rPr>
            <w:rFonts w:eastAsia="MS Mincho"/>
          </w:rPr>
          <w:delText>について</w:delText>
        </w:r>
        <w:r w:rsidDel="008E3728">
          <w:rPr>
            <w:rFonts w:eastAsia="MS Mincho" w:hint="eastAsia"/>
          </w:rPr>
          <w:delText>説明</w:delText>
        </w:r>
        <w:r w:rsidR="00C27406" w:rsidRPr="00C80EEC" w:rsidDel="008E3728">
          <w:rPr>
            <w:rFonts w:eastAsia="MS Mincho"/>
          </w:rPr>
          <w:delText>します。データセットの分析では、以下</w:delText>
        </w:r>
        <w:r w:rsidR="00261765" w:rsidDel="008E3728">
          <w:rPr>
            <w:rFonts w:eastAsia="MS Mincho" w:hint="eastAsia"/>
          </w:rPr>
          <w:delText>の項目について</w:delText>
        </w:r>
        <w:r w:rsidDel="008E3728">
          <w:rPr>
            <w:rFonts w:eastAsia="MS Mincho" w:hint="eastAsia"/>
          </w:rPr>
          <w:delText>学び</w:delText>
        </w:r>
        <w:r w:rsidR="00C27406" w:rsidRPr="00C80EEC" w:rsidDel="008E3728">
          <w:rPr>
            <w:rFonts w:eastAsia="MS Mincho"/>
          </w:rPr>
          <w:delText>ます。</w:delText>
        </w:r>
      </w:del>
    </w:p>
    <w:p w14:paraId="2EAAEEA2" w14:textId="428C3A05" w:rsidR="000B2334" w:rsidRPr="00C80EEC" w:rsidDel="008E3728" w:rsidRDefault="00261765" w:rsidP="00C417DD">
      <w:pPr>
        <w:numPr>
          <w:ilvl w:val="0"/>
          <w:numId w:val="5"/>
        </w:numPr>
        <w:rPr>
          <w:del w:id="51" w:author="Brian Pratt" w:date="2023-08-09T14:42:00Z"/>
          <w:rFonts w:eastAsia="MS Mincho"/>
        </w:rPr>
      </w:pPr>
      <w:del w:id="52" w:author="Brian Pratt" w:date="2023-08-09T14:42:00Z">
        <w:r w:rsidDel="008E3728">
          <w:rPr>
            <w:rFonts w:eastAsia="MS Mincho" w:hint="eastAsia"/>
          </w:rPr>
          <w:delText>まず</w:delText>
        </w:r>
        <w:r w:rsidR="005B1142" w:rsidRPr="005B1142" w:rsidDel="008E3728">
          <w:rPr>
            <w:rFonts w:eastAsia="MS Mincho"/>
          </w:rPr>
          <w:delText>Waters</w:delText>
        </w:r>
        <w:r w:rsidR="005B1142" w:rsidDel="008E3728">
          <w:rPr>
            <w:rFonts w:eastAsia="MS Mincho" w:hint="eastAsia"/>
          </w:rPr>
          <w:delText>の</w:delText>
        </w:r>
        <w:r w:rsidR="005B1142" w:rsidRPr="005B1142" w:rsidDel="008E3728">
          <w:rPr>
            <w:rFonts w:eastAsia="MS Mincho"/>
          </w:rPr>
          <w:delText>Xevo TQ-S triple quad</w:delText>
        </w:r>
        <w:r w:rsidR="000D487D" w:rsidDel="008E3728">
          <w:rPr>
            <w:rFonts w:eastAsia="MS Mincho" w:hint="eastAsia"/>
          </w:rPr>
          <w:delText>での</w:delText>
        </w:r>
        <w:r w:rsidR="00010A02" w:rsidRPr="00C80EEC" w:rsidDel="008E3728">
          <w:rPr>
            <w:rFonts w:eastAsia="MS Mincho"/>
          </w:rPr>
          <w:delText>ターゲット定量</w:delText>
        </w:r>
        <w:r w:rsidR="000D487D" w:rsidDel="008E3728">
          <w:rPr>
            <w:rFonts w:eastAsia="MS Mincho" w:hint="eastAsia"/>
          </w:rPr>
          <w:delText>分析（</w:delText>
        </w:r>
        <w:r w:rsidR="000D487D" w:rsidDel="008E3728">
          <w:rPr>
            <w:rFonts w:eastAsia="MS Mincho" w:hint="eastAsia"/>
          </w:rPr>
          <w:delText>SRM</w:delText>
        </w:r>
        <w:r w:rsidR="000D487D" w:rsidDel="008E3728">
          <w:rPr>
            <w:rFonts w:eastAsia="MS Mincho" w:hint="eastAsia"/>
          </w:rPr>
          <w:delText>）</w:delText>
        </w:r>
        <w:r w:rsidR="005B1142" w:rsidDel="008E3728">
          <w:rPr>
            <w:rFonts w:eastAsia="MS Mincho" w:hint="eastAsia"/>
          </w:rPr>
          <w:delText>のデータ解析</w:delText>
        </w:r>
        <w:r w:rsidR="005B1142" w:rsidDel="008E3728">
          <w:rPr>
            <w:rFonts w:eastAsia="MS Mincho" w:hint="eastAsia"/>
          </w:rPr>
          <w:delText>Workflow</w:delText>
        </w:r>
        <w:r w:rsidR="005B1142" w:rsidDel="008E3728">
          <w:rPr>
            <w:rFonts w:eastAsia="MS Mincho"/>
          </w:rPr>
          <w:delText>s</w:delText>
        </w:r>
      </w:del>
    </w:p>
    <w:p w14:paraId="6E9177D1" w14:textId="2F529131" w:rsidR="00A40781" w:rsidRPr="00C80EEC" w:rsidDel="008E3728" w:rsidRDefault="00261765" w:rsidP="00C417DD">
      <w:pPr>
        <w:numPr>
          <w:ilvl w:val="0"/>
          <w:numId w:val="6"/>
        </w:numPr>
        <w:rPr>
          <w:del w:id="53" w:author="Brian Pratt" w:date="2023-08-09T14:42:00Z"/>
          <w:rFonts w:eastAsia="MS Mincho"/>
        </w:rPr>
      </w:pPr>
      <w:del w:id="54" w:author="Brian Pratt" w:date="2023-08-09T14:42:00Z">
        <w:r w:rsidDel="008E3728">
          <w:rPr>
            <w:rFonts w:eastAsia="MS Mincho" w:hint="eastAsia"/>
          </w:rPr>
          <w:delText>次に</w:delText>
        </w:r>
        <w:r w:rsidR="005B1142" w:rsidDel="008E3728">
          <w:rPr>
            <w:rFonts w:eastAsia="MS Mincho" w:hint="eastAsia"/>
          </w:rPr>
          <w:delText>すでに公開されているターゲット低分子化合物のトランジションリスト</w:delText>
        </w:r>
        <w:r w:rsidDel="008E3728">
          <w:rPr>
            <w:rFonts w:eastAsia="MS Mincho" w:hint="eastAsia"/>
          </w:rPr>
          <w:delText>で</w:delText>
        </w:r>
        <w:r w:rsidR="005B1142" w:rsidDel="008E3728">
          <w:rPr>
            <w:rFonts w:eastAsia="MS Mincho" w:hint="eastAsia"/>
          </w:rPr>
          <w:delText>上記とは異なる</w:delText>
        </w:r>
        <w:r w:rsidR="00C417DD" w:rsidRPr="00C80EEC" w:rsidDel="008E3728">
          <w:rPr>
            <w:rFonts w:eastAsia="MS Mincho"/>
          </w:rPr>
          <w:delText>装置メーカー</w:delText>
        </w:r>
        <w:r w:rsidR="005B1142" w:rsidDel="008E3728">
          <w:rPr>
            <w:rFonts w:eastAsia="MS Mincho" w:hint="eastAsia"/>
          </w:rPr>
          <w:delText>で</w:delText>
        </w:r>
        <w:r w:rsidR="005B1142" w:rsidDel="008E3728">
          <w:rPr>
            <w:rFonts w:eastAsia="MS Mincho" w:hint="eastAsia"/>
          </w:rPr>
          <w:delText>LC-MS/MS</w:delText>
        </w:r>
        <w:r w:rsidR="005B1142" w:rsidDel="008E3728">
          <w:rPr>
            <w:rFonts w:eastAsia="MS Mincho" w:hint="eastAsia"/>
          </w:rPr>
          <w:delText>でデータ取得されている場合のデータ解析方法</w:delText>
        </w:r>
      </w:del>
    </w:p>
    <w:p w14:paraId="5DAE8B41" w14:textId="01D87D3A" w:rsidR="000B2334" w:rsidRPr="00C80EEC" w:rsidDel="008E3728" w:rsidRDefault="005B1142" w:rsidP="00C417DD">
      <w:pPr>
        <w:numPr>
          <w:ilvl w:val="0"/>
          <w:numId w:val="6"/>
        </w:numPr>
        <w:rPr>
          <w:del w:id="55" w:author="Brian Pratt" w:date="2023-08-09T14:42:00Z"/>
          <w:rFonts w:eastAsia="MS Mincho"/>
        </w:rPr>
      </w:pPr>
      <w:del w:id="56" w:author="Brian Pratt" w:date="2023-08-09T14:42:00Z">
        <w:r w:rsidDel="008E3728">
          <w:rPr>
            <w:rFonts w:eastAsia="MS Mincho" w:hint="eastAsia"/>
          </w:rPr>
          <w:delText>上記の公開されているトランジション</w:delText>
        </w:r>
        <w:r w:rsidR="00C417DD" w:rsidRPr="00C80EEC" w:rsidDel="008E3728">
          <w:rPr>
            <w:rFonts w:eastAsia="MS Mincho"/>
          </w:rPr>
          <w:delText>リスト</w:delText>
        </w:r>
        <w:r w:rsidDel="008E3728">
          <w:rPr>
            <w:rFonts w:eastAsia="MS Mincho" w:hint="eastAsia"/>
          </w:rPr>
          <w:delText>に記載されている</w:delText>
        </w:r>
        <w:r w:rsidDel="008E3728">
          <w:rPr>
            <w:rFonts w:eastAsia="MS Mincho" w:hint="eastAsia"/>
          </w:rPr>
          <w:delText>CE</w:delText>
        </w:r>
        <w:r w:rsidDel="008E3728">
          <w:rPr>
            <w:rFonts w:eastAsia="MS Mincho" w:hint="eastAsia"/>
          </w:rPr>
          <w:delText>（</w:delText>
        </w:r>
        <w:r w:rsidR="00C417DD" w:rsidRPr="00C80EEC" w:rsidDel="008E3728">
          <w:rPr>
            <w:rFonts w:eastAsia="MS Mincho"/>
          </w:rPr>
          <w:delText>衝突エネルギー</w:delText>
        </w:r>
        <w:r w:rsidR="00B7169E" w:rsidDel="008E3728">
          <w:rPr>
            <w:rFonts w:eastAsia="MS Mincho" w:hint="eastAsia"/>
          </w:rPr>
          <w:delText>）</w:delText>
        </w:r>
        <w:r w:rsidDel="008E3728">
          <w:rPr>
            <w:rFonts w:eastAsia="MS Mincho" w:hint="eastAsia"/>
          </w:rPr>
          <w:delText>の</w:delText>
        </w:r>
        <w:r w:rsidR="00C417DD" w:rsidRPr="00C80EEC" w:rsidDel="008E3728">
          <w:rPr>
            <w:rFonts w:eastAsia="MS Mincho"/>
          </w:rPr>
          <w:delText>値を</w:delText>
        </w:r>
        <w:r w:rsidDel="008E3728">
          <w:rPr>
            <w:rFonts w:eastAsia="MS Mincho" w:hint="eastAsia"/>
          </w:rPr>
          <w:delText>使い</w:delText>
        </w:r>
        <w:r w:rsidDel="008E3728">
          <w:rPr>
            <w:rFonts w:eastAsia="MS Mincho" w:hint="eastAsia"/>
          </w:rPr>
          <w:delText>Un</w:delText>
        </w:r>
        <w:r w:rsidDel="008E3728">
          <w:rPr>
            <w:rFonts w:eastAsia="MS Mincho"/>
          </w:rPr>
          <w:delText>s</w:delText>
        </w:r>
        <w:r w:rsidDel="008E3728">
          <w:rPr>
            <w:rFonts w:eastAsia="MS Mincho" w:hint="eastAsia"/>
          </w:rPr>
          <w:delText>chedule</w:delText>
        </w:r>
        <w:r w:rsidDel="008E3728">
          <w:rPr>
            <w:rFonts w:eastAsia="MS Mincho"/>
          </w:rPr>
          <w:delText>d</w:delText>
        </w:r>
        <w:r w:rsidDel="008E3728">
          <w:rPr>
            <w:rFonts w:eastAsia="MS Mincho" w:hint="eastAsia"/>
          </w:rPr>
          <w:delText>（</w:delText>
        </w:r>
        <w:r w:rsidRPr="00C80EEC" w:rsidDel="008E3728">
          <w:rPr>
            <w:rFonts w:eastAsia="MS Mincho"/>
          </w:rPr>
          <w:delText>スケジュール化されていない</w:delText>
        </w:r>
        <w:r w:rsidDel="008E3728">
          <w:rPr>
            <w:rFonts w:eastAsia="MS Mincho" w:hint="eastAsia"/>
          </w:rPr>
          <w:delText>）</w:delText>
        </w:r>
        <w:r w:rsidR="00C417DD" w:rsidRPr="00C80EEC" w:rsidDel="008E3728">
          <w:rPr>
            <w:rFonts w:eastAsia="MS Mincho"/>
          </w:rPr>
          <w:delText>Skyline</w:delText>
        </w:r>
        <w:r w:rsidR="00C417DD" w:rsidRPr="00C80EEC" w:rsidDel="008E3728">
          <w:rPr>
            <w:rFonts w:eastAsia="MS Mincho"/>
          </w:rPr>
          <w:delText>メソッドを</w:delText>
        </w:r>
        <w:r w:rsidDel="008E3728">
          <w:rPr>
            <w:rFonts w:eastAsia="MS Mincho" w:hint="eastAsia"/>
          </w:rPr>
          <w:delText>作成</w:delText>
        </w:r>
      </w:del>
    </w:p>
    <w:p w14:paraId="0C21200C" w14:textId="34858FC7" w:rsidR="00163B9B" w:rsidRPr="00C80EEC" w:rsidDel="008E3728" w:rsidRDefault="00261765" w:rsidP="00C417DD">
      <w:pPr>
        <w:numPr>
          <w:ilvl w:val="0"/>
          <w:numId w:val="6"/>
        </w:numPr>
        <w:rPr>
          <w:del w:id="57" w:author="Brian Pratt" w:date="2023-08-09T14:42:00Z"/>
          <w:rFonts w:eastAsia="MS Mincho"/>
        </w:rPr>
      </w:pPr>
      <w:del w:id="58" w:author="Brian Pratt" w:date="2023-08-09T14:42:00Z">
        <w:r w:rsidDel="008E3728">
          <w:rPr>
            <w:rFonts w:eastAsia="MS Mincho" w:hint="eastAsia"/>
          </w:rPr>
          <w:delText>Uns</w:delText>
        </w:r>
        <w:r w:rsidR="005B1142" w:rsidDel="008E3728">
          <w:rPr>
            <w:rFonts w:eastAsia="MS Mincho" w:hint="eastAsia"/>
          </w:rPr>
          <w:delText>cheduled</w:delText>
        </w:r>
        <w:r w:rsidR="005B1142" w:rsidDel="008E3728">
          <w:rPr>
            <w:rFonts w:eastAsia="MS Mincho" w:hint="eastAsia"/>
          </w:rPr>
          <w:delText>（</w:delText>
        </w:r>
        <w:r w:rsidR="00163B9B" w:rsidRPr="00C80EEC" w:rsidDel="008E3728">
          <w:rPr>
            <w:rFonts w:eastAsia="MS Mincho"/>
          </w:rPr>
          <w:delText>スケジュール化されていない</w:delText>
        </w:r>
        <w:r w:rsidR="005B1142" w:rsidDel="008E3728">
          <w:rPr>
            <w:rFonts w:eastAsia="MS Mincho" w:hint="eastAsia"/>
          </w:rPr>
          <w:delText>）</w:delText>
        </w:r>
        <w:r w:rsidR="00163B9B" w:rsidRPr="00C80EEC" w:rsidDel="008E3728">
          <w:rPr>
            <w:rFonts w:eastAsia="MS Mincho"/>
          </w:rPr>
          <w:delText>メソッド</w:delText>
        </w:r>
        <w:r w:rsidR="005B1142" w:rsidDel="008E3728">
          <w:rPr>
            <w:rFonts w:eastAsia="MS Mincho" w:hint="eastAsia"/>
          </w:rPr>
          <w:delText>をもとにし</w:delText>
        </w:r>
        <w:r w:rsidDel="008E3728">
          <w:rPr>
            <w:rFonts w:eastAsia="MS Mincho" w:hint="eastAsia"/>
          </w:rPr>
          <w:delText>た</w:delText>
        </w:r>
        <w:r w:rsidR="00163B9B" w:rsidRPr="00C80EEC" w:rsidDel="008E3728">
          <w:rPr>
            <w:rFonts w:eastAsia="MS Mincho"/>
          </w:rPr>
          <w:delText>保持時間</w:delText>
        </w:r>
        <w:r w:rsidR="00B7169E" w:rsidDel="008E3728">
          <w:rPr>
            <w:rFonts w:eastAsia="MS Mincho" w:hint="eastAsia"/>
          </w:rPr>
          <w:delText>での</w:delText>
        </w:r>
        <w:r w:rsidDel="008E3728">
          <w:rPr>
            <w:rFonts w:eastAsia="MS Mincho" w:hint="eastAsia"/>
          </w:rPr>
          <w:delText>Scheduled</w:delText>
        </w:r>
        <w:r w:rsidDel="008E3728">
          <w:rPr>
            <w:rFonts w:eastAsia="MS Mincho" w:hint="eastAsia"/>
          </w:rPr>
          <w:delText>（</w:delText>
        </w:r>
        <w:r w:rsidR="00163B9B" w:rsidRPr="00C80EEC" w:rsidDel="008E3728">
          <w:rPr>
            <w:rFonts w:eastAsia="MS Mincho"/>
          </w:rPr>
          <w:delText>スケジュール化された</w:delText>
        </w:r>
        <w:r w:rsidDel="008E3728">
          <w:rPr>
            <w:rFonts w:eastAsia="MS Mincho" w:hint="eastAsia"/>
          </w:rPr>
          <w:delText>）</w:delText>
        </w:r>
        <w:r w:rsidR="00163B9B" w:rsidRPr="00C80EEC" w:rsidDel="008E3728">
          <w:rPr>
            <w:rFonts w:eastAsia="MS Mincho"/>
          </w:rPr>
          <w:delText>メソッド</w:delText>
        </w:r>
        <w:r w:rsidDel="008E3728">
          <w:rPr>
            <w:rFonts w:eastAsia="MS Mincho" w:hint="eastAsia"/>
          </w:rPr>
          <w:delText>の</w:delText>
        </w:r>
        <w:r w:rsidR="00163B9B" w:rsidRPr="00C80EEC" w:rsidDel="008E3728">
          <w:rPr>
            <w:rFonts w:eastAsia="MS Mincho"/>
          </w:rPr>
          <w:delText>作成</w:delText>
        </w:r>
      </w:del>
    </w:p>
    <w:p w14:paraId="6DD72142" w14:textId="6B2DAFF1" w:rsidR="000B2334" w:rsidRPr="00C80EEC" w:rsidDel="008E3728" w:rsidRDefault="00261765" w:rsidP="00C417DD">
      <w:pPr>
        <w:numPr>
          <w:ilvl w:val="0"/>
          <w:numId w:val="6"/>
        </w:numPr>
        <w:rPr>
          <w:del w:id="59" w:author="Brian Pratt" w:date="2023-08-09T14:42:00Z"/>
          <w:rFonts w:eastAsia="MS Mincho"/>
        </w:rPr>
      </w:pPr>
      <w:del w:id="60" w:author="Brian Pratt" w:date="2023-08-09T14:42:00Z">
        <w:r w:rsidDel="008E3728">
          <w:rPr>
            <w:rFonts w:eastAsia="MS Mincho" w:hint="eastAsia"/>
          </w:rPr>
          <w:delText>さらにそこから</w:delText>
        </w:r>
        <w:r w:rsidDel="008E3728">
          <w:rPr>
            <w:rFonts w:eastAsia="MS Mincho" w:hint="eastAsia"/>
          </w:rPr>
          <w:delText>Scheduled</w:delText>
        </w:r>
        <w:r w:rsidDel="008E3728">
          <w:rPr>
            <w:rFonts w:eastAsia="MS Mincho" w:hint="eastAsia"/>
          </w:rPr>
          <w:delText>（</w:delText>
        </w:r>
        <w:r w:rsidR="00010A02" w:rsidRPr="00C80EEC" w:rsidDel="008E3728">
          <w:rPr>
            <w:rFonts w:eastAsia="MS Mincho"/>
          </w:rPr>
          <w:delText>スケジュール化された</w:delText>
        </w:r>
        <w:r w:rsidDel="008E3728">
          <w:rPr>
            <w:rFonts w:eastAsia="MS Mincho" w:hint="eastAsia"/>
          </w:rPr>
          <w:delText>）</w:delText>
        </w:r>
        <w:r w:rsidR="00010A02" w:rsidRPr="00C80EEC" w:rsidDel="008E3728">
          <w:rPr>
            <w:rFonts w:eastAsia="MS Mincho"/>
          </w:rPr>
          <w:delText>メソッド</w:delText>
        </w:r>
        <w:r w:rsidDel="008E3728">
          <w:rPr>
            <w:rFonts w:eastAsia="MS Mincho" w:hint="eastAsia"/>
          </w:rPr>
          <w:delText>での最適化された</w:delText>
        </w:r>
        <w:r w:rsidDel="008E3728">
          <w:rPr>
            <w:rFonts w:eastAsia="MS Mincho" w:hint="eastAsia"/>
          </w:rPr>
          <w:delText>CE</w:delText>
        </w:r>
        <w:r w:rsidDel="008E3728">
          <w:rPr>
            <w:rFonts w:eastAsia="MS Mincho" w:hint="eastAsia"/>
          </w:rPr>
          <w:delText>（</w:delText>
        </w:r>
        <w:r w:rsidDel="008E3728">
          <w:rPr>
            <w:rFonts w:eastAsia="MS Mincho" w:hint="eastAsia"/>
          </w:rPr>
          <w:delText>Collision energy</w:delText>
        </w:r>
        <w:r w:rsidDel="008E3728">
          <w:rPr>
            <w:rFonts w:eastAsia="MS Mincho" w:hint="eastAsia"/>
          </w:rPr>
          <w:delText>）値のインポート</w:delText>
        </w:r>
      </w:del>
    </w:p>
    <w:p w14:paraId="7123C3F4" w14:textId="79A82588" w:rsidR="00E45EC6" w:rsidRPr="00C80EEC" w:rsidDel="008E3728" w:rsidRDefault="00E45EC6" w:rsidP="00E45EC6">
      <w:pPr>
        <w:rPr>
          <w:del w:id="61" w:author="Brian Pratt" w:date="2023-08-09T14:42:00Z"/>
          <w:rFonts w:eastAsia="MS Mincho"/>
        </w:rPr>
      </w:pPr>
      <w:del w:id="62" w:author="Brian Pratt" w:date="2023-08-09T14:42:00Z">
        <w:r w:rsidRPr="00C80EEC" w:rsidDel="008E3728">
          <w:rPr>
            <w:rFonts w:eastAsia="MS Mincho"/>
          </w:rPr>
          <w:delText>このチュートリアルのベースとなっている</w:delText>
        </w:r>
        <w:r w:rsidR="008E3728" w:rsidDel="008E3728">
          <w:fldChar w:fldCharType="begin"/>
        </w:r>
        <w:r w:rsidR="008E3728" w:rsidDel="008E3728">
          <w:delInstrText xml:space="preserve"> HYPERLINK "https://skyline.ms/webinar16.url" </w:delInstrText>
        </w:r>
        <w:r w:rsidR="008E3728" w:rsidDel="008E3728">
          <w:fldChar w:fldCharType="separate"/>
        </w:r>
        <w:r w:rsidRPr="00C80EEC" w:rsidDel="008E3728">
          <w:rPr>
            <w:rStyle w:val="Hyperlink"/>
            <w:rFonts w:eastAsia="MS Mincho"/>
          </w:rPr>
          <w:delText>Skyline</w:delText>
        </w:r>
        <w:r w:rsidRPr="00C80EEC" w:rsidDel="008E3728">
          <w:rPr>
            <w:rStyle w:val="Hyperlink"/>
            <w:rFonts w:eastAsia="MS Mincho"/>
          </w:rPr>
          <w:delText>チュートリアルウェビナー</w:delText>
        </w:r>
        <w:r w:rsidRPr="00C80EEC" w:rsidDel="008E3728">
          <w:rPr>
            <w:rStyle w:val="Hyperlink"/>
            <w:rFonts w:eastAsia="MS Mincho"/>
          </w:rPr>
          <w:delText>16</w:delText>
        </w:r>
        <w:r w:rsidR="008E3728" w:rsidDel="008E3728">
          <w:rPr>
            <w:rStyle w:val="Hyperlink"/>
            <w:rFonts w:eastAsia="MS Mincho"/>
          </w:rPr>
          <w:fldChar w:fldCharType="end"/>
        </w:r>
        <w:r w:rsidRPr="00C80EEC" w:rsidDel="008E3728">
          <w:rPr>
            <w:rFonts w:eastAsia="MS Mincho"/>
          </w:rPr>
          <w:delText>の後半も</w:delText>
        </w:r>
        <w:r w:rsidR="00261765" w:rsidDel="008E3728">
          <w:rPr>
            <w:rFonts w:eastAsia="MS Mincho" w:hint="eastAsia"/>
          </w:rPr>
          <w:delText>併せて</w:delText>
        </w:r>
        <w:r w:rsidRPr="00C80EEC" w:rsidDel="008E3728">
          <w:rPr>
            <w:rFonts w:eastAsia="MS Mincho"/>
          </w:rPr>
          <w:delText>ご覧ください。</w:delText>
        </w:r>
      </w:del>
    </w:p>
    <w:p w14:paraId="042165E6" w14:textId="4272ECB6" w:rsidR="00CD4790" w:rsidRPr="00C80EEC" w:rsidDel="008E3728" w:rsidRDefault="00B1645B" w:rsidP="00B42030">
      <w:pPr>
        <w:rPr>
          <w:del w:id="63" w:author="Brian Pratt" w:date="2023-08-09T14:42:00Z"/>
          <w:rFonts w:eastAsia="MS Mincho"/>
        </w:rPr>
      </w:pPr>
      <w:del w:id="64" w:author="Brian Pratt" w:date="2023-08-09T14:42:00Z">
        <w:r w:rsidRPr="00C80EEC" w:rsidDel="008E3728">
          <w:rPr>
            <w:rFonts w:eastAsia="MS Mincho"/>
          </w:rPr>
          <w:delText>Skyline</w:delText>
        </w:r>
        <w:r w:rsidRPr="00C80EEC" w:rsidDel="008E3728">
          <w:rPr>
            <w:rFonts w:eastAsia="MS Mincho"/>
          </w:rPr>
          <w:delText>は</w:delText>
        </w:r>
        <w:r w:rsidR="00E457AB" w:rsidDel="008E3728">
          <w:rPr>
            <w:rFonts w:eastAsia="MS Mincho" w:hint="eastAsia"/>
          </w:rPr>
          <w:delText>質量分析装置による</w:delText>
        </w:r>
        <w:r w:rsidRPr="00C80EEC" w:rsidDel="008E3728">
          <w:rPr>
            <w:rFonts w:eastAsia="MS Mincho"/>
          </w:rPr>
          <w:delText>ターゲット定量分析</w:delText>
        </w:r>
        <w:r w:rsidR="00E457AB" w:rsidDel="008E3728">
          <w:rPr>
            <w:rFonts w:eastAsia="MS Mincho" w:hint="eastAsia"/>
          </w:rPr>
          <w:delText>（</w:delText>
        </w:r>
        <w:r w:rsidR="00E457AB" w:rsidDel="008E3728">
          <w:rPr>
            <w:rFonts w:eastAsia="MS Mincho" w:hint="eastAsia"/>
          </w:rPr>
          <w:delText>SRM</w:delText>
        </w:r>
        <w:r w:rsidR="00E457AB" w:rsidDel="008E3728">
          <w:rPr>
            <w:rFonts w:eastAsia="MS Mincho" w:hint="eastAsia"/>
          </w:rPr>
          <w:delText>）</w:delText>
        </w:r>
        <w:r w:rsidRPr="00C80EEC" w:rsidDel="008E3728">
          <w:rPr>
            <w:rFonts w:eastAsia="MS Mincho"/>
          </w:rPr>
          <w:delText>のプラットフォームの提供を</w:delText>
        </w:r>
        <w:r w:rsidR="003133E7" w:rsidDel="008E3728">
          <w:rPr>
            <w:rFonts w:eastAsia="MS Mincho" w:hint="eastAsia"/>
          </w:rPr>
          <w:delText>しています。質量分析装置は複数の装置メーカー（</w:delText>
        </w:r>
        <w:r w:rsidRPr="00C80EEC" w:rsidDel="008E3728">
          <w:rPr>
            <w:rFonts w:eastAsia="MS Mincho"/>
          </w:rPr>
          <w:delText>Agilent</w:delText>
        </w:r>
        <w:r w:rsidRPr="00C80EEC" w:rsidDel="008E3728">
          <w:rPr>
            <w:rFonts w:eastAsia="MS Mincho"/>
          </w:rPr>
          <w:delText>、</w:delText>
        </w:r>
        <w:r w:rsidRPr="00C80EEC" w:rsidDel="008E3728">
          <w:rPr>
            <w:rFonts w:eastAsia="MS Mincho"/>
          </w:rPr>
          <w:delText>SCIEX</w:delText>
        </w:r>
        <w:r w:rsidRPr="00C80EEC" w:rsidDel="008E3728">
          <w:rPr>
            <w:rFonts w:eastAsia="MS Mincho"/>
          </w:rPr>
          <w:delText>、</w:delText>
        </w:r>
        <w:r w:rsidRPr="00C80EEC" w:rsidDel="008E3728">
          <w:rPr>
            <w:rFonts w:eastAsia="MS Mincho"/>
          </w:rPr>
          <w:delText>Bruker</w:delText>
        </w:r>
        <w:r w:rsidRPr="00C80EEC" w:rsidDel="008E3728">
          <w:rPr>
            <w:rFonts w:eastAsia="MS Mincho"/>
          </w:rPr>
          <w:delText>、</w:delText>
        </w:r>
        <w:r w:rsidRPr="00C80EEC" w:rsidDel="008E3728">
          <w:rPr>
            <w:rFonts w:eastAsia="MS Mincho"/>
          </w:rPr>
          <w:delText>Shimadzu</w:delText>
        </w:r>
        <w:r w:rsidRPr="00C80EEC" w:rsidDel="008E3728">
          <w:rPr>
            <w:rFonts w:eastAsia="MS Mincho"/>
          </w:rPr>
          <w:delText>、</w:delText>
        </w:r>
        <w:r w:rsidRPr="00C80EEC" w:rsidDel="008E3728">
          <w:rPr>
            <w:rFonts w:eastAsia="MS Mincho"/>
          </w:rPr>
          <w:delText>Thermo-Scientific</w:delText>
        </w:r>
        <w:r w:rsidRPr="00C80EEC" w:rsidDel="008E3728">
          <w:rPr>
            <w:rFonts w:eastAsia="MS Mincho"/>
          </w:rPr>
          <w:delText>、</w:delText>
        </w:r>
        <w:r w:rsidRPr="00C80EEC" w:rsidDel="008E3728">
          <w:rPr>
            <w:rFonts w:eastAsia="MS Mincho"/>
          </w:rPr>
          <w:delText>Waters</w:delText>
        </w:r>
        <w:r w:rsidR="003133E7" w:rsidDel="008E3728">
          <w:rPr>
            <w:rFonts w:eastAsia="MS Mincho" w:hint="eastAsia"/>
          </w:rPr>
          <w:delText>など）がありますが、</w:delText>
        </w:r>
        <w:r w:rsidR="003133E7" w:rsidDel="008E3728">
          <w:rPr>
            <w:rFonts w:eastAsia="MS Mincho" w:hint="eastAsia"/>
          </w:rPr>
          <w:delText>Skyline</w:delText>
        </w:r>
        <w:r w:rsidR="003133E7" w:rsidDel="008E3728">
          <w:rPr>
            <w:rFonts w:eastAsia="MS Mincho" w:hint="eastAsia"/>
          </w:rPr>
          <w:delText>ではこれら複数の</w:delText>
        </w:r>
        <w:r w:rsidR="00E457AB" w:rsidDel="008E3728">
          <w:rPr>
            <w:rFonts w:eastAsia="MS Mincho" w:hint="eastAsia"/>
          </w:rPr>
          <w:delText>分析装置</w:delText>
        </w:r>
        <w:r w:rsidRPr="00C80EEC" w:rsidDel="008E3728">
          <w:rPr>
            <w:rFonts w:eastAsia="MS Mincho"/>
          </w:rPr>
          <w:delText>メーカーの</w:delText>
        </w:r>
        <w:r w:rsidRPr="00C80EEC" w:rsidDel="008E3728">
          <w:rPr>
            <w:rFonts w:eastAsia="MS Mincho"/>
          </w:rPr>
          <w:delText>raw</w:delText>
        </w:r>
        <w:r w:rsidRPr="00C80EEC" w:rsidDel="008E3728">
          <w:rPr>
            <w:rFonts w:eastAsia="MS Mincho"/>
          </w:rPr>
          <w:delText>データをインポート</w:delText>
        </w:r>
        <w:r w:rsidR="00E457AB" w:rsidDel="008E3728">
          <w:rPr>
            <w:rFonts w:eastAsia="MS Mincho" w:hint="eastAsia"/>
          </w:rPr>
          <w:delText>することが可能で</w:delText>
        </w:r>
        <w:r w:rsidR="003133E7" w:rsidDel="008E3728">
          <w:rPr>
            <w:rFonts w:eastAsia="MS Mincho" w:hint="eastAsia"/>
          </w:rPr>
          <w:delText>す</w:delText>
        </w:r>
        <w:r w:rsidRPr="00C80EEC" w:rsidDel="008E3728">
          <w:rPr>
            <w:rFonts w:eastAsia="MS Mincho"/>
          </w:rPr>
          <w:delText>。さまざまな装置</w:delText>
        </w:r>
        <w:r w:rsidR="003133E7" w:rsidDel="008E3728">
          <w:rPr>
            <w:rFonts w:eastAsia="MS Mincho" w:hint="eastAsia"/>
          </w:rPr>
          <w:delText>で取得したデータが</w:delText>
        </w:r>
        <w:r w:rsidRPr="00C80EEC" w:rsidDel="008E3728">
          <w:rPr>
            <w:rFonts w:eastAsia="MS Mincho"/>
          </w:rPr>
          <w:delText>インポート</w:delText>
        </w:r>
        <w:r w:rsidR="003133E7" w:rsidDel="008E3728">
          <w:rPr>
            <w:rFonts w:eastAsia="MS Mincho" w:hint="eastAsia"/>
          </w:rPr>
          <w:delText>可能なの</w:delText>
        </w:r>
        <w:r w:rsidRPr="00C80EEC" w:rsidDel="008E3728">
          <w:rPr>
            <w:rFonts w:eastAsia="MS Mincho"/>
          </w:rPr>
          <w:delText>で、</w:delText>
        </w:r>
        <w:r w:rsidR="003133E7" w:rsidDel="008E3728">
          <w:rPr>
            <w:rFonts w:eastAsia="MS Mincho" w:hint="eastAsia"/>
          </w:rPr>
          <w:delText>プロテオミクス、メタボロミクスなどターゲット分子に依存せずかつ</w:delText>
        </w:r>
        <w:r w:rsidRPr="00C80EEC" w:rsidDel="008E3728">
          <w:rPr>
            <w:rFonts w:eastAsia="MS Mincho"/>
          </w:rPr>
          <w:delText>装置間の</w:delText>
        </w:r>
        <w:r w:rsidR="003133E7" w:rsidDel="008E3728">
          <w:rPr>
            <w:rFonts w:eastAsia="MS Mincho" w:hint="eastAsia"/>
          </w:rPr>
          <w:delText>データ</w:delText>
        </w:r>
        <w:r w:rsidRPr="00C80EEC" w:rsidDel="008E3728">
          <w:rPr>
            <w:rFonts w:eastAsia="MS Mincho"/>
          </w:rPr>
          <w:delText>比較および複数施設間での共同研究</w:delText>
        </w:r>
        <w:r w:rsidR="003133E7" w:rsidDel="008E3728">
          <w:rPr>
            <w:rFonts w:eastAsia="MS Mincho" w:hint="eastAsia"/>
          </w:rPr>
          <w:delText>も</w:delText>
        </w:r>
        <w:r w:rsidRPr="00C80EEC" w:rsidDel="008E3728">
          <w:rPr>
            <w:rFonts w:eastAsia="MS Mincho"/>
          </w:rPr>
          <w:delText>容易</w:delText>
        </w:r>
        <w:r w:rsidR="003133E7" w:rsidDel="008E3728">
          <w:rPr>
            <w:rFonts w:eastAsia="MS Mincho" w:hint="eastAsia"/>
          </w:rPr>
          <w:delText>となりました</w:delText>
        </w:r>
        <w:r w:rsidRPr="00C80EEC" w:rsidDel="008E3728">
          <w:rPr>
            <w:rFonts w:eastAsia="MS Mincho"/>
          </w:rPr>
          <w:delText>。</w:delText>
        </w:r>
      </w:del>
    </w:p>
    <w:p w14:paraId="104EDE95" w14:textId="54AAB025" w:rsidR="00D9415A" w:rsidRPr="00C80EEC" w:rsidDel="008E3728" w:rsidRDefault="00634D8D" w:rsidP="00010A02">
      <w:pPr>
        <w:rPr>
          <w:del w:id="65" w:author="Brian Pratt" w:date="2023-08-09T14:42:00Z"/>
          <w:rFonts w:eastAsia="MS Mincho"/>
        </w:rPr>
      </w:pPr>
      <w:del w:id="66" w:author="Brian Pratt" w:date="2023-08-09T14:42:00Z">
        <w:r w:rsidRPr="00C80EEC" w:rsidDel="008E3728">
          <w:rPr>
            <w:rFonts w:eastAsia="MS Mincho"/>
          </w:rPr>
          <w:delText>まだ「</w:delText>
        </w:r>
        <w:r w:rsidR="00C91F3A" w:rsidDel="008E3728">
          <w:fldChar w:fldCharType="begin"/>
        </w:r>
        <w:r w:rsidR="005B1142" w:rsidDel="008E3728">
          <w:delInstrText xml:space="preserve"> HYPERLINK "https://skyline.ms/tutorial_small_molecule.url" </w:delInstrText>
        </w:r>
        <w:r w:rsidR="00C91F3A" w:rsidDel="008E3728">
          <w:fldChar w:fldCharType="separate"/>
        </w:r>
        <w:r w:rsidRPr="00C80EEC" w:rsidDel="008E3728">
          <w:rPr>
            <w:rStyle w:val="Hyperlink"/>
            <w:rFonts w:eastAsia="MS Mincho"/>
          </w:rPr>
          <w:delText>Skyline</w:delText>
        </w:r>
        <w:r w:rsidRPr="00C80EEC" w:rsidDel="008E3728">
          <w:rPr>
            <w:rStyle w:val="Hyperlink"/>
            <w:rFonts w:eastAsia="MS Mincho"/>
          </w:rPr>
          <w:delText>小分子ターゲット</w:delText>
        </w:r>
        <w:r w:rsidR="00C91F3A" w:rsidDel="008E3728">
          <w:rPr>
            <w:rStyle w:val="Hyperlink"/>
            <w:rFonts w:eastAsia="MS Mincho"/>
          </w:rPr>
          <w:fldChar w:fldCharType="end"/>
        </w:r>
        <w:r w:rsidRPr="00C80EEC" w:rsidDel="008E3728">
          <w:rPr>
            <w:rFonts w:eastAsia="MS Mincho"/>
          </w:rPr>
          <w:delText>」チュートリアルをご覧になっていない</w:delText>
        </w:r>
        <w:r w:rsidR="003133E7" w:rsidDel="008E3728">
          <w:rPr>
            <w:rFonts w:eastAsia="MS Mincho" w:hint="eastAsia"/>
          </w:rPr>
          <w:delText>方</w:delText>
        </w:r>
        <w:r w:rsidRPr="00C80EEC" w:rsidDel="008E3728">
          <w:rPr>
            <w:rFonts w:eastAsia="MS Mincho"/>
          </w:rPr>
          <w:delText>は</w:delText>
        </w:r>
        <w:r w:rsidR="003133E7" w:rsidDel="008E3728">
          <w:rPr>
            <w:rFonts w:eastAsia="MS Mincho" w:hint="eastAsia"/>
          </w:rPr>
          <w:delText>、</w:delText>
        </w:r>
        <w:r w:rsidR="003133E7" w:rsidRPr="00C80EEC" w:rsidDel="008E3728">
          <w:rPr>
            <w:rFonts w:eastAsia="MS Mincho"/>
          </w:rPr>
          <w:delText>Skyline</w:delText>
        </w:r>
        <w:r w:rsidR="003133E7" w:rsidDel="008E3728">
          <w:rPr>
            <w:rFonts w:eastAsia="MS Mincho" w:hint="eastAsia"/>
          </w:rPr>
          <w:delText>で</w:delText>
        </w:r>
        <w:r w:rsidR="003133E7" w:rsidRPr="00C80EEC" w:rsidDel="008E3728">
          <w:rPr>
            <w:rFonts w:eastAsia="MS Mincho"/>
          </w:rPr>
          <w:delText>化学式や付加</w:delText>
        </w:r>
        <w:r w:rsidR="003133E7" w:rsidDel="008E3728">
          <w:rPr>
            <w:rFonts w:eastAsia="MS Mincho" w:hint="eastAsia"/>
          </w:rPr>
          <w:delText>（</w:delText>
        </w:r>
        <w:r w:rsidR="003133E7" w:rsidDel="008E3728">
          <w:rPr>
            <w:rFonts w:eastAsia="MS Mincho" w:hint="eastAsia"/>
          </w:rPr>
          <w:delText>N</w:delText>
        </w:r>
        <w:r w:rsidR="003133E7" w:rsidDel="008E3728">
          <w:rPr>
            <w:rFonts w:eastAsia="MS Mincho"/>
          </w:rPr>
          <w:delText>a Adduct</w:delText>
        </w:r>
        <w:r w:rsidR="003133E7" w:rsidDel="008E3728">
          <w:rPr>
            <w:rFonts w:eastAsia="MS Mincho" w:hint="eastAsia"/>
          </w:rPr>
          <w:delText>など）がどう表示されるか</w:delText>
        </w:r>
        <w:r w:rsidRPr="00C80EEC" w:rsidDel="008E3728">
          <w:rPr>
            <w:rFonts w:eastAsia="MS Mincho"/>
          </w:rPr>
          <w:delText>ご覧</w:delText>
        </w:r>
        <w:r w:rsidR="003133E7" w:rsidDel="008E3728">
          <w:rPr>
            <w:rFonts w:eastAsia="MS Mincho" w:hint="eastAsia"/>
          </w:rPr>
          <w:delText>ください。</w:delText>
        </w:r>
        <w:r w:rsidRPr="00C80EEC" w:rsidDel="008E3728">
          <w:rPr>
            <w:rFonts w:eastAsia="MS Mincho"/>
          </w:rPr>
          <w:delText>。</w:delText>
        </w:r>
      </w:del>
    </w:p>
    <w:p w14:paraId="3CBDAC2E" w14:textId="78C427D1" w:rsidR="00014DA8" w:rsidRPr="00C80EEC" w:rsidDel="008E3728" w:rsidRDefault="00014DA8" w:rsidP="008C1D13">
      <w:pPr>
        <w:pStyle w:val="Heading1"/>
        <w:spacing w:after="120"/>
        <w:rPr>
          <w:del w:id="67" w:author="Brian Pratt" w:date="2023-08-09T14:42:00Z"/>
          <w:rFonts w:eastAsia="MS Mincho"/>
        </w:rPr>
      </w:pPr>
      <w:del w:id="68" w:author="Brian Pratt" w:date="2023-08-09T14:42:00Z">
        <w:r w:rsidRPr="00C80EEC" w:rsidDel="008E3728">
          <w:rPr>
            <w:rFonts w:eastAsia="MS Mincho"/>
          </w:rPr>
          <w:delText>はじめに</w:delText>
        </w:r>
      </w:del>
    </w:p>
    <w:p w14:paraId="53834770" w14:textId="7357F9D8" w:rsidR="00B1645B" w:rsidRPr="00C80EEC" w:rsidDel="008E3728" w:rsidRDefault="00B1645B" w:rsidP="008C1D13">
      <w:pPr>
        <w:spacing w:after="120"/>
        <w:rPr>
          <w:del w:id="69" w:author="Brian Pratt" w:date="2023-08-09T14:42:00Z"/>
          <w:rFonts w:eastAsia="MS Mincho"/>
        </w:rPr>
      </w:pPr>
      <w:del w:id="70" w:author="Brian Pratt" w:date="2023-08-09T14:42:00Z">
        <w:r w:rsidRPr="00C80EEC" w:rsidDel="008E3728">
          <w:rPr>
            <w:rFonts w:eastAsia="MS Mincho"/>
          </w:rPr>
          <w:delText>チュートリアルを始める前に、</w:delText>
        </w:r>
        <w:r w:rsidRPr="00C80EEC" w:rsidDel="008E3728">
          <w:rPr>
            <w:rFonts w:eastAsia="MS Mincho"/>
          </w:rPr>
          <w:delText>zip</w:delText>
        </w:r>
        <w:r w:rsidRPr="00C80EEC" w:rsidDel="008E3728">
          <w:rPr>
            <w:rFonts w:eastAsia="MS Mincho"/>
          </w:rPr>
          <w:delText>ファイルを</w:delText>
        </w:r>
        <w:r w:rsidR="007A0392" w:rsidDel="008E3728">
          <w:rPr>
            <w:rFonts w:eastAsia="MS Mincho" w:hint="eastAsia"/>
          </w:rPr>
          <w:delText>以下のリンクから</w:delText>
        </w:r>
        <w:r w:rsidRPr="00C80EEC" w:rsidDel="008E3728">
          <w:rPr>
            <w:rFonts w:eastAsia="MS Mincho"/>
          </w:rPr>
          <w:delText>ダウンロードしてください。</w:delText>
        </w:r>
      </w:del>
    </w:p>
    <w:p w14:paraId="6E586EA6" w14:textId="78D56C0A" w:rsidR="001C059C" w:rsidRPr="00C80EEC" w:rsidDel="008E3728" w:rsidRDefault="008E3728" w:rsidP="008C1D13">
      <w:pPr>
        <w:rPr>
          <w:del w:id="71" w:author="Brian Pratt" w:date="2023-08-09T14:42:00Z"/>
          <w:rFonts w:eastAsia="MS Mincho"/>
        </w:rPr>
      </w:pPr>
      <w:del w:id="72" w:author="Brian Pratt" w:date="2023-08-09T14:42:00Z">
        <w:r w:rsidDel="008E3728">
          <w:fldChar w:fldCharType="begin"/>
        </w:r>
        <w:r w:rsidDel="008E3728">
          <w:delInstrText xml:space="preserve"> HYPERLINK "https://skyline.ms/tutorials/SmallMoleculeMethodDevAndCEOptimization.zip" </w:delInstrText>
        </w:r>
        <w:r w:rsidDel="008E3728">
          <w:fldChar w:fldCharType="separate"/>
        </w:r>
        <w:r w:rsidR="00B17444" w:rsidRPr="00C80EEC" w:rsidDel="008E3728">
          <w:rPr>
            <w:rStyle w:val="Hyperlink"/>
            <w:rFonts w:eastAsia="MS Mincho"/>
          </w:rPr>
          <w:delText>https://skyline.ms/tutorials/</w:delText>
        </w:r>
        <w:r w:rsidR="001C059C" w:rsidRPr="00C80EEC" w:rsidDel="008E3728">
          <w:rPr>
            <w:rStyle w:val="Hyperlink"/>
            <w:rFonts w:eastAsia="MS Mincho"/>
            <w:highlight w:val="white"/>
          </w:rPr>
          <w:delText>SmallMo</w:delText>
        </w:r>
        <w:r w:rsidR="00B7169E" w:rsidDel="008E3728">
          <w:rPr>
            <w:rStyle w:val="Hyperlink"/>
            <w:rFonts w:eastAsia="MS Mincho" w:hint="eastAsia"/>
            <w:highlight w:val="white"/>
          </w:rPr>
          <w:delText>+</w:delText>
        </w:r>
        <w:r w:rsidR="001C059C" w:rsidRPr="00C80EEC" w:rsidDel="008E3728">
          <w:rPr>
            <w:rStyle w:val="Hyperlink"/>
            <w:rFonts w:eastAsia="MS Mincho"/>
            <w:highlight w:val="white"/>
          </w:rPr>
          <w:delText>leculeMethodDevAndCEOptimization.zip</w:delText>
        </w:r>
        <w:r w:rsidDel="008E3728">
          <w:rPr>
            <w:rStyle w:val="Hyperlink"/>
            <w:rFonts w:eastAsia="MS Mincho"/>
            <w:highlight w:val="white"/>
          </w:rPr>
          <w:fldChar w:fldCharType="end"/>
        </w:r>
      </w:del>
    </w:p>
    <w:p w14:paraId="5199C3C6" w14:textId="355A03E1" w:rsidR="00894BB2" w:rsidRPr="00C80EEC" w:rsidDel="008E3728" w:rsidRDefault="00B1645B" w:rsidP="00894BB2">
      <w:pPr>
        <w:rPr>
          <w:del w:id="73" w:author="Brian Pratt" w:date="2023-08-09T14:42:00Z"/>
          <w:rFonts w:eastAsia="MS Mincho"/>
        </w:rPr>
      </w:pPr>
      <w:del w:id="74" w:author="Brian Pratt" w:date="2023-08-09T14:42:00Z">
        <w:r w:rsidRPr="00C80EEC" w:rsidDel="008E3728">
          <w:rPr>
            <w:rFonts w:eastAsia="MS Mincho"/>
          </w:rPr>
          <w:delText>ファイルを以下のコンピュータ上のフォルダ</w:delText>
        </w:r>
        <w:r w:rsidR="00805DBE" w:rsidDel="008E3728">
          <w:rPr>
            <w:rFonts w:eastAsia="MS Mincho" w:hint="eastAsia"/>
          </w:rPr>
          <w:delText>で</w:delText>
        </w:r>
        <w:r w:rsidRPr="00C80EEC" w:rsidDel="008E3728">
          <w:rPr>
            <w:rFonts w:eastAsia="MS Mincho"/>
          </w:rPr>
          <w:delText>解凍します。</w:delText>
        </w:r>
      </w:del>
    </w:p>
    <w:p w14:paraId="12F86B4F" w14:textId="779CBCC6" w:rsidR="00894BB2" w:rsidRPr="00C80EEC" w:rsidDel="008E3728" w:rsidRDefault="00B1645B" w:rsidP="00894BB2">
      <w:pPr>
        <w:rPr>
          <w:del w:id="75" w:author="Brian Pratt" w:date="2023-08-09T14:42:00Z"/>
          <w:rFonts w:eastAsia="MS Mincho"/>
        </w:rPr>
      </w:pPr>
      <w:del w:id="76" w:author="Brian Pratt" w:date="2023-08-09T14:42:00Z">
        <w:r w:rsidRPr="00C80EEC" w:rsidDel="008E3728">
          <w:rPr>
            <w:rFonts w:eastAsia="MS Mincho"/>
          </w:rPr>
          <w:delText>C:\Users\bspratt\Documents</w:delText>
        </w:r>
      </w:del>
    </w:p>
    <w:p w14:paraId="5F396A26" w14:textId="7E4A9674" w:rsidR="00B1645B" w:rsidRPr="00C80EEC" w:rsidDel="008E3728" w:rsidRDefault="00B1645B" w:rsidP="00894BB2">
      <w:pPr>
        <w:rPr>
          <w:del w:id="77" w:author="Brian Pratt" w:date="2023-08-09T14:42:00Z"/>
          <w:rFonts w:eastAsia="MS Mincho"/>
        </w:rPr>
      </w:pPr>
      <w:del w:id="78" w:author="Brian Pratt" w:date="2023-08-09T14:42:00Z">
        <w:r w:rsidRPr="00C80EEC" w:rsidDel="008E3728">
          <w:rPr>
            <w:rFonts w:eastAsia="MS Mincho"/>
          </w:rPr>
          <w:delText>新しいフォルダが</w:delText>
        </w:r>
        <w:r w:rsidR="00805DBE" w:rsidDel="008E3728">
          <w:rPr>
            <w:rFonts w:eastAsia="MS Mincho" w:hint="eastAsia"/>
          </w:rPr>
          <w:delText>内部に</w:delText>
        </w:r>
        <w:r w:rsidRPr="00C80EEC" w:rsidDel="008E3728">
          <w:rPr>
            <w:rFonts w:eastAsia="MS Mincho"/>
          </w:rPr>
          <w:delText>作成されます。</w:delText>
        </w:r>
      </w:del>
    </w:p>
    <w:p w14:paraId="38AA1357" w14:textId="1BB8393D" w:rsidR="00B1645B" w:rsidRPr="00C80EEC" w:rsidDel="008E3728" w:rsidRDefault="00B1645B" w:rsidP="00813ABF">
      <w:pPr>
        <w:rPr>
          <w:del w:id="79" w:author="Brian Pratt" w:date="2023-08-09T14:42:00Z"/>
          <w:rFonts w:eastAsia="MS Mincho"/>
        </w:rPr>
      </w:pPr>
      <w:del w:id="80" w:author="Brian Pratt" w:date="2023-08-09T14:42:00Z">
        <w:r w:rsidRPr="00C80EEC" w:rsidDel="008E3728">
          <w:rPr>
            <w:rFonts w:eastAsia="MS Mincho"/>
          </w:rPr>
          <w:delText>C:\Users\bspratt\Documents\SmallMolMethodCE</w:delText>
        </w:r>
      </w:del>
    </w:p>
    <w:p w14:paraId="6FB4BAC8" w14:textId="0CCA74A1" w:rsidR="006D251F" w:rsidRPr="00C80EEC" w:rsidDel="008E3728" w:rsidRDefault="00FD7B97" w:rsidP="00813ABF">
      <w:pPr>
        <w:rPr>
          <w:del w:id="81" w:author="Brian Pratt" w:date="2023-08-09T14:42:00Z"/>
          <w:rFonts w:eastAsia="MS Mincho"/>
        </w:rPr>
      </w:pPr>
      <w:del w:id="82" w:author="Brian Pratt" w:date="2023-08-09T14:42:00Z">
        <w:r w:rsidRPr="00C80EEC" w:rsidDel="008E3728">
          <w:rPr>
            <w:rFonts w:eastAsia="MS Mincho"/>
          </w:rPr>
          <w:delText>フォルダにはチュートリアル</w:delText>
        </w:r>
        <w:r w:rsidR="00805DBE" w:rsidDel="008E3728">
          <w:rPr>
            <w:rFonts w:eastAsia="MS Mincho" w:hint="eastAsia"/>
          </w:rPr>
          <w:delText>で</w:delText>
        </w:r>
        <w:r w:rsidRPr="00C80EEC" w:rsidDel="008E3728">
          <w:rPr>
            <w:rFonts w:eastAsia="MS Mincho"/>
          </w:rPr>
          <w:delText>必要なファイルが</w:delText>
        </w:r>
        <w:r w:rsidR="00805DBE" w:rsidDel="008E3728">
          <w:rPr>
            <w:rFonts w:eastAsia="MS Mincho" w:hint="eastAsia"/>
          </w:rPr>
          <w:delText>すべて</w:delText>
        </w:r>
        <w:r w:rsidRPr="00C80EEC" w:rsidDel="008E3728">
          <w:rPr>
            <w:rFonts w:eastAsia="MS Mincho"/>
          </w:rPr>
          <w:delText>含まれています。</w:delText>
        </w:r>
        <w:r w:rsidRPr="00C80EEC" w:rsidDel="008E3728">
          <w:rPr>
            <w:rFonts w:eastAsia="MS Mincho"/>
          </w:rPr>
          <w:delText xml:space="preserve"> </w:delText>
        </w:r>
      </w:del>
    </w:p>
    <w:p w14:paraId="036E841E" w14:textId="2832F80C" w:rsidR="001C059C" w:rsidRPr="00C80EEC" w:rsidDel="008E3728" w:rsidRDefault="00805DBE" w:rsidP="001C059C">
      <w:pPr>
        <w:spacing w:after="120"/>
        <w:rPr>
          <w:del w:id="83" w:author="Brian Pratt" w:date="2023-08-09T14:42:00Z"/>
          <w:rFonts w:eastAsia="MS Mincho"/>
        </w:rPr>
      </w:pPr>
      <w:del w:id="84" w:author="Brian Pratt" w:date="2023-08-09T14:42:00Z">
        <w:r w:rsidDel="008E3728">
          <w:rPr>
            <w:rFonts w:eastAsia="MS Mincho" w:hint="eastAsia"/>
          </w:rPr>
          <w:delText>すでに</w:delText>
        </w:r>
        <w:r w:rsidR="001C059C" w:rsidRPr="00C80EEC" w:rsidDel="008E3728">
          <w:rPr>
            <w:rFonts w:eastAsia="MS Mincho"/>
          </w:rPr>
          <w:delText>Skyline</w:delText>
        </w:r>
        <w:r w:rsidR="001C059C" w:rsidRPr="00C80EEC" w:rsidDel="008E3728">
          <w:rPr>
            <w:rFonts w:eastAsia="MS Mincho"/>
          </w:rPr>
          <w:delText>を使用して</w:delText>
        </w:r>
        <w:r w:rsidDel="008E3728">
          <w:rPr>
            <w:rFonts w:eastAsia="MS Mincho" w:hint="eastAsia"/>
          </w:rPr>
          <w:delText>いるユーザー</w:delText>
        </w:r>
        <w:r w:rsidR="001C059C" w:rsidRPr="00C80EEC" w:rsidDel="008E3728">
          <w:rPr>
            <w:rFonts w:eastAsia="MS Mincho"/>
          </w:rPr>
          <w:delText>は、</w:delText>
        </w:r>
        <w:r w:rsidDel="008E3728">
          <w:rPr>
            <w:rFonts w:eastAsia="MS Mincho" w:hint="eastAsia"/>
          </w:rPr>
          <w:delText>まず</w:delText>
        </w:r>
        <w:r w:rsidR="001C059C" w:rsidRPr="00C80EEC" w:rsidDel="008E3728">
          <w:rPr>
            <w:rFonts w:eastAsia="MS Mincho"/>
          </w:rPr>
          <w:delText>Skyline</w:delText>
        </w:r>
        <w:r w:rsidR="001C059C" w:rsidRPr="00C80EEC" w:rsidDel="008E3728">
          <w:rPr>
            <w:rFonts w:eastAsia="MS Mincho"/>
          </w:rPr>
          <w:delText>をデフォルト設定に戻</w:delText>
        </w:r>
        <w:r w:rsidDel="008E3728">
          <w:rPr>
            <w:rFonts w:eastAsia="MS Mincho" w:hint="eastAsia"/>
          </w:rPr>
          <w:delText>してください</w:delText>
        </w:r>
        <w:r w:rsidR="001C059C" w:rsidRPr="00C80EEC" w:rsidDel="008E3728">
          <w:rPr>
            <w:rFonts w:eastAsia="MS Mincho"/>
          </w:rPr>
          <w:delText>。デフォルト設定に戻す</w:delText>
        </w:r>
        <w:r w:rsidDel="008E3728">
          <w:rPr>
            <w:rFonts w:eastAsia="MS Mincho" w:hint="eastAsia"/>
          </w:rPr>
          <w:delText>方法は</w:delText>
        </w:r>
        <w:r w:rsidR="001C059C" w:rsidRPr="00C80EEC" w:rsidDel="008E3728">
          <w:rPr>
            <w:rFonts w:eastAsia="MS Mincho"/>
          </w:rPr>
          <w:delText>以下の</w:delText>
        </w:r>
        <w:r w:rsidDel="008E3728">
          <w:rPr>
            <w:rFonts w:eastAsia="MS Mincho" w:hint="eastAsia"/>
          </w:rPr>
          <w:delText>通りです</w:delText>
        </w:r>
        <w:r w:rsidR="001C059C" w:rsidRPr="00C80EEC" w:rsidDel="008E3728">
          <w:rPr>
            <w:rFonts w:eastAsia="MS Mincho"/>
          </w:rPr>
          <w:delText>。</w:delText>
        </w:r>
        <w:r w:rsidR="001C059C" w:rsidRPr="00C80EEC" w:rsidDel="008E3728">
          <w:rPr>
            <w:rFonts w:eastAsia="MS Mincho"/>
          </w:rPr>
          <w:delText xml:space="preserve"> </w:delText>
        </w:r>
      </w:del>
    </w:p>
    <w:p w14:paraId="41CF374F" w14:textId="49B19B6D" w:rsidR="001C059C" w:rsidRPr="00C80EEC" w:rsidDel="008E3728" w:rsidRDefault="001C059C" w:rsidP="001C059C">
      <w:pPr>
        <w:pStyle w:val="ListParagraph"/>
        <w:numPr>
          <w:ilvl w:val="0"/>
          <w:numId w:val="25"/>
        </w:numPr>
        <w:rPr>
          <w:del w:id="85" w:author="Brian Pratt" w:date="2023-08-09T14:42:00Z"/>
          <w:rFonts w:eastAsia="MS Mincho"/>
        </w:rPr>
      </w:pPr>
      <w:del w:id="86" w:author="Brian Pratt" w:date="2023-08-09T14:42:00Z">
        <w:r w:rsidRPr="00C80EEC" w:rsidDel="008E3728">
          <w:rPr>
            <w:rFonts w:eastAsia="MS Mincho"/>
          </w:rPr>
          <w:delText>Skyline</w:delText>
        </w:r>
        <w:r w:rsidRPr="00C80EEC" w:rsidDel="008E3728">
          <w:rPr>
            <w:rFonts w:eastAsia="MS Mincho"/>
          </w:rPr>
          <w:delText>を起動します。</w:delText>
        </w:r>
      </w:del>
    </w:p>
    <w:p w14:paraId="4589A552" w14:textId="595B2BB5" w:rsidR="001C059C" w:rsidRPr="00C80EEC" w:rsidDel="008E3728" w:rsidRDefault="001C059C" w:rsidP="001C059C">
      <w:pPr>
        <w:pStyle w:val="ListParagraph"/>
        <w:numPr>
          <w:ilvl w:val="0"/>
          <w:numId w:val="25"/>
        </w:numPr>
        <w:rPr>
          <w:del w:id="87" w:author="Brian Pratt" w:date="2023-08-09T14:42:00Z"/>
          <w:rFonts w:eastAsia="MS Mincho"/>
        </w:rPr>
      </w:pPr>
      <w:del w:id="88" w:author="Brian Pratt" w:date="2023-08-09T14:42:00Z">
        <w:r w:rsidRPr="00C80EEC" w:rsidDel="008E3728">
          <w:rPr>
            <w:rFonts w:eastAsia="MS Mincho"/>
            <w:b/>
            <w:bCs/>
          </w:rPr>
          <w:delText>開始ページ</w:delText>
        </w:r>
        <w:r w:rsidR="00805DBE" w:rsidDel="008E3728">
          <w:rPr>
            <w:rFonts w:eastAsia="MS Mincho" w:hint="eastAsia"/>
          </w:rPr>
          <w:delText>の</w:delText>
        </w:r>
        <w:r w:rsidRPr="00C80EEC" w:rsidDel="008E3728">
          <w:rPr>
            <w:rFonts w:eastAsia="MS Mincho"/>
            <w:b/>
            <w:bCs/>
          </w:rPr>
          <w:delText>空のドキュメント</w:delText>
        </w:r>
        <w:r w:rsidRPr="00C80EEC" w:rsidDel="008E3728">
          <w:rPr>
            <w:rFonts w:eastAsia="MS Mincho"/>
          </w:rPr>
          <w:delText>をクリックします。</w:delText>
        </w:r>
        <w:r w:rsidRPr="00C80EEC" w:rsidDel="008E3728">
          <w:rPr>
            <w:rFonts w:eastAsia="MS Mincho"/>
          </w:rPr>
          <w:delText xml:space="preserve"> </w:delText>
        </w:r>
      </w:del>
    </w:p>
    <w:p w14:paraId="4C98098A" w14:textId="77777777" w:rsidR="001C059C" w:rsidRPr="00C80EEC" w:rsidRDefault="007F3420" w:rsidP="001C059C">
      <w:pPr>
        <w:spacing w:after="120"/>
        <w:rPr>
          <w:rFonts w:eastAsia="MS Mincho"/>
        </w:rPr>
      </w:pPr>
      <w:r w:rsidRPr="00C80EEC">
        <w:rPr>
          <w:rFonts w:eastAsia="MS Mincho"/>
          <w:noProof/>
          <w:lang w:eastAsia="en-US"/>
        </w:rPr>
        <w:drawing>
          <wp:inline distT="0" distB="0" distL="0" distR="0" wp14:anchorId="7C9A78AA" wp14:editId="4D13FA5B">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1781175" cy="1781175"/>
                    </a:xfrm>
                    <a:prstGeom prst="rect">
                      <a:avLst/>
                    </a:prstGeom>
                  </pic:spPr>
                </pic:pic>
              </a:graphicData>
            </a:graphic>
          </wp:inline>
        </w:drawing>
      </w:r>
    </w:p>
    <w:p w14:paraId="42FB5020" w14:textId="77777777" w:rsidR="008E3728" w:rsidRPr="004D70A3" w:rsidRDefault="008E3728" w:rsidP="008E3728">
      <w:pPr>
        <w:pStyle w:val="ListParagraph"/>
        <w:numPr>
          <w:ilvl w:val="0"/>
          <w:numId w:val="26"/>
        </w:numPr>
        <w:spacing w:after="120" w:line="259" w:lineRule="auto"/>
        <w:rPr>
          <w:ins w:id="89" w:author="Brian Pratt" w:date="2023-08-09T14:42:00Z"/>
        </w:rPr>
      </w:pPr>
      <w:ins w:id="90" w:author="Brian Pratt" w:date="2023-08-09T14:42:00Z">
        <w:r>
          <w:rPr>
            <w:bCs/>
          </w:rPr>
          <w:t xml:space="preserve">On the </w:t>
        </w:r>
        <w:r w:rsidRPr="00F544F8">
          <w:rPr>
            <w:b/>
          </w:rPr>
          <w:t>Settings</w:t>
        </w:r>
        <w:r>
          <w:rPr>
            <w:bCs/>
          </w:rPr>
          <w:t xml:space="preserve"> menu, click </w:t>
        </w:r>
        <w:r>
          <w:rPr>
            <w:b/>
          </w:rPr>
          <w:t xml:space="preserve">Default. </w:t>
        </w:r>
      </w:ins>
    </w:p>
    <w:p w14:paraId="3E3DB5D7" w14:textId="77777777" w:rsidR="008E3728" w:rsidRPr="004D70A3" w:rsidRDefault="008E3728" w:rsidP="008E3728">
      <w:pPr>
        <w:pStyle w:val="ListParagraph"/>
        <w:numPr>
          <w:ilvl w:val="0"/>
          <w:numId w:val="26"/>
        </w:numPr>
        <w:spacing w:after="120" w:line="259" w:lineRule="auto"/>
        <w:rPr>
          <w:ins w:id="91" w:author="Brian Pratt" w:date="2023-08-09T14:42:00Z"/>
        </w:rPr>
      </w:pPr>
      <w:ins w:id="92" w:author="Brian Pratt" w:date="2023-08-09T14:42:00Z">
        <w:r>
          <w:t xml:space="preserve">Click </w:t>
        </w:r>
        <w:r w:rsidRPr="004D70A3">
          <w:rPr>
            <w:b/>
            <w:bCs/>
          </w:rPr>
          <w:t xml:space="preserve">No </w:t>
        </w:r>
        <w:r>
          <w:t>on the form asking if you want to save the current settings.</w:t>
        </w:r>
      </w:ins>
    </w:p>
    <w:p w14:paraId="6075C741" w14:textId="77777777" w:rsidR="008E3728" w:rsidRDefault="008E3728" w:rsidP="008E3728">
      <w:pPr>
        <w:rPr>
          <w:ins w:id="93" w:author="Brian Pratt" w:date="2023-08-09T14:42:00Z"/>
        </w:rPr>
      </w:pPr>
      <w:ins w:id="94" w:author="Brian Pratt" w:date="2023-08-09T14:42:00Z">
        <w:r>
          <w:t>The document settings in this instance of Skyline have now been reset to the default.</w:t>
        </w:r>
      </w:ins>
    </w:p>
    <w:p w14:paraId="2169F3C3" w14:textId="77777777" w:rsidR="008E3728" w:rsidRDefault="008E3728" w:rsidP="008E3728">
      <w:pPr>
        <w:spacing w:after="120"/>
        <w:rPr>
          <w:ins w:id="95" w:author="Brian Pratt" w:date="2023-08-09T14:42:00Z"/>
        </w:rPr>
      </w:pPr>
      <w:ins w:id="96" w:author="Brian Pratt" w:date="2023-08-09T14:42:00Z">
        <w:r>
          <w:t>Since this tutorial covers a small molecule topic, you can choose the molecule interface by doing the following:</w:t>
        </w:r>
      </w:ins>
    </w:p>
    <w:p w14:paraId="78B94FEF" w14:textId="77777777" w:rsidR="008E3728" w:rsidRPr="000622F5" w:rsidRDefault="008E3728" w:rsidP="008E3728">
      <w:pPr>
        <w:pStyle w:val="ListParagraph"/>
        <w:numPr>
          <w:ilvl w:val="0"/>
          <w:numId w:val="28"/>
        </w:numPr>
        <w:spacing w:after="120" w:line="259" w:lineRule="auto"/>
        <w:rPr>
          <w:ins w:id="97" w:author="Brian Pratt" w:date="2023-08-09T14:42:00Z"/>
        </w:rPr>
      </w:pPr>
      <w:ins w:id="98" w:author="Brian Pratt" w:date="2023-08-09T14:42:00Z">
        <w:r>
          <w:t xml:space="preserve">Click the user interface control in the upper right-hand corner of the Skyline window, and click </w:t>
        </w:r>
        <w:r>
          <w:rPr>
            <w:b/>
            <w:bCs/>
          </w:rPr>
          <w:t xml:space="preserve">Molecule interface </w:t>
        </w:r>
        <w:r>
          <w:t xml:space="preserve">which looks like this: </w:t>
        </w:r>
      </w:ins>
    </w:p>
    <w:p w14:paraId="7FB2C94C" w14:textId="783C8AB1" w:rsidR="001C059C" w:rsidRPr="00C80EEC" w:rsidDel="008E3728" w:rsidRDefault="008E3728" w:rsidP="008E3728">
      <w:pPr>
        <w:pStyle w:val="ListParagraph"/>
        <w:numPr>
          <w:ilvl w:val="0"/>
          <w:numId w:val="26"/>
        </w:numPr>
        <w:spacing w:after="120" w:line="259" w:lineRule="auto"/>
        <w:rPr>
          <w:del w:id="99" w:author="Brian Pratt" w:date="2023-08-09T14:42:00Z"/>
          <w:rFonts w:eastAsia="MS Mincho"/>
        </w:rPr>
      </w:pPr>
      <w:ins w:id="100" w:author="Brian Pratt" w:date="2023-08-09T14:42:00Z">
        <w:r w:rsidRPr="00C80EEC" w:rsidDel="008E3728">
          <w:rPr>
            <w:rFonts w:eastAsia="MS Mincho"/>
          </w:rPr>
          <w:t xml:space="preserve"> </w:t>
        </w:r>
      </w:ins>
      <w:del w:id="101" w:author="Brian Pratt" w:date="2023-08-09T14:42:00Z">
        <w:r w:rsidR="001C059C" w:rsidRPr="00C80EEC" w:rsidDel="008E3728">
          <w:rPr>
            <w:rFonts w:eastAsia="MS Mincho"/>
          </w:rPr>
          <w:delText xml:space="preserve">[ </w:delText>
        </w:r>
        <w:r w:rsidR="001C059C" w:rsidRPr="00C80EEC" w:rsidDel="008E3728">
          <w:rPr>
            <w:rFonts w:eastAsia="MS Mincho"/>
            <w:b/>
          </w:rPr>
          <w:delText>設定</w:delText>
        </w:r>
        <w:r w:rsidR="001C059C" w:rsidRPr="00C80EEC" w:rsidDel="008E3728">
          <w:rPr>
            <w:rFonts w:eastAsia="MS Mincho"/>
          </w:rPr>
          <w:delText xml:space="preserve"> ] </w:delText>
        </w:r>
        <w:r w:rsidR="001C059C" w:rsidRPr="00C80EEC" w:rsidDel="008E3728">
          <w:rPr>
            <w:rFonts w:eastAsia="MS Mincho"/>
          </w:rPr>
          <w:delText>メニュー</w:delText>
        </w:r>
        <w:r w:rsidR="00805DBE" w:rsidDel="008E3728">
          <w:rPr>
            <w:rFonts w:eastAsia="MS Mincho" w:hint="eastAsia"/>
          </w:rPr>
          <w:delText>の</w:delText>
        </w:r>
        <w:r w:rsidR="001C059C" w:rsidRPr="00C80EEC" w:rsidDel="008E3728">
          <w:rPr>
            <w:rFonts w:eastAsia="MS Mincho"/>
          </w:rPr>
          <w:delText xml:space="preserve">[ </w:delText>
        </w:r>
        <w:r w:rsidR="001C059C" w:rsidRPr="00C80EEC" w:rsidDel="008E3728">
          <w:rPr>
            <w:rFonts w:eastAsia="MS Mincho"/>
            <w:b/>
          </w:rPr>
          <w:delText>デフォルト</w:delText>
        </w:r>
        <w:r w:rsidR="001C059C" w:rsidRPr="00C80EEC" w:rsidDel="008E3728">
          <w:rPr>
            <w:rFonts w:eastAsia="MS Mincho"/>
          </w:rPr>
          <w:delText xml:space="preserve"> ] </w:delText>
        </w:r>
        <w:r w:rsidR="001C059C" w:rsidRPr="00C80EEC" w:rsidDel="008E3728">
          <w:rPr>
            <w:rFonts w:eastAsia="MS Mincho"/>
          </w:rPr>
          <w:delText>をクリックします。</w:delText>
        </w:r>
      </w:del>
    </w:p>
    <w:p w14:paraId="08E16478" w14:textId="0756EDD6" w:rsidR="001C059C" w:rsidRPr="00C80EEC" w:rsidDel="008E3728" w:rsidRDefault="001C059C" w:rsidP="001C059C">
      <w:pPr>
        <w:pStyle w:val="ListParagraph"/>
        <w:numPr>
          <w:ilvl w:val="0"/>
          <w:numId w:val="26"/>
        </w:numPr>
        <w:spacing w:after="120" w:line="259" w:lineRule="auto"/>
        <w:rPr>
          <w:del w:id="102" w:author="Brian Pratt" w:date="2023-08-09T14:42:00Z"/>
          <w:rFonts w:eastAsia="MS Mincho"/>
        </w:rPr>
      </w:pPr>
      <w:del w:id="103" w:author="Brian Pratt" w:date="2023-08-09T14:42:00Z">
        <w:r w:rsidRPr="00C80EEC" w:rsidDel="008E3728">
          <w:rPr>
            <w:rFonts w:eastAsia="MS Mincho"/>
          </w:rPr>
          <w:delText>現在の設定を保存するかどうかで</w:delText>
        </w:r>
        <w:r w:rsidRPr="00C80EEC" w:rsidDel="008E3728">
          <w:rPr>
            <w:rFonts w:eastAsia="MS Mincho"/>
          </w:rPr>
          <w:delText xml:space="preserve"> [ </w:delText>
        </w:r>
        <w:r w:rsidRPr="00C80EEC" w:rsidDel="008E3728">
          <w:rPr>
            <w:rFonts w:eastAsia="MS Mincho"/>
            <w:b/>
            <w:bCs/>
          </w:rPr>
          <w:delText>いいえ</w:delText>
        </w:r>
        <w:r w:rsidRPr="00C80EEC" w:rsidDel="008E3728">
          <w:rPr>
            <w:rFonts w:eastAsia="MS Mincho"/>
          </w:rPr>
          <w:delText xml:space="preserve"> ] </w:delText>
        </w:r>
        <w:r w:rsidRPr="00C80EEC" w:rsidDel="008E3728">
          <w:rPr>
            <w:rFonts w:eastAsia="MS Mincho"/>
          </w:rPr>
          <w:delText>を</w:delText>
        </w:r>
        <w:r w:rsidR="00805DBE" w:rsidDel="008E3728">
          <w:rPr>
            <w:rFonts w:eastAsia="MS Mincho" w:hint="eastAsia"/>
          </w:rPr>
          <w:delText>選択</w:delText>
        </w:r>
        <w:r w:rsidRPr="00C80EEC" w:rsidDel="008E3728">
          <w:rPr>
            <w:rFonts w:eastAsia="MS Mincho"/>
          </w:rPr>
          <w:delText>します。</w:delText>
        </w:r>
      </w:del>
    </w:p>
    <w:p w14:paraId="49D80CCF" w14:textId="53E13592" w:rsidR="001C059C" w:rsidRPr="00C80EEC" w:rsidDel="008E3728" w:rsidRDefault="00805DBE" w:rsidP="001C059C">
      <w:pPr>
        <w:rPr>
          <w:del w:id="104" w:author="Brian Pratt" w:date="2023-08-09T14:42:00Z"/>
          <w:rFonts w:eastAsia="MS Mincho"/>
        </w:rPr>
      </w:pPr>
      <w:del w:id="105" w:author="Brian Pratt" w:date="2023-08-09T14:42:00Z">
        <w:r w:rsidDel="008E3728">
          <w:rPr>
            <w:rFonts w:eastAsia="MS Mincho" w:hint="eastAsia"/>
          </w:rPr>
          <w:delText>これで</w:delText>
        </w:r>
        <w:r w:rsidR="001C059C" w:rsidRPr="00C80EEC" w:rsidDel="008E3728">
          <w:rPr>
            <w:rFonts w:eastAsia="MS Mincho"/>
          </w:rPr>
          <w:delText>Skyline</w:delText>
        </w:r>
        <w:r w:rsidR="001C059C" w:rsidRPr="00C80EEC" w:rsidDel="008E3728">
          <w:rPr>
            <w:rFonts w:eastAsia="MS Mincho"/>
          </w:rPr>
          <w:delText>のドキュメント設定がデフォルトにリセットされました。</w:delText>
        </w:r>
      </w:del>
    </w:p>
    <w:p w14:paraId="00704A67" w14:textId="754B824B" w:rsidR="001C059C" w:rsidRPr="00C80EEC" w:rsidDel="008E3728" w:rsidRDefault="001C059C" w:rsidP="001C059C">
      <w:pPr>
        <w:spacing w:after="120"/>
        <w:rPr>
          <w:del w:id="106" w:author="Brian Pratt" w:date="2023-08-09T14:42:00Z"/>
          <w:rFonts w:eastAsia="MS Mincho"/>
        </w:rPr>
      </w:pPr>
      <w:del w:id="107" w:author="Brian Pratt" w:date="2023-08-09T14:42:00Z">
        <w:r w:rsidRPr="00C80EEC" w:rsidDel="008E3728">
          <w:rPr>
            <w:rFonts w:eastAsia="MS Mincho"/>
          </w:rPr>
          <w:delText>このチュートリアルは</w:delText>
        </w:r>
        <w:r w:rsidR="00805DBE" w:rsidDel="008E3728">
          <w:rPr>
            <w:rFonts w:eastAsia="MS Mincho" w:hint="eastAsia"/>
          </w:rPr>
          <w:delText>低分子化合物</w:delText>
        </w:r>
        <w:r w:rsidRPr="00C80EEC" w:rsidDel="008E3728">
          <w:rPr>
            <w:rFonts w:eastAsia="MS Mincho"/>
          </w:rPr>
          <w:delText>に関するもので分子用インターフェイス</w:delText>
        </w:r>
        <w:r w:rsidR="00805DBE" w:rsidDel="008E3728">
          <w:rPr>
            <w:rFonts w:eastAsia="MS Mincho" w:hint="eastAsia"/>
          </w:rPr>
          <w:delText>が</w:delText>
        </w:r>
        <w:r w:rsidRPr="00C80EEC" w:rsidDel="008E3728">
          <w:rPr>
            <w:rFonts w:eastAsia="MS Mincho"/>
          </w:rPr>
          <w:delText>選択</w:delText>
        </w:r>
        <w:r w:rsidRPr="00C80EEC" w:rsidDel="008E3728">
          <w:rPr>
            <w:rFonts w:eastAsia="MS Mincho" w:hint="eastAsia"/>
          </w:rPr>
          <w:delText>でき</w:delText>
        </w:r>
        <w:r w:rsidRPr="00C80EEC" w:rsidDel="008E3728">
          <w:rPr>
            <w:rFonts w:eastAsia="MS Mincho"/>
          </w:rPr>
          <w:delText>ます。</w:delText>
        </w:r>
      </w:del>
    </w:p>
    <w:p w14:paraId="6EE305CA" w14:textId="5D2A8348" w:rsidR="001C059C" w:rsidRPr="00C80EEC" w:rsidDel="008E3728" w:rsidRDefault="001C059C" w:rsidP="001C059C">
      <w:pPr>
        <w:pStyle w:val="ListParagraph"/>
        <w:numPr>
          <w:ilvl w:val="0"/>
          <w:numId w:val="28"/>
        </w:numPr>
        <w:spacing w:after="120" w:line="259" w:lineRule="auto"/>
        <w:rPr>
          <w:del w:id="108" w:author="Brian Pratt" w:date="2023-08-09T14:42:00Z"/>
          <w:rFonts w:eastAsia="MS Mincho"/>
        </w:rPr>
      </w:pPr>
      <w:del w:id="109" w:author="Brian Pratt" w:date="2023-08-09T14:42:00Z">
        <w:r w:rsidRPr="00C80EEC" w:rsidDel="008E3728">
          <w:rPr>
            <w:rFonts w:eastAsia="MS Mincho"/>
          </w:rPr>
          <w:delText>Skyline</w:delText>
        </w:r>
        <w:r w:rsidRPr="00C80EEC" w:rsidDel="008E3728">
          <w:rPr>
            <w:rFonts w:eastAsia="MS Mincho"/>
          </w:rPr>
          <w:delText>ウィンドウの右上隅にあるユーザーインターフェイス管理をクリックし、</w:delText>
        </w:r>
        <w:r w:rsidRPr="00C80EEC" w:rsidDel="008E3728">
          <w:rPr>
            <w:rFonts w:eastAsia="MS Mincho"/>
          </w:rPr>
          <w:delText xml:space="preserve">[ </w:delText>
        </w:r>
        <w:r w:rsidRPr="00C80EEC" w:rsidDel="008E3728">
          <w:rPr>
            <w:rFonts w:eastAsia="MS Mincho"/>
            <w:b/>
            <w:bCs/>
          </w:rPr>
          <w:delText>分子用インターフェイス</w:delText>
        </w:r>
        <w:r w:rsidRPr="00C80EEC" w:rsidDel="008E3728">
          <w:rPr>
            <w:rFonts w:eastAsia="MS Mincho"/>
          </w:rPr>
          <w:delText xml:space="preserve"> ] </w:delText>
        </w:r>
        <w:r w:rsidRPr="00C80EEC" w:rsidDel="008E3728">
          <w:rPr>
            <w:rFonts w:eastAsia="MS Mincho"/>
          </w:rPr>
          <w:delText>を選択します。</w:delText>
        </w:r>
        <w:r w:rsidRPr="00C80EEC" w:rsidDel="008E3728">
          <w:rPr>
            <w:rFonts w:eastAsia="MS Mincho"/>
          </w:rPr>
          <w:delText xml:space="preserve"> </w:delText>
        </w:r>
      </w:del>
    </w:p>
    <w:p w14:paraId="16621551" w14:textId="77777777" w:rsidR="00997EF1" w:rsidRPr="00C80EEC" w:rsidRDefault="007F3420" w:rsidP="00997EF1">
      <w:pPr>
        <w:spacing w:after="120"/>
        <w:rPr>
          <w:rFonts w:eastAsia="MS Mincho"/>
        </w:rPr>
      </w:pPr>
      <w:r w:rsidRPr="00C80EEC">
        <w:rPr>
          <w:rFonts w:eastAsia="MS Mincho"/>
          <w:noProof/>
          <w:lang w:eastAsia="en-US"/>
        </w:rPr>
        <w:drawing>
          <wp:inline distT="0" distB="0" distL="0" distR="0" wp14:anchorId="127864C8" wp14:editId="2FBEF977">
            <wp:extent cx="1820007" cy="106409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1267" cy="1099914"/>
                    </a:xfrm>
                    <a:prstGeom prst="rect">
                      <a:avLst/>
                    </a:prstGeom>
                    <a:noFill/>
                    <a:ln>
                      <a:noFill/>
                    </a:ln>
                  </pic:spPr>
                </pic:pic>
              </a:graphicData>
            </a:graphic>
          </wp:inline>
        </w:drawing>
      </w:r>
    </w:p>
    <w:p w14:paraId="084F1E87" w14:textId="77777777" w:rsidR="008E3728" w:rsidRPr="0003224B" w:rsidRDefault="008E3728" w:rsidP="008E3728">
      <w:pPr>
        <w:spacing w:after="120"/>
        <w:rPr>
          <w:ins w:id="110" w:author="Brian Pratt" w:date="2023-08-09T14:43:00Z"/>
        </w:rPr>
      </w:pPr>
      <w:ins w:id="111" w:author="Brian Pratt" w:date="2023-08-09T14:43:00Z">
        <w:r>
          <w:t xml:space="preserve">Skyline is operating in molecule mode which is displayed by the molecule icon </w:t>
        </w:r>
        <w:r>
          <w:rPr>
            <w:noProof/>
            <w:lang w:eastAsia="en-US"/>
          </w:rPr>
          <w:drawing>
            <wp:inline distT="0" distB="0" distL="0" distR="0" wp14:anchorId="5E52DF4F" wp14:editId="2C4DB15E">
              <wp:extent cx="248920" cy="160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 Its original proteomics menus and controls are now hidden, allowing you to focus on small molecule analysis.</w:t>
        </w:r>
      </w:ins>
    </w:p>
    <w:p w14:paraId="4BD877E7" w14:textId="7DCEF9B9" w:rsidR="00D9415A" w:rsidRPr="00C80EEC" w:rsidDel="008E3728" w:rsidRDefault="0003224B" w:rsidP="0003224B">
      <w:pPr>
        <w:spacing w:after="120"/>
        <w:rPr>
          <w:del w:id="112" w:author="Brian Pratt" w:date="2023-08-09T14:43:00Z"/>
          <w:rFonts w:eastAsia="MS Mincho"/>
        </w:rPr>
      </w:pPr>
      <w:del w:id="113" w:author="Brian Pratt" w:date="2023-08-09T14:43:00Z">
        <w:r w:rsidRPr="00C80EEC" w:rsidDel="008E3728">
          <w:rPr>
            <w:rFonts w:eastAsia="MS Mincho"/>
          </w:rPr>
          <w:lastRenderedPageBreak/>
          <w:delText>Skyline</w:delText>
        </w:r>
        <w:r w:rsidRPr="00C80EEC" w:rsidDel="008E3728">
          <w:rPr>
            <w:rFonts w:eastAsia="MS Mincho"/>
          </w:rPr>
          <w:delText>ウィンドウの右上隅の分子アイコン</w:delText>
        </w:r>
        <w:r w:rsidRPr="00C80EEC" w:rsidDel="008E3728">
          <w:rPr>
            <w:rFonts w:eastAsia="MS Mincho"/>
          </w:rPr>
          <w:delText xml:space="preserve"> </w:delText>
        </w:r>
        <w:r w:rsidRPr="00C80EEC" w:rsidDel="008E3728">
          <w:rPr>
            <w:rFonts w:eastAsia="MS Mincho"/>
            <w:noProof/>
            <w:lang w:eastAsia="en-US"/>
          </w:rPr>
          <w:drawing>
            <wp:inline distT="0" distB="0" distL="0" distR="0" wp14:anchorId="4C751588" wp14:editId="42C7F14D">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rsidRPr="00C80EEC" w:rsidDel="008E3728">
          <w:rPr>
            <w:rFonts w:eastAsia="MS Mincho"/>
          </w:rPr>
          <w:delText>で表示される分子モードで</w:delText>
        </w:r>
        <w:r w:rsidR="00A15450" w:rsidDel="008E3728">
          <w:rPr>
            <w:rFonts w:eastAsia="MS Mincho" w:hint="eastAsia"/>
          </w:rPr>
          <w:delText>の</w:delText>
        </w:r>
        <w:r w:rsidRPr="00C80EEC" w:rsidDel="008E3728">
          <w:rPr>
            <w:rFonts w:eastAsia="MS Mincho"/>
          </w:rPr>
          <w:delText>動作</w:delText>
        </w:r>
        <w:r w:rsidR="00E2420C" w:rsidDel="008E3728">
          <w:rPr>
            <w:rFonts w:eastAsia="MS Mincho" w:hint="eastAsia"/>
          </w:rPr>
          <w:delText>に切り替わり、</w:delText>
        </w:r>
        <w:r w:rsidRPr="00C80EEC" w:rsidDel="008E3728">
          <w:rPr>
            <w:rFonts w:eastAsia="MS Mincho"/>
          </w:rPr>
          <w:delText>プロテオミクスメニューやコントロールが表示されなくなり</w:delText>
        </w:r>
        <w:r w:rsidR="00E2420C" w:rsidDel="008E3728">
          <w:rPr>
            <w:rFonts w:eastAsia="MS Mincho" w:hint="eastAsia"/>
          </w:rPr>
          <w:delText>ます。</w:delText>
        </w:r>
      </w:del>
    </w:p>
    <w:p w14:paraId="3EFEC13B" w14:textId="77777777" w:rsidR="008E3728" w:rsidRDefault="008E3728" w:rsidP="008E3728">
      <w:pPr>
        <w:pStyle w:val="Heading1"/>
        <w:rPr>
          <w:ins w:id="114" w:author="Brian Pratt" w:date="2023-08-09T14:43:00Z"/>
        </w:rPr>
      </w:pPr>
      <w:ins w:id="115" w:author="Brian Pratt" w:date="2023-08-09T14:43:00Z">
        <w:r>
          <w:t>Importing a Small Molecule Transition List into a Skyline Document</w:t>
        </w:r>
      </w:ins>
    </w:p>
    <w:p w14:paraId="4E47D4DE" w14:textId="77777777" w:rsidR="008E3728" w:rsidRDefault="008E3728" w:rsidP="008E3728">
      <w:pPr>
        <w:rPr>
          <w:ins w:id="116" w:author="Brian Pratt" w:date="2023-08-09T14:43:00Z"/>
        </w:rPr>
      </w:pPr>
      <w:ins w:id="117" w:author="Brian Pratt" w:date="2023-08-09T14:43:00Z">
        <w:r>
          <w:t>The transition lists in this tutorial are from a h</w:t>
        </w:r>
        <w:r w:rsidRPr="00B367AC">
          <w:t xml:space="preserve">igh </w:t>
        </w:r>
        <w:r>
          <w:t>s</w:t>
        </w:r>
        <w:r w:rsidRPr="00B367AC">
          <w:t>peed HIL</w:t>
        </w:r>
        <w:r>
          <w:t xml:space="preserve">IC method, based on </w:t>
        </w:r>
        <w:r>
          <w:fldChar w:fldCharType="begin"/>
        </w:r>
        <w:r>
          <w:instrText xml:space="preserve"> HYPERLINK "https://www.ncbi.nlm.nih.gov/pubmed/28050903" </w:instrText>
        </w:r>
        <w:r>
          <w:fldChar w:fldCharType="separate"/>
        </w:r>
        <w:r w:rsidRPr="0003224B">
          <w:rPr>
            <w:rStyle w:val="Hyperlink"/>
          </w:rPr>
          <w:t>Guder et al. Anal Chem. 2017 Feb 7;89(3):1624-1631</w:t>
        </w:r>
        <w:r>
          <w:rPr>
            <w:rStyle w:val="Hyperlink"/>
          </w:rPr>
          <w:fldChar w:fldCharType="end"/>
        </w:r>
        <w:r w:rsidRPr="00B367AC">
          <w:t>.</w:t>
        </w:r>
        <w:r>
          <w:t xml:space="preserve">  The raw data for the tutorial itself was then collected on an Acquity UPLC coupled to a Waters Xevo TQ-S triple quad.</w:t>
        </w:r>
      </w:ins>
    </w:p>
    <w:p w14:paraId="34BE19B9" w14:textId="77777777" w:rsidR="008E3728" w:rsidRDefault="008E3728" w:rsidP="008E3728">
      <w:pPr>
        <w:keepNext/>
        <w:rPr>
          <w:ins w:id="118" w:author="Brian Pratt" w:date="2023-08-09T14:43:00Z"/>
        </w:rPr>
      </w:pPr>
      <w:ins w:id="119" w:author="Brian Pratt" w:date="2023-08-09T14:43:00Z">
        <w:r>
          <w:t>This is the published transition list:</w:t>
        </w:r>
      </w:ins>
    </w:p>
    <w:p w14:paraId="4A7CAA97" w14:textId="6463E5F4" w:rsidR="00B75372" w:rsidRPr="00C80EEC" w:rsidDel="008E3728" w:rsidRDefault="00DA269D" w:rsidP="0003224B">
      <w:pPr>
        <w:pStyle w:val="Heading1"/>
        <w:rPr>
          <w:del w:id="120" w:author="Brian Pratt" w:date="2023-08-09T14:43:00Z"/>
          <w:rFonts w:eastAsia="MS Mincho"/>
        </w:rPr>
      </w:pPr>
      <w:del w:id="121" w:author="Brian Pratt" w:date="2023-08-09T14:43:00Z">
        <w:r w:rsidDel="008E3728">
          <w:rPr>
            <w:rFonts w:eastAsia="MS Mincho" w:hint="eastAsia"/>
          </w:rPr>
          <w:delText>低分子化合物の</w:delText>
        </w:r>
        <w:r w:rsidR="00CE0EDE" w:rsidRPr="00C80EEC" w:rsidDel="008E3728">
          <w:rPr>
            <w:rFonts w:eastAsia="MS Mincho"/>
          </w:rPr>
          <w:delText>トランジションリストのインポート</w:delText>
        </w:r>
      </w:del>
    </w:p>
    <w:p w14:paraId="2BA93C3F" w14:textId="291A830E" w:rsidR="00B367AC" w:rsidRPr="00C80EEC" w:rsidDel="008E3728" w:rsidRDefault="00B367AC" w:rsidP="00681C9F">
      <w:pPr>
        <w:rPr>
          <w:del w:id="122" w:author="Brian Pratt" w:date="2023-08-09T14:43:00Z"/>
          <w:rFonts w:eastAsia="MS Mincho"/>
        </w:rPr>
      </w:pPr>
      <w:del w:id="123" w:author="Brian Pratt" w:date="2023-08-09T14:43:00Z">
        <w:r w:rsidRPr="00C80EEC" w:rsidDel="008E3728">
          <w:rPr>
            <w:rFonts w:eastAsia="MS Mincho"/>
          </w:rPr>
          <w:delText>本チュートリアルの</w:delText>
        </w:r>
        <w:r w:rsidR="00681C9F" w:rsidDel="008E3728">
          <w:rPr>
            <w:rFonts w:eastAsia="MS Mincho" w:hint="eastAsia"/>
          </w:rPr>
          <w:delText>Raw</w:delText>
        </w:r>
        <w:r w:rsidR="00681C9F" w:rsidDel="008E3728">
          <w:rPr>
            <w:rFonts w:eastAsia="MS Mincho" w:hint="eastAsia"/>
          </w:rPr>
          <w:delText>データは</w:delText>
        </w:r>
        <w:r w:rsidR="00DA269D" w:rsidDel="008E3728">
          <w:rPr>
            <w:rFonts w:eastAsia="MS Mincho" w:hint="eastAsia"/>
          </w:rPr>
          <w:delText>UPLC</w:delText>
        </w:r>
        <w:r w:rsidR="00DA269D" w:rsidDel="008E3728">
          <w:rPr>
            <w:rFonts w:eastAsia="MS Mincho"/>
          </w:rPr>
          <w:delText>-MS/MS</w:delText>
        </w:r>
        <w:r w:rsidR="00A15450" w:rsidDel="008E3728">
          <w:rPr>
            <w:rFonts w:eastAsia="MS Mincho" w:hint="eastAsia"/>
          </w:rPr>
          <w:delText>（</w:delText>
        </w:r>
        <w:r w:rsidR="00681C9F" w:rsidDel="008E3728">
          <w:rPr>
            <w:rFonts w:eastAsia="MS Mincho" w:hint="eastAsia"/>
          </w:rPr>
          <w:delText>W</w:delText>
        </w:r>
        <w:r w:rsidR="00681C9F" w:rsidDel="008E3728">
          <w:rPr>
            <w:rFonts w:eastAsia="MS Mincho"/>
          </w:rPr>
          <w:delText>aters</w:delText>
        </w:r>
        <w:r w:rsidR="00681C9F" w:rsidDel="008E3728">
          <w:rPr>
            <w:rFonts w:eastAsia="MS Mincho" w:hint="eastAsia"/>
          </w:rPr>
          <w:delText>の</w:delText>
        </w:r>
        <w:r w:rsidR="00681C9F" w:rsidRPr="00C80EEC" w:rsidDel="008E3728">
          <w:rPr>
            <w:rFonts w:eastAsia="MS Mincho"/>
          </w:rPr>
          <w:delText>Acquity UPLC</w:delText>
        </w:r>
        <w:r w:rsidR="00681C9F" w:rsidDel="008E3728">
          <w:rPr>
            <w:rFonts w:eastAsia="MS Mincho" w:hint="eastAsia"/>
          </w:rPr>
          <w:delText>-</w:delText>
        </w:r>
        <w:r w:rsidR="00681C9F" w:rsidRPr="00C80EEC" w:rsidDel="008E3728">
          <w:rPr>
            <w:rFonts w:eastAsia="MS Mincho"/>
          </w:rPr>
          <w:delText xml:space="preserve"> Xevo TQ-S</w:delText>
        </w:r>
        <w:r w:rsidR="00A15450" w:rsidDel="008E3728">
          <w:rPr>
            <w:rFonts w:eastAsia="MS Mincho" w:hint="eastAsia"/>
          </w:rPr>
          <w:delText>）</w:delText>
        </w:r>
        <w:r w:rsidR="00DA269D" w:rsidDel="008E3728">
          <w:rPr>
            <w:rFonts w:eastAsia="MS Mincho" w:hint="eastAsia"/>
          </w:rPr>
          <w:delText>で</w:delText>
        </w:r>
        <w:r w:rsidR="00681C9F" w:rsidDel="008E3728">
          <w:rPr>
            <w:rFonts w:eastAsia="MS Mincho" w:hint="eastAsia"/>
          </w:rPr>
          <w:delText>データ</w:delText>
        </w:r>
        <w:r w:rsidR="00DA269D" w:rsidDel="008E3728">
          <w:rPr>
            <w:rFonts w:eastAsia="MS Mincho" w:hint="eastAsia"/>
          </w:rPr>
          <w:delText>取得された</w:delText>
        </w:r>
        <w:r w:rsidRPr="00C80EEC" w:rsidDel="008E3728">
          <w:rPr>
            <w:rFonts w:eastAsia="MS Mincho"/>
          </w:rPr>
          <w:delText>もの</w:delText>
        </w:r>
        <w:r w:rsidR="00681C9F" w:rsidDel="008E3728">
          <w:rPr>
            <w:rFonts w:eastAsia="MS Mincho" w:hint="eastAsia"/>
          </w:rPr>
          <w:delText>で</w:delText>
        </w:r>
        <w:r w:rsidR="0019672B" w:rsidDel="008E3728">
          <w:rPr>
            <w:rFonts w:eastAsia="MS Mincho" w:hint="eastAsia"/>
          </w:rPr>
          <w:delText>すが、</w:delText>
        </w:r>
        <w:r w:rsidR="00681C9F" w:rsidRPr="00C80EEC" w:rsidDel="008E3728">
          <w:rPr>
            <w:rFonts w:eastAsia="MS Mincho"/>
          </w:rPr>
          <w:delText>トランジション</w:delText>
        </w:r>
        <w:r w:rsidR="00681C9F" w:rsidDel="008E3728">
          <w:rPr>
            <w:rFonts w:eastAsia="MS Mincho" w:hint="eastAsia"/>
          </w:rPr>
          <w:delText>リストは</w:delText>
        </w:r>
        <w:r w:rsidR="00681C9F" w:rsidDel="008E3728">
          <w:rPr>
            <w:rFonts w:eastAsia="MS Mincho" w:hint="eastAsia"/>
          </w:rPr>
          <w:delText>Agilent</w:delText>
        </w:r>
        <w:r w:rsidR="00681C9F" w:rsidDel="008E3728">
          <w:rPr>
            <w:rFonts w:eastAsia="MS Mincho" w:hint="eastAsia"/>
          </w:rPr>
          <w:delText>の</w:delText>
        </w:r>
        <w:r w:rsidR="0019672B" w:rsidDel="008E3728">
          <w:rPr>
            <w:rFonts w:eastAsia="MS Mincho" w:hint="eastAsia"/>
          </w:rPr>
          <w:delText>質量分析</w:delText>
        </w:r>
        <w:r w:rsidR="00681C9F" w:rsidDel="008E3728">
          <w:rPr>
            <w:rFonts w:eastAsia="MS Mincho" w:hint="eastAsia"/>
          </w:rPr>
          <w:delText>装置（</w:delText>
        </w:r>
        <w:r w:rsidR="00681C9F" w:rsidRPr="00681C9F" w:rsidDel="008E3728">
          <w:rPr>
            <w:rFonts w:eastAsia="MS Mincho"/>
          </w:rPr>
          <w:delText>Agilent 1290 Infinity II</w:delText>
        </w:r>
        <w:r w:rsidR="00681C9F" w:rsidDel="008E3728">
          <w:rPr>
            <w:rFonts w:eastAsia="MS Mincho" w:hint="eastAsia"/>
          </w:rPr>
          <w:delText xml:space="preserve"> </w:delText>
        </w:r>
        <w:r w:rsidR="00681C9F" w:rsidRPr="00681C9F" w:rsidDel="008E3728">
          <w:rPr>
            <w:rFonts w:eastAsia="MS Mincho"/>
          </w:rPr>
          <w:delText xml:space="preserve">UHPLC </w:delText>
        </w:r>
        <w:r w:rsidR="00681C9F" w:rsidDel="008E3728">
          <w:rPr>
            <w:rFonts w:eastAsia="MS Mincho"/>
          </w:rPr>
          <w:delText>-</w:delText>
        </w:r>
        <w:r w:rsidR="00681C9F" w:rsidRPr="00681C9F" w:rsidDel="008E3728">
          <w:delText xml:space="preserve"> </w:delText>
        </w:r>
        <w:r w:rsidR="00681C9F" w:rsidRPr="00681C9F" w:rsidDel="008E3728">
          <w:rPr>
            <w:rFonts w:eastAsia="MS Mincho"/>
          </w:rPr>
          <w:delText>6495 triple quadrupole</w:delText>
        </w:r>
        <w:r w:rsidR="00681C9F" w:rsidDel="008E3728">
          <w:rPr>
            <w:rFonts w:eastAsia="MS Mincho"/>
          </w:rPr>
          <w:delText xml:space="preserve"> </w:delText>
        </w:r>
        <w:r w:rsidR="00681C9F" w:rsidRPr="00681C9F" w:rsidDel="008E3728">
          <w:rPr>
            <w:rFonts w:eastAsia="MS Mincho"/>
          </w:rPr>
          <w:delText>mass spectrometer</w:delText>
        </w:r>
        <w:r w:rsidR="00681C9F" w:rsidDel="008E3728">
          <w:rPr>
            <w:rFonts w:eastAsia="MS Mincho" w:hint="eastAsia"/>
          </w:rPr>
          <w:delText>）と</w:delText>
        </w:r>
        <w:r w:rsidR="00681C9F" w:rsidDel="008E3728">
          <w:rPr>
            <w:rFonts w:eastAsia="MS Mincho" w:hint="eastAsia"/>
          </w:rPr>
          <w:delText>HILIC</w:delText>
        </w:r>
        <w:r w:rsidR="00681C9F" w:rsidDel="008E3728">
          <w:rPr>
            <w:rFonts w:eastAsia="MS Mincho" w:hint="eastAsia"/>
          </w:rPr>
          <w:delText>カラムで測定した過去文献に基づいています</w:delText>
        </w:r>
        <w:r w:rsidR="00DA269D" w:rsidDel="008E3728">
          <w:rPr>
            <w:rFonts w:eastAsia="MS Mincho" w:hint="eastAsia"/>
          </w:rPr>
          <w:delText>す（</w:delText>
        </w:r>
        <w:r w:rsidR="008E3728" w:rsidDel="008E3728">
          <w:fldChar w:fldCharType="begin"/>
        </w:r>
        <w:r w:rsidR="008E3728" w:rsidDel="008E3728">
          <w:delInstrText xml:space="preserve"> HYPERLINK "https://www.ncbi.nlm.nih.gov/pubmed/28050903" </w:delInstrText>
        </w:r>
        <w:r w:rsidR="008E3728" w:rsidDel="008E3728">
          <w:fldChar w:fldCharType="separate"/>
        </w:r>
        <w:r w:rsidRPr="00C80EEC" w:rsidDel="008E3728">
          <w:rPr>
            <w:rStyle w:val="Hyperlink"/>
            <w:rFonts w:eastAsia="MS Mincho"/>
          </w:rPr>
          <w:delText>Guder et al. Anal Chem. 2017 Feb 7;89(3):1624-1631</w:delText>
        </w:r>
        <w:r w:rsidR="008E3728" w:rsidDel="008E3728">
          <w:rPr>
            <w:rStyle w:val="Hyperlink"/>
            <w:rFonts w:eastAsia="MS Mincho"/>
          </w:rPr>
          <w:fldChar w:fldCharType="end"/>
        </w:r>
        <w:r w:rsidR="00DA269D" w:rsidDel="008E3728">
          <w:rPr>
            <w:rFonts w:eastAsia="MS Mincho" w:hint="eastAsia"/>
          </w:rPr>
          <w:delText>）</w:delText>
        </w:r>
        <w:r w:rsidRPr="00C80EEC" w:rsidDel="008E3728">
          <w:rPr>
            <w:rFonts w:eastAsia="MS Mincho"/>
          </w:rPr>
          <w:delText>。</w:delText>
        </w:r>
      </w:del>
    </w:p>
    <w:p w14:paraId="16790B1D" w14:textId="72443DAB" w:rsidR="003051C2" w:rsidRPr="00C80EEC" w:rsidDel="008E3728" w:rsidRDefault="00B367AC" w:rsidP="00E25D19">
      <w:pPr>
        <w:keepNext/>
        <w:rPr>
          <w:del w:id="124" w:author="Brian Pratt" w:date="2023-08-09T14:43:00Z"/>
          <w:rFonts w:eastAsia="MS Mincho"/>
        </w:rPr>
      </w:pPr>
      <w:del w:id="125" w:author="Brian Pratt" w:date="2023-08-09T14:43:00Z">
        <w:r w:rsidRPr="00C80EEC" w:rsidDel="008E3728">
          <w:rPr>
            <w:rFonts w:eastAsia="MS Mincho"/>
          </w:rPr>
          <w:delText>公開されているトランジションリスト</w:delText>
        </w:r>
        <w:r w:rsidR="00681C9F" w:rsidDel="008E3728">
          <w:rPr>
            <w:rFonts w:eastAsia="MS Mincho" w:hint="eastAsia"/>
          </w:rPr>
          <w:delText>は以下の通り</w:delText>
        </w:r>
        <w:r w:rsidRPr="00C80EEC" w:rsidDel="008E3728">
          <w:rPr>
            <w:rFonts w:eastAsia="MS Mincho"/>
          </w:rPr>
          <w:delText>です。</w:delText>
        </w:r>
      </w:del>
    </w:p>
    <w:p w14:paraId="3FF50F00" w14:textId="77777777" w:rsidR="008E3728" w:rsidRDefault="003051C2" w:rsidP="008E3728">
      <w:pPr>
        <w:rPr>
          <w:ins w:id="126" w:author="Brian Pratt" w:date="2023-08-09T14:44:00Z"/>
        </w:rPr>
      </w:pPr>
      <w:r w:rsidRPr="00C80EEC">
        <w:rPr>
          <w:rFonts w:eastAsia="MS Mincho"/>
          <w:noProof/>
          <w:lang w:eastAsia="en-US"/>
        </w:rPr>
        <w:drawing>
          <wp:inline distT="0" distB="0" distL="0" distR="0" wp14:anchorId="0B80EA39" wp14:editId="6BA6389D">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cstate="print"/>
                    <a:stretch>
                      <a:fillRect/>
                    </a:stretch>
                  </pic:blipFill>
                  <pic:spPr>
                    <a:xfrm>
                      <a:off x="0" y="0"/>
                      <a:ext cx="5356918" cy="3591418"/>
                    </a:xfrm>
                    <a:prstGeom prst="rect">
                      <a:avLst/>
                    </a:prstGeom>
                  </pic:spPr>
                </pic:pic>
              </a:graphicData>
            </a:graphic>
          </wp:inline>
        </w:drawing>
      </w:r>
      <w:ins w:id="127" w:author="Brian Pratt" w:date="2023-08-09T14:44:00Z">
        <w:r w:rsidR="008E3728">
          <w:t xml:space="preserve">It provides information about light (12C) and heavy (13C) precursor and fragment </w:t>
        </w:r>
        <w:r w:rsidR="008E3728" w:rsidRPr="004812FA">
          <w:rPr>
            <w:i/>
            <w:iCs/>
          </w:rPr>
          <w:t>m/z</w:t>
        </w:r>
        <w:r w:rsidR="008E3728">
          <w:t xml:space="preserve"> and charge for each molecule. For the purposes of this tutorial, you will work only with the negative mode entries. The collision energy (CE) values are from an</w:t>
        </w:r>
        <w:r w:rsidR="008E3728" w:rsidRPr="004C6480">
          <w:t xml:space="preserve"> Agilent 6495</w:t>
        </w:r>
        <w:r w:rsidR="008E3728">
          <w:t xml:space="preserve"> triple quadrupole mass spectrometer. You will use these as a starting point even though you will develop a new method for Waters Xevo TQ-S as we did to collect the data files you will use.</w:t>
        </w:r>
      </w:ins>
    </w:p>
    <w:p w14:paraId="374D4160" w14:textId="77777777" w:rsidR="008E3728" w:rsidRDefault="008E3728" w:rsidP="008E3728">
      <w:pPr>
        <w:rPr>
          <w:ins w:id="128" w:author="Brian Pratt" w:date="2023-08-09T14:44:00Z"/>
        </w:rPr>
      </w:pPr>
      <w:ins w:id="129" w:author="Brian Pratt" w:date="2023-08-09T14:44:00Z">
        <w:r>
          <w:t>With a little effort in Excel or another spreadsheet editor, the table above can be reformatted so that Skyline can read it. For instance, the heavy and light versions of each transition are expected to be on different lines as in an instrument transition list. The result of this reformatting can be found in the “</w:t>
        </w:r>
        <w:r w:rsidRPr="002B08B3">
          <w:t>Energy_TransitionList.csv</w:t>
        </w:r>
        <w:r>
          <w:t>” file provided in the folder you created at the start of this tutorial.</w:t>
        </w:r>
      </w:ins>
    </w:p>
    <w:p w14:paraId="29D1D991" w14:textId="77777777" w:rsidR="008E3728" w:rsidRDefault="008E3728" w:rsidP="008E3728">
      <w:pPr>
        <w:rPr>
          <w:ins w:id="130" w:author="Brian Pratt" w:date="2023-08-09T14:44:00Z"/>
        </w:rPr>
      </w:pPr>
      <w:ins w:id="131" w:author="Brian Pratt" w:date="2023-08-09T14:44:00Z">
        <w:r>
          <w:t xml:space="preserve">You can bypass the </w:t>
        </w:r>
        <w:r w:rsidRPr="00860D98">
          <w:rPr>
            <w:b/>
          </w:rPr>
          <w:t>Insert Transition List</w:t>
        </w:r>
        <w:r>
          <w:t xml:space="preserve"> form reached through the menu option </w:t>
        </w:r>
        <w:r>
          <w:rPr>
            <w:b/>
          </w:rPr>
          <w:t>Edit</w:t>
        </w:r>
        <w:r>
          <w:t xml:space="preserve"> &gt; </w:t>
        </w:r>
        <w:r>
          <w:rPr>
            <w:b/>
          </w:rPr>
          <w:t>Insert</w:t>
        </w:r>
        <w:r>
          <w:t xml:space="preserve"> &gt; </w:t>
        </w:r>
        <w:r>
          <w:rPr>
            <w:b/>
          </w:rPr>
          <w:t>Transition List</w:t>
        </w:r>
        <w:r>
          <w:t xml:space="preserve"> and simply paste everything (include the header row) into the Skyline </w:t>
        </w:r>
        <w:r w:rsidRPr="00860D98">
          <w:rPr>
            <w:b/>
          </w:rPr>
          <w:t>Targets</w:t>
        </w:r>
        <w:r>
          <w:t xml:space="preserve"> view. To do this, perform the following steps:</w:t>
        </w:r>
      </w:ins>
    </w:p>
    <w:p w14:paraId="72945368" w14:textId="77777777" w:rsidR="008E3728" w:rsidRDefault="008E3728" w:rsidP="008E3728">
      <w:pPr>
        <w:pStyle w:val="ListParagraph"/>
        <w:numPr>
          <w:ilvl w:val="0"/>
          <w:numId w:val="7"/>
        </w:numPr>
        <w:rPr>
          <w:ins w:id="132" w:author="Brian Pratt" w:date="2023-08-09T14:44:00Z"/>
        </w:rPr>
      </w:pPr>
      <w:ins w:id="133" w:author="Brian Pratt" w:date="2023-08-09T14:44:00Z">
        <w:r>
          <w:t>In Excel or any text editor, open “Energy_TransitionList.csv” from the folder you created at the start of this tutorial.</w:t>
        </w:r>
      </w:ins>
    </w:p>
    <w:p w14:paraId="3F50C4C7" w14:textId="77777777" w:rsidR="008E3728" w:rsidRDefault="008E3728" w:rsidP="008E3728">
      <w:pPr>
        <w:pStyle w:val="ListParagraph"/>
        <w:numPr>
          <w:ilvl w:val="0"/>
          <w:numId w:val="7"/>
        </w:numPr>
        <w:rPr>
          <w:ins w:id="134" w:author="Brian Pratt" w:date="2023-08-09T14:44:00Z"/>
        </w:rPr>
      </w:pPr>
      <w:ins w:id="135" w:author="Brian Pratt" w:date="2023-08-09T14:44:00Z">
        <w:r w:rsidRPr="002B08B3">
          <w:rPr>
            <w:b/>
          </w:rPr>
          <w:lastRenderedPageBreak/>
          <w:t>Select</w:t>
        </w:r>
        <w:r w:rsidRPr="004812FA">
          <w:rPr>
            <w:b/>
            <w:bCs/>
          </w:rPr>
          <w:t xml:space="preserve"> All</w:t>
        </w:r>
        <w:r>
          <w:t xml:space="preserve"> (Ctrl-A), then </w:t>
        </w:r>
        <w:r w:rsidRPr="004812FA">
          <w:rPr>
            <w:b/>
            <w:bCs/>
          </w:rPr>
          <w:t>Copy</w:t>
        </w:r>
        <w:r>
          <w:rPr>
            <w:bCs/>
          </w:rPr>
          <w:t xml:space="preserve"> (Ctrl-C)</w:t>
        </w:r>
        <w:r>
          <w:t>. Make sure you have included the header row.</w:t>
        </w:r>
      </w:ins>
    </w:p>
    <w:p w14:paraId="1899D3D9" w14:textId="77777777" w:rsidR="008E3728" w:rsidRDefault="008E3728" w:rsidP="008E3728">
      <w:pPr>
        <w:pStyle w:val="ListParagraph"/>
        <w:numPr>
          <w:ilvl w:val="0"/>
          <w:numId w:val="7"/>
        </w:numPr>
        <w:rPr>
          <w:ins w:id="136" w:author="Brian Pratt" w:date="2023-08-09T14:44:00Z"/>
        </w:rPr>
      </w:pPr>
      <w:ins w:id="137" w:author="Brian Pratt" w:date="2023-08-09T14:44:00Z">
        <w:r>
          <w:t xml:space="preserve">Switch back to Skyline and on the </w:t>
        </w:r>
        <w:r w:rsidRPr="002B08B3">
          <w:rPr>
            <w:b/>
          </w:rPr>
          <w:t>Edit</w:t>
        </w:r>
        <w:r>
          <w:t xml:space="preserve"> menu, click </w:t>
        </w:r>
        <w:r w:rsidRPr="002B08B3">
          <w:rPr>
            <w:b/>
          </w:rPr>
          <w:t>Paste</w:t>
        </w:r>
        <w:r w:rsidRPr="00100B0B">
          <w:t xml:space="preserve"> (Ctrl-V)</w:t>
        </w:r>
        <w:r>
          <w:t>.</w:t>
        </w:r>
      </w:ins>
    </w:p>
    <w:p w14:paraId="6060DF3B" w14:textId="77777777" w:rsidR="008E3728" w:rsidRDefault="008E3728" w:rsidP="008E3728">
      <w:pPr>
        <w:rPr>
          <w:ins w:id="138" w:author="Brian Pratt" w:date="2023-08-09T14:44:00Z"/>
        </w:rPr>
      </w:pPr>
      <w:ins w:id="139" w:author="Brian Pratt" w:date="2023-08-09T14:44:00Z">
        <w:r>
          <w:t>Skyline will present a window confirming its understanding of your column headers:</w:t>
        </w:r>
      </w:ins>
    </w:p>
    <w:p w14:paraId="7F60CB7F" w14:textId="38CFE988" w:rsidR="008E3728" w:rsidRDefault="008E3728" w:rsidP="008E3728">
      <w:pPr>
        <w:rPr>
          <w:ins w:id="140" w:author="Brian Pratt" w:date="2023-08-09T14:44:00Z"/>
        </w:rPr>
      </w:pPr>
      <w:ins w:id="141" w:author="Brian Pratt" w:date="2023-08-09T14:44:00Z">
        <w:r>
          <w:rPr>
            <w:noProof/>
            <w:lang w:eastAsia="en-US"/>
          </w:rPr>
          <w:drawing>
            <wp:inline distT="0" distB="0" distL="0" distR="0" wp14:anchorId="1B3EDA2E" wp14:editId="44B6A7E8">
              <wp:extent cx="5943600" cy="23952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95220"/>
                      </a:xfrm>
                      <a:prstGeom prst="rect">
                        <a:avLst/>
                      </a:prstGeom>
                    </pic:spPr>
                  </pic:pic>
                </a:graphicData>
              </a:graphic>
            </wp:inline>
          </w:drawing>
        </w:r>
      </w:ins>
    </w:p>
    <w:p w14:paraId="3F6BCB03" w14:textId="77777777" w:rsidR="008E3728" w:rsidRDefault="008E3728" w:rsidP="008E3728">
      <w:pPr>
        <w:pStyle w:val="ListParagraph"/>
        <w:numPr>
          <w:ilvl w:val="0"/>
          <w:numId w:val="30"/>
        </w:numPr>
        <w:rPr>
          <w:ins w:id="142" w:author="Brian Pratt" w:date="2023-08-09T14:44:00Z"/>
        </w:rPr>
      </w:pPr>
      <w:ins w:id="143" w:author="Brian Pratt" w:date="2023-08-09T14:44:00Z">
        <w:r>
          <w:t xml:space="preserve">Click the </w:t>
        </w:r>
        <w:r>
          <w:rPr>
            <w:b/>
          </w:rPr>
          <w:t>OK</w:t>
        </w:r>
        <w:r>
          <w:t xml:space="preserve"> button.</w:t>
        </w:r>
      </w:ins>
    </w:p>
    <w:p w14:paraId="2557FFF1" w14:textId="77777777" w:rsidR="008E3728" w:rsidRDefault="008E3728" w:rsidP="008E3728">
      <w:pPr>
        <w:rPr>
          <w:ins w:id="144" w:author="Brian Pratt" w:date="2023-08-09T14:44:00Z"/>
        </w:rPr>
      </w:pPr>
    </w:p>
    <w:p w14:paraId="3C028FD3" w14:textId="77777777" w:rsidR="008E3728" w:rsidRDefault="008E3728" w:rsidP="008E3728">
      <w:pPr>
        <w:keepNext/>
        <w:rPr>
          <w:ins w:id="145" w:author="Brian Pratt" w:date="2023-08-09T14:44:00Z"/>
          <w:noProof/>
        </w:rPr>
      </w:pPr>
      <w:ins w:id="146" w:author="Brian Pratt" w:date="2023-08-09T14:44:00Z">
        <w:r>
          <w:rPr>
            <w:noProof/>
          </w:rPr>
          <w:lastRenderedPageBreak/>
          <w:t>Your Skyline window should now look something like this:</w:t>
        </w:r>
      </w:ins>
    </w:p>
    <w:p w14:paraId="4954723C" w14:textId="41C26222" w:rsidR="008E3728" w:rsidRDefault="008E3728" w:rsidP="008E3728">
      <w:pPr>
        <w:rPr>
          <w:ins w:id="147" w:author="Brian Pratt" w:date="2023-08-09T14:44:00Z"/>
        </w:rPr>
      </w:pPr>
      <w:ins w:id="148" w:author="Brian Pratt" w:date="2023-08-09T14:45:00Z">
        <w:r>
          <w:rPr>
            <w:noProof/>
            <w:lang w:eastAsia="en-US"/>
          </w:rPr>
          <w:drawing>
            <wp:inline distT="0" distB="0" distL="0" distR="0" wp14:anchorId="593B878B" wp14:editId="0B0550D4">
              <wp:extent cx="5943600" cy="44088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08805"/>
                      </a:xfrm>
                      <a:prstGeom prst="rect">
                        <a:avLst/>
                      </a:prstGeom>
                    </pic:spPr>
                  </pic:pic>
                </a:graphicData>
              </a:graphic>
            </wp:inline>
          </w:drawing>
        </w:r>
      </w:ins>
    </w:p>
    <w:tbl>
      <w:tblPr>
        <w:tblStyle w:val="TableGrid"/>
        <w:tblW w:w="0" w:type="auto"/>
        <w:tblLook w:val="04A0" w:firstRow="1" w:lastRow="0" w:firstColumn="1" w:lastColumn="0" w:noHBand="0" w:noVBand="1"/>
      </w:tblPr>
      <w:tblGrid>
        <w:gridCol w:w="9576"/>
      </w:tblGrid>
      <w:tr w:rsidR="008E3728" w14:paraId="2A3C32F7" w14:textId="77777777" w:rsidTr="008E3728">
        <w:trPr>
          <w:ins w:id="149" w:author="Brian Pratt" w:date="2023-08-09T14:44:00Z"/>
        </w:trPr>
        <w:tc>
          <w:tcPr>
            <w:tcW w:w="9576" w:type="dxa"/>
          </w:tcPr>
          <w:p w14:paraId="47AF46CE" w14:textId="77777777" w:rsidR="008E3728" w:rsidRDefault="008E3728" w:rsidP="008E3728">
            <w:pPr>
              <w:spacing w:after="0"/>
              <w:rPr>
                <w:ins w:id="150" w:author="Brian Pratt" w:date="2023-08-09T14:44:00Z"/>
              </w:rPr>
            </w:pPr>
            <w:ins w:id="151" w:author="Brian Pratt" w:date="2023-08-09T14:44:00Z">
              <w:r>
                <w:t xml:space="preserve">NOTE: In this tutorial, you have provided only </w:t>
              </w:r>
              <w:r w:rsidRPr="004812FA">
                <w:rPr>
                  <w:i/>
                  <w:iCs/>
                </w:rPr>
                <w:t>m/z</w:t>
              </w:r>
              <w:r>
                <w:t xml:space="preserve"> and charge values for these targets. Skyline can accept higher level descriptions including chemical formulas and heavy isotope labels etc. Having the chemical formula is especially useful when working with full scan, high resolution data as it allows Skyline to calculate isotopic distributions, but for SRM data such as this, using </w:t>
              </w:r>
              <w:r w:rsidRPr="004812FA">
                <w:rPr>
                  <w:i/>
                  <w:iCs/>
                </w:rPr>
                <w:t>m/z</w:t>
              </w:r>
              <w:r>
                <w:t xml:space="preserve"> and charge is adequate.</w:t>
              </w:r>
            </w:ins>
          </w:p>
        </w:tc>
      </w:tr>
    </w:tbl>
    <w:p w14:paraId="627BF74F" w14:textId="77777777" w:rsidR="008E3728" w:rsidRDefault="008E3728" w:rsidP="008E3728">
      <w:pPr>
        <w:pStyle w:val="Heading1"/>
        <w:rPr>
          <w:ins w:id="152" w:author="Brian Pratt" w:date="2023-08-09T14:44:00Z"/>
        </w:rPr>
      </w:pPr>
      <w:ins w:id="153" w:author="Brian Pratt" w:date="2023-08-09T14:44:00Z">
        <w:r>
          <w:t>Transition Settings</w:t>
        </w:r>
      </w:ins>
    </w:p>
    <w:p w14:paraId="48CB79C6" w14:textId="77777777" w:rsidR="008E3728" w:rsidRDefault="008E3728" w:rsidP="008E3728">
      <w:pPr>
        <w:rPr>
          <w:ins w:id="154" w:author="Brian Pratt" w:date="2023-08-09T14:44:00Z"/>
        </w:rPr>
      </w:pPr>
      <w:ins w:id="155" w:author="Brian Pratt" w:date="2023-08-09T14:44:00Z">
        <w:r>
          <w:t xml:space="preserve">Next you will update the </w:t>
        </w:r>
        <w:r w:rsidRPr="002064E4">
          <w:rPr>
            <w:b/>
          </w:rPr>
          <w:t>Transition Settings</w:t>
        </w:r>
        <w:r>
          <w:t xml:space="preserve"> to match the instrument method and experimental mass spectrometer results for this tutorial by performing the following steps:</w:t>
        </w:r>
      </w:ins>
    </w:p>
    <w:p w14:paraId="410B863C" w14:textId="77777777" w:rsidR="008E3728" w:rsidRDefault="008E3728" w:rsidP="008E3728">
      <w:pPr>
        <w:pStyle w:val="ListParagraph"/>
        <w:numPr>
          <w:ilvl w:val="0"/>
          <w:numId w:val="4"/>
        </w:numPr>
        <w:rPr>
          <w:ins w:id="156" w:author="Brian Pratt" w:date="2023-08-09T14:44:00Z"/>
        </w:rPr>
      </w:pPr>
      <w:ins w:id="157" w:author="Brian Pratt" w:date="2023-08-09T14:44:00Z">
        <w:r>
          <w:t xml:space="preserve">On the </w:t>
        </w:r>
        <w:r w:rsidRPr="0067496A">
          <w:rPr>
            <w:b/>
          </w:rPr>
          <w:t>Settings</w:t>
        </w:r>
        <w:r>
          <w:t xml:space="preserve"> menu, click </w:t>
        </w:r>
        <w:r w:rsidRPr="0067496A">
          <w:rPr>
            <w:b/>
          </w:rPr>
          <w:t>Transition Settings</w:t>
        </w:r>
        <w:r>
          <w:t>.</w:t>
        </w:r>
      </w:ins>
    </w:p>
    <w:p w14:paraId="72297573" w14:textId="77777777" w:rsidR="008E3728" w:rsidRDefault="008E3728" w:rsidP="008E3728">
      <w:pPr>
        <w:pStyle w:val="ListParagraph"/>
        <w:numPr>
          <w:ilvl w:val="0"/>
          <w:numId w:val="4"/>
        </w:numPr>
        <w:rPr>
          <w:ins w:id="158" w:author="Brian Pratt" w:date="2023-08-09T14:44:00Z"/>
        </w:rPr>
      </w:pPr>
      <w:ins w:id="159" w:author="Brian Pratt" w:date="2023-08-09T14:44:00Z">
        <w:r>
          <w:rPr>
            <w:noProof/>
          </w:rPr>
          <w:t xml:space="preserve">On the </w:t>
        </w:r>
        <w:r>
          <w:rPr>
            <w:b/>
            <w:noProof/>
          </w:rPr>
          <w:t>Prediction</w:t>
        </w:r>
        <w:r>
          <w:rPr>
            <w:noProof/>
          </w:rPr>
          <w:t xml:space="preserve"> tab, in the </w:t>
        </w:r>
        <w:r>
          <w:rPr>
            <w:b/>
            <w:noProof/>
          </w:rPr>
          <w:t>Collision energy</w:t>
        </w:r>
        <w:r>
          <w:rPr>
            <w:noProof/>
          </w:rPr>
          <w:t xml:space="preserve"> dropdown list, choose “Waters Xevo”.</w:t>
        </w:r>
      </w:ins>
    </w:p>
    <w:p w14:paraId="3B8BABD2" w14:textId="66BC3EC6" w:rsidR="008E3728" w:rsidRDefault="008E3728" w:rsidP="008E3728">
      <w:pPr>
        <w:rPr>
          <w:ins w:id="160" w:author="Brian Pratt" w:date="2023-08-09T14:44:00Z"/>
        </w:rPr>
      </w:pPr>
      <w:ins w:id="161" w:author="Brian Pratt" w:date="2023-08-09T14:45:00Z">
        <w:r>
          <w:rPr>
            <w:noProof/>
            <w:lang w:eastAsia="en-US"/>
          </w:rPr>
          <w:lastRenderedPageBreak/>
          <w:drawing>
            <wp:inline distT="0" distB="0" distL="0" distR="0" wp14:anchorId="5EC115E2" wp14:editId="307164C8">
              <wp:extent cx="3876190" cy="5733333"/>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190" cy="5733333"/>
                      </a:xfrm>
                      <a:prstGeom prst="rect">
                        <a:avLst/>
                      </a:prstGeom>
                    </pic:spPr>
                  </pic:pic>
                </a:graphicData>
              </a:graphic>
            </wp:inline>
          </w:drawing>
        </w:r>
      </w:ins>
    </w:p>
    <w:p w14:paraId="784B789E" w14:textId="77777777" w:rsidR="008E3728" w:rsidRDefault="008E3728" w:rsidP="008E3728">
      <w:pPr>
        <w:rPr>
          <w:ins w:id="162" w:author="Brian Pratt" w:date="2023-08-09T14:44:00Z"/>
        </w:rPr>
      </w:pPr>
      <w:ins w:id="163" w:author="Brian Pratt" w:date="2023-08-09T14:44:00Z">
        <w:r>
          <w:t>Later you will perform a collision energy optimization refinement on a Waters Xevo as part of method development and optimization, since the starting collision energies you pasted from the paper were originally used on an Agilent instrument.</w:t>
        </w:r>
      </w:ins>
    </w:p>
    <w:p w14:paraId="025F43BB" w14:textId="77777777" w:rsidR="008E3728" w:rsidRDefault="008E3728" w:rsidP="008E3728">
      <w:pPr>
        <w:pStyle w:val="ListParagraph"/>
        <w:numPr>
          <w:ilvl w:val="0"/>
          <w:numId w:val="29"/>
        </w:numPr>
        <w:rPr>
          <w:ins w:id="164" w:author="Brian Pratt" w:date="2023-08-09T14:44:00Z"/>
        </w:rPr>
      </w:pPr>
      <w:ins w:id="165" w:author="Brian Pratt" w:date="2023-08-09T14:44:00Z">
        <w:r>
          <w:t xml:space="preserve">Click the </w:t>
        </w:r>
        <w:r>
          <w:rPr>
            <w:b/>
          </w:rPr>
          <w:t>Filter</w:t>
        </w:r>
        <w:r>
          <w:t xml:space="preserve"> tab.</w:t>
        </w:r>
      </w:ins>
    </w:p>
    <w:p w14:paraId="1BB61A01" w14:textId="77777777" w:rsidR="008E3728" w:rsidRDefault="008E3728" w:rsidP="008E3728">
      <w:pPr>
        <w:pStyle w:val="ListParagraph"/>
        <w:numPr>
          <w:ilvl w:val="0"/>
          <w:numId w:val="29"/>
        </w:numPr>
        <w:rPr>
          <w:ins w:id="166" w:author="Brian Pratt" w:date="2023-08-09T14:44:00Z"/>
        </w:rPr>
      </w:pPr>
      <w:ins w:id="167" w:author="Brian Pratt" w:date="2023-08-09T14:44:00Z">
        <w:r>
          <w:t xml:space="preserve">In the </w:t>
        </w:r>
        <w:r>
          <w:rPr>
            <w:b/>
          </w:rPr>
          <w:t>Precursor adducts</w:t>
        </w:r>
        <w:r>
          <w:t xml:space="preserve"> and </w:t>
        </w:r>
        <w:r>
          <w:rPr>
            <w:b/>
          </w:rPr>
          <w:t>Fragment adducts</w:t>
        </w:r>
        <w:r>
          <w:t xml:space="preserve"> fields, change the text to “[M-]”.</w:t>
        </w:r>
      </w:ins>
    </w:p>
    <w:p w14:paraId="34104D44" w14:textId="5C0B0434" w:rsidR="008E3728" w:rsidRDefault="008E3728" w:rsidP="008E3728">
      <w:pPr>
        <w:rPr>
          <w:ins w:id="168" w:author="Brian Pratt" w:date="2023-08-09T14:44:00Z"/>
        </w:rPr>
      </w:pPr>
      <w:ins w:id="169" w:author="Brian Pratt" w:date="2023-08-09T14:45:00Z">
        <w:r>
          <w:rPr>
            <w:noProof/>
            <w:lang w:eastAsia="en-US"/>
          </w:rPr>
          <w:lastRenderedPageBreak/>
          <w:drawing>
            <wp:inline distT="0" distB="0" distL="0" distR="0" wp14:anchorId="2DAD2FBC" wp14:editId="680D07E6">
              <wp:extent cx="3876190" cy="5733333"/>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6190" cy="5733333"/>
                      </a:xfrm>
                      <a:prstGeom prst="rect">
                        <a:avLst/>
                      </a:prstGeom>
                    </pic:spPr>
                  </pic:pic>
                </a:graphicData>
              </a:graphic>
            </wp:inline>
          </w:drawing>
        </w:r>
      </w:ins>
    </w:p>
    <w:p w14:paraId="7070FD52" w14:textId="77777777" w:rsidR="008E3728" w:rsidRDefault="008E3728" w:rsidP="008E3728">
      <w:pPr>
        <w:rPr>
          <w:ins w:id="170" w:author="Brian Pratt" w:date="2023-08-09T14:44:00Z"/>
        </w:rPr>
      </w:pPr>
      <w:ins w:id="171" w:author="Brian Pratt" w:date="2023-08-09T14:44:00Z">
        <w:r>
          <w:t xml:space="preserve">This experiment measures only negatively charged transitions, as you have just indicated in the transition settings. Skyline adduct descriptions support any kind of ionization description (“[M-H]”, “[M+Na]” etc.), including unknown ionization modes (the “[M-]” used here to indicate “negative mode, charge 1, without any known chemical composition to explain it”).  In the </w:t>
        </w:r>
        <w:r w:rsidRPr="00146DA8">
          <w:rPr>
            <w:b/>
          </w:rPr>
          <w:t>Ion types</w:t>
        </w:r>
        <w:r>
          <w:t xml:space="preserve"> field, the value “f” indicates only fragment ion transitions will be measured. If you wanted to measure precursor ions as well, you would use “f, p”.</w:t>
        </w:r>
      </w:ins>
    </w:p>
    <w:p w14:paraId="39B327E7" w14:textId="77777777" w:rsidR="008E3728" w:rsidRDefault="008E3728" w:rsidP="008E3728">
      <w:pPr>
        <w:pStyle w:val="ListParagraph"/>
        <w:numPr>
          <w:ilvl w:val="0"/>
          <w:numId w:val="30"/>
        </w:numPr>
        <w:rPr>
          <w:ins w:id="172" w:author="Brian Pratt" w:date="2023-08-09T14:44:00Z"/>
        </w:rPr>
      </w:pPr>
      <w:ins w:id="173" w:author="Brian Pratt" w:date="2023-08-09T14:44:00Z">
        <w:r>
          <w:t xml:space="preserve">Click the </w:t>
        </w:r>
        <w:r>
          <w:rPr>
            <w:b/>
          </w:rPr>
          <w:t>OK</w:t>
        </w:r>
        <w:r>
          <w:t xml:space="preserve"> button.</w:t>
        </w:r>
      </w:ins>
    </w:p>
    <w:p w14:paraId="290E9F2A" w14:textId="77777777" w:rsidR="008E3728" w:rsidRPr="004812FA" w:rsidRDefault="008E3728" w:rsidP="008E3728">
      <w:pPr>
        <w:rPr>
          <w:ins w:id="174" w:author="Brian Pratt" w:date="2023-08-09T14:44:00Z"/>
        </w:rPr>
      </w:pPr>
      <w:ins w:id="175" w:author="Brian Pratt" w:date="2023-08-09T14:44:00Z">
        <w:r>
          <w:t>The remaining three tabs either do not apply (</w:t>
        </w:r>
        <w:r>
          <w:rPr>
            <w:b/>
          </w:rPr>
          <w:t>Library</w:t>
        </w:r>
        <w:r>
          <w:t xml:space="preserve"> and </w:t>
        </w:r>
        <w:r>
          <w:rPr>
            <w:b/>
          </w:rPr>
          <w:t>Full-Scan</w:t>
        </w:r>
        <w:r>
          <w:t>) or have acceptable defaults (</w:t>
        </w:r>
        <w:r>
          <w:rPr>
            <w:b/>
          </w:rPr>
          <w:t>Instrument</w:t>
        </w:r>
        <w:r>
          <w:t>).</w:t>
        </w:r>
      </w:ins>
    </w:p>
    <w:p w14:paraId="30FCC45B" w14:textId="77777777" w:rsidR="008E3728" w:rsidRDefault="008E3728" w:rsidP="008E3728">
      <w:pPr>
        <w:rPr>
          <w:ins w:id="176" w:author="Brian Pratt" w:date="2023-08-09T14:44:00Z"/>
        </w:rPr>
      </w:pPr>
      <w:ins w:id="177" w:author="Brian Pratt" w:date="2023-08-09T14:44:00Z">
        <w:r>
          <w:t>Now, save the current Skyline document as follows:</w:t>
        </w:r>
      </w:ins>
    </w:p>
    <w:p w14:paraId="6C05B671" w14:textId="77777777" w:rsidR="008E3728" w:rsidRDefault="008E3728" w:rsidP="008E3728">
      <w:pPr>
        <w:pStyle w:val="ListParagraph"/>
        <w:numPr>
          <w:ilvl w:val="0"/>
          <w:numId w:val="8"/>
        </w:numPr>
        <w:rPr>
          <w:ins w:id="178" w:author="Brian Pratt" w:date="2023-08-09T14:44:00Z"/>
        </w:rPr>
      </w:pPr>
      <w:ins w:id="179" w:author="Brian Pratt" w:date="2023-08-09T14:44:00Z">
        <w:r>
          <w:lastRenderedPageBreak/>
          <w:t xml:space="preserve">On the </w:t>
        </w:r>
        <w:r w:rsidRPr="00D21745">
          <w:rPr>
            <w:b/>
          </w:rPr>
          <w:t>Files</w:t>
        </w:r>
        <w:r>
          <w:t xml:space="preserve"> menu, click on </w:t>
        </w:r>
        <w:r w:rsidRPr="00D21745">
          <w:rPr>
            <w:b/>
          </w:rPr>
          <w:t>Save</w:t>
        </w:r>
        <w:r>
          <w:t xml:space="preserve"> (Ctrl-S)</w:t>
        </w:r>
        <w:r w:rsidRPr="00D21745">
          <w:t>.</w:t>
        </w:r>
      </w:ins>
    </w:p>
    <w:p w14:paraId="3234EFA8" w14:textId="77777777" w:rsidR="008E3728" w:rsidRDefault="008E3728" w:rsidP="008E3728">
      <w:pPr>
        <w:pStyle w:val="ListParagraph"/>
        <w:numPr>
          <w:ilvl w:val="0"/>
          <w:numId w:val="8"/>
        </w:numPr>
        <w:rPr>
          <w:ins w:id="180" w:author="Brian Pratt" w:date="2023-08-09T14:44:00Z"/>
        </w:rPr>
      </w:pPr>
      <w:ins w:id="181" w:author="Brian Pratt" w:date="2023-08-09T14:44:00Z">
        <w:r>
          <w:t>Navigate to the SmallMolMethodCE folder you created.</w:t>
        </w:r>
      </w:ins>
    </w:p>
    <w:p w14:paraId="33DADB5F" w14:textId="77777777" w:rsidR="008E3728" w:rsidRDefault="008E3728" w:rsidP="008E3728">
      <w:pPr>
        <w:pStyle w:val="ListParagraph"/>
        <w:numPr>
          <w:ilvl w:val="0"/>
          <w:numId w:val="8"/>
        </w:numPr>
        <w:rPr>
          <w:ins w:id="182" w:author="Brian Pratt" w:date="2023-08-09T14:44:00Z"/>
        </w:rPr>
      </w:pPr>
      <w:ins w:id="183" w:author="Brian Pratt" w:date="2023-08-09T14:44:00Z">
        <w:r>
          <w:t xml:space="preserve">In the </w:t>
        </w:r>
        <w:r w:rsidRPr="00D82FC9">
          <w:rPr>
            <w:b/>
          </w:rPr>
          <w:t>File name</w:t>
        </w:r>
        <w:r>
          <w:t xml:space="preserve"> field, enter “EnergyMet”.</w:t>
        </w:r>
      </w:ins>
    </w:p>
    <w:p w14:paraId="6E1E8F18" w14:textId="77777777" w:rsidR="008E3728" w:rsidRDefault="008E3728" w:rsidP="008E3728">
      <w:pPr>
        <w:pStyle w:val="ListParagraph"/>
        <w:numPr>
          <w:ilvl w:val="0"/>
          <w:numId w:val="8"/>
        </w:numPr>
        <w:rPr>
          <w:ins w:id="184" w:author="Brian Pratt" w:date="2023-08-09T14:44:00Z"/>
        </w:rPr>
      </w:pPr>
      <w:ins w:id="185" w:author="Brian Pratt" w:date="2023-08-09T14:44:00Z">
        <w:r>
          <w:t xml:space="preserve">Click the </w:t>
        </w:r>
        <w:r w:rsidRPr="00D82FC9">
          <w:rPr>
            <w:b/>
          </w:rPr>
          <w:t>Save</w:t>
        </w:r>
        <w:r>
          <w:t xml:space="preserve"> button.</w:t>
        </w:r>
      </w:ins>
    </w:p>
    <w:p w14:paraId="256485C7" w14:textId="77777777" w:rsidR="008E3728" w:rsidRDefault="008E3728" w:rsidP="008E3728">
      <w:pPr>
        <w:pStyle w:val="Heading1"/>
        <w:rPr>
          <w:ins w:id="186" w:author="Brian Pratt" w:date="2023-08-09T14:44:00Z"/>
        </w:rPr>
      </w:pPr>
      <w:ins w:id="187" w:author="Brian Pratt" w:date="2023-08-09T14:44:00Z">
        <w:r>
          <w:t>Exporting an Unscheduled Method</w:t>
        </w:r>
      </w:ins>
    </w:p>
    <w:p w14:paraId="1C6CF917" w14:textId="77777777" w:rsidR="008E3728" w:rsidRDefault="008E3728" w:rsidP="008E3728">
      <w:pPr>
        <w:rPr>
          <w:ins w:id="188" w:author="Brian Pratt" w:date="2023-08-09T14:44:00Z"/>
        </w:rPr>
      </w:pPr>
      <w:ins w:id="189" w:author="Brian Pratt" w:date="2023-08-09T14:44:00Z">
        <w:r>
          <w:t>In general, if you are running Skyline on a computer with the instrument control software for your mass spectrometer installed, Skyline can export to a native instrument method using a template method file you specify. Some Thermo instruments require this to be done on the instrument control computer.</w:t>
        </w:r>
      </w:ins>
    </w:p>
    <w:p w14:paraId="1B9C9A02" w14:textId="77777777" w:rsidR="008E3728" w:rsidRDefault="008E3728" w:rsidP="008E3728">
      <w:pPr>
        <w:rPr>
          <w:ins w:id="190" w:author="Brian Pratt" w:date="2023-08-09T14:44:00Z"/>
        </w:rPr>
      </w:pPr>
      <w:ins w:id="191" w:author="Brian Pratt" w:date="2023-08-09T14:44:00Z">
        <w:r>
          <w:t>If you do not have Waters MassLynx installed skip to the next section “Exporting a Transition List”.</w:t>
        </w:r>
      </w:ins>
    </w:p>
    <w:p w14:paraId="61CD1079" w14:textId="77777777" w:rsidR="008E3728" w:rsidRDefault="008E3728" w:rsidP="008E3728">
      <w:pPr>
        <w:rPr>
          <w:ins w:id="192" w:author="Brian Pratt" w:date="2023-08-09T14:44:00Z"/>
        </w:rPr>
      </w:pPr>
      <w:ins w:id="193" w:author="Brian Pratt" w:date="2023-08-09T14:44:00Z">
        <w:r>
          <w:t>Otherwise, export two methods, one for 2 minutes and one for 5 minutes duration, as follows:</w:t>
        </w:r>
      </w:ins>
    </w:p>
    <w:p w14:paraId="12FDD251" w14:textId="77777777" w:rsidR="008E3728" w:rsidRDefault="008E3728" w:rsidP="008E3728">
      <w:pPr>
        <w:pStyle w:val="ListParagraph"/>
        <w:numPr>
          <w:ilvl w:val="0"/>
          <w:numId w:val="9"/>
        </w:numPr>
        <w:rPr>
          <w:ins w:id="194" w:author="Brian Pratt" w:date="2023-08-09T14:44:00Z"/>
        </w:rPr>
      </w:pPr>
      <w:ins w:id="195" w:author="Brian Pratt" w:date="2023-08-09T14:44:00Z">
        <w:r>
          <w:t xml:space="preserve">On the </w:t>
        </w:r>
        <w:r w:rsidRPr="00381052">
          <w:rPr>
            <w:b/>
          </w:rPr>
          <w:t>Files</w:t>
        </w:r>
        <w:r>
          <w:t xml:space="preserve"> menu, choose on </w:t>
        </w:r>
        <w:r w:rsidRPr="00381052">
          <w:rPr>
            <w:b/>
          </w:rPr>
          <w:t>Export</w:t>
        </w:r>
        <w:r>
          <w:t xml:space="preserve"> and click </w:t>
        </w:r>
        <w:r>
          <w:rPr>
            <w:b/>
          </w:rPr>
          <w:t>Method</w:t>
        </w:r>
        <w:r>
          <w:t>.</w:t>
        </w:r>
      </w:ins>
    </w:p>
    <w:p w14:paraId="2E7A3788" w14:textId="77777777" w:rsidR="008E3728" w:rsidRDefault="008E3728" w:rsidP="008E3728">
      <w:pPr>
        <w:pStyle w:val="ListParagraph"/>
        <w:numPr>
          <w:ilvl w:val="0"/>
          <w:numId w:val="9"/>
        </w:numPr>
        <w:rPr>
          <w:ins w:id="196" w:author="Brian Pratt" w:date="2023-08-09T14:44:00Z"/>
        </w:rPr>
      </w:pPr>
      <w:ins w:id="197" w:author="Brian Pratt" w:date="2023-08-09T14:44:00Z">
        <w:r>
          <w:t xml:space="preserve">In the </w:t>
        </w:r>
        <w:r>
          <w:rPr>
            <w:b/>
          </w:rPr>
          <w:t>Instrument type</w:t>
        </w:r>
        <w:r>
          <w:t xml:space="preserve"> dropdown list, choose “Waters Xevo TQ”.</w:t>
        </w:r>
      </w:ins>
    </w:p>
    <w:p w14:paraId="21B12889" w14:textId="77777777" w:rsidR="008E3728" w:rsidRDefault="008E3728" w:rsidP="008E3728">
      <w:pPr>
        <w:pStyle w:val="ListParagraph"/>
        <w:numPr>
          <w:ilvl w:val="0"/>
          <w:numId w:val="9"/>
        </w:numPr>
        <w:rPr>
          <w:ins w:id="198" w:author="Brian Pratt" w:date="2023-08-09T14:44:00Z"/>
        </w:rPr>
      </w:pPr>
      <w:ins w:id="199" w:author="Brian Pratt" w:date="2023-08-09T14:44:00Z">
        <w:r>
          <w:t xml:space="preserve">In the </w:t>
        </w:r>
        <w:r>
          <w:rPr>
            <w:b/>
          </w:rPr>
          <w:t>Run duration</w:t>
        </w:r>
        <w:r>
          <w:t xml:space="preserve"> field, enter “2”.</w:t>
        </w:r>
      </w:ins>
    </w:p>
    <w:p w14:paraId="246CD83A" w14:textId="77777777" w:rsidR="008E3728" w:rsidRDefault="008E3728" w:rsidP="008E3728">
      <w:pPr>
        <w:pStyle w:val="ListParagraph"/>
        <w:numPr>
          <w:ilvl w:val="0"/>
          <w:numId w:val="9"/>
        </w:numPr>
        <w:rPr>
          <w:ins w:id="200" w:author="Brian Pratt" w:date="2023-08-09T14:44:00Z"/>
        </w:rPr>
      </w:pPr>
      <w:ins w:id="201" w:author="Brian Pratt" w:date="2023-08-09T14:44:00Z">
        <w:r>
          <w:t xml:space="preserve">Click the </w:t>
        </w:r>
        <w:r>
          <w:rPr>
            <w:b/>
          </w:rPr>
          <w:t>Browse</w:t>
        </w:r>
        <w:r>
          <w:t xml:space="preserve"> button and select the VerifyETemplate.exp in the tutorial folder.</w:t>
        </w:r>
      </w:ins>
    </w:p>
    <w:p w14:paraId="7EAFF558" w14:textId="77777777" w:rsidR="008E3728" w:rsidRPr="00AF2AAC" w:rsidRDefault="008E3728" w:rsidP="008E3728">
      <w:pPr>
        <w:keepNext/>
        <w:rPr>
          <w:ins w:id="202" w:author="Brian Pratt" w:date="2023-08-09T14:44:00Z"/>
        </w:rPr>
      </w:pPr>
      <w:ins w:id="203" w:author="Brian Pratt" w:date="2023-08-09T14:44:00Z">
        <w:r>
          <w:lastRenderedPageBreak/>
          <w:t xml:space="preserve">The </w:t>
        </w:r>
        <w:r>
          <w:rPr>
            <w:b/>
          </w:rPr>
          <w:t>Export Method</w:t>
        </w:r>
        <w:r>
          <w:t xml:space="preserve"> form should now look like this:</w:t>
        </w:r>
      </w:ins>
    </w:p>
    <w:p w14:paraId="3F642DBA" w14:textId="4A8AFEDF" w:rsidR="008E3728" w:rsidRDefault="008E3728" w:rsidP="008E3728">
      <w:pPr>
        <w:rPr>
          <w:ins w:id="204" w:author="Brian Pratt" w:date="2023-08-09T14:44:00Z"/>
        </w:rPr>
      </w:pPr>
      <w:ins w:id="205" w:author="Brian Pratt" w:date="2023-08-09T14:46:00Z">
        <w:r>
          <w:rPr>
            <w:noProof/>
            <w:lang w:eastAsia="en-US"/>
          </w:rPr>
          <w:drawing>
            <wp:inline distT="0" distB="0" distL="0" distR="0" wp14:anchorId="51608F58" wp14:editId="0068171D">
              <wp:extent cx="3342857" cy="450476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2857" cy="4504762"/>
                      </a:xfrm>
                      <a:prstGeom prst="rect">
                        <a:avLst/>
                      </a:prstGeom>
                    </pic:spPr>
                  </pic:pic>
                </a:graphicData>
              </a:graphic>
            </wp:inline>
          </w:drawing>
        </w:r>
      </w:ins>
    </w:p>
    <w:p w14:paraId="013AFCAF" w14:textId="77777777" w:rsidR="008E3728" w:rsidRDefault="008E3728" w:rsidP="008E3728">
      <w:pPr>
        <w:pStyle w:val="ListParagraph"/>
        <w:numPr>
          <w:ilvl w:val="0"/>
          <w:numId w:val="9"/>
        </w:numPr>
        <w:rPr>
          <w:ins w:id="206" w:author="Brian Pratt" w:date="2023-08-09T14:44:00Z"/>
        </w:rPr>
      </w:pPr>
      <w:ins w:id="207" w:author="Brian Pratt" w:date="2023-08-09T14:44:00Z">
        <w:r>
          <w:t xml:space="preserve">Click the </w:t>
        </w:r>
        <w:r w:rsidRPr="000D70FC">
          <w:rPr>
            <w:b/>
          </w:rPr>
          <w:t>OK</w:t>
        </w:r>
        <w:r>
          <w:t xml:space="preserve"> button.</w:t>
        </w:r>
      </w:ins>
    </w:p>
    <w:p w14:paraId="4EFC7D52" w14:textId="77777777" w:rsidR="008E3728" w:rsidRDefault="008E3728" w:rsidP="008E3728">
      <w:pPr>
        <w:pStyle w:val="ListParagraph"/>
        <w:numPr>
          <w:ilvl w:val="0"/>
          <w:numId w:val="9"/>
        </w:numPr>
        <w:rPr>
          <w:ins w:id="208" w:author="Brian Pratt" w:date="2023-08-09T14:44:00Z"/>
        </w:rPr>
      </w:pPr>
      <w:ins w:id="209" w:author="Brian Pratt" w:date="2023-08-09T14:44:00Z">
        <w:r>
          <w:t>Save the method as “EnergyMet_2minutes”.</w:t>
        </w:r>
      </w:ins>
    </w:p>
    <w:p w14:paraId="47609206" w14:textId="77777777" w:rsidR="008E3728" w:rsidRDefault="008E3728" w:rsidP="008E3728">
      <w:pPr>
        <w:pStyle w:val="ListParagraph"/>
        <w:numPr>
          <w:ilvl w:val="0"/>
          <w:numId w:val="9"/>
        </w:numPr>
        <w:rPr>
          <w:ins w:id="210" w:author="Brian Pratt" w:date="2023-08-09T14:44:00Z"/>
        </w:rPr>
      </w:pPr>
      <w:ins w:id="211" w:author="Brian Pratt" w:date="2023-08-09T14:44:00Z">
        <w:r>
          <w:t>Repeat the steps above, changing Run duration to 5 and saving as “EnergyMet_5minutes”.</w:t>
        </w:r>
      </w:ins>
    </w:p>
    <w:p w14:paraId="5ECED050" w14:textId="77777777" w:rsidR="008E3728" w:rsidRDefault="008E3728" w:rsidP="008E3728">
      <w:pPr>
        <w:pStyle w:val="Heading1"/>
        <w:rPr>
          <w:ins w:id="212" w:author="Brian Pratt" w:date="2023-08-09T14:44:00Z"/>
        </w:rPr>
      </w:pPr>
      <w:ins w:id="213" w:author="Brian Pratt" w:date="2023-08-09T14:44:00Z">
        <w:r>
          <w:t>Exporting an Unscheduled Transition List</w:t>
        </w:r>
      </w:ins>
    </w:p>
    <w:p w14:paraId="3F1A68A0" w14:textId="77777777" w:rsidR="008E3728" w:rsidRDefault="008E3728" w:rsidP="008E3728">
      <w:pPr>
        <w:rPr>
          <w:ins w:id="214" w:author="Brian Pratt" w:date="2023-08-09T14:44:00Z"/>
        </w:rPr>
      </w:pPr>
      <w:ins w:id="215" w:author="Brian Pratt" w:date="2023-08-09T14:44:00Z">
        <w:r>
          <w:t>If you do not have the required instrument vendor software on your computer for exporting directly to an instrument method file, you can export an instrument-specific transition list, which you can later import into an instrument method using vendor software. The steps for exporting a transition list are very similar to that for exporting an unscheduled method, except that there is no template file:</w:t>
        </w:r>
      </w:ins>
    </w:p>
    <w:p w14:paraId="732C9A9D" w14:textId="77777777" w:rsidR="008E3728" w:rsidRDefault="008E3728" w:rsidP="008E3728">
      <w:pPr>
        <w:pStyle w:val="ListParagraph"/>
        <w:numPr>
          <w:ilvl w:val="0"/>
          <w:numId w:val="9"/>
        </w:numPr>
        <w:rPr>
          <w:ins w:id="216" w:author="Brian Pratt" w:date="2023-08-09T14:44:00Z"/>
        </w:rPr>
      </w:pPr>
      <w:ins w:id="217" w:author="Brian Pratt" w:date="2023-08-09T14:44:00Z">
        <w:r>
          <w:t xml:space="preserve">On the </w:t>
        </w:r>
        <w:r w:rsidRPr="00381052">
          <w:rPr>
            <w:b/>
          </w:rPr>
          <w:t>Files</w:t>
        </w:r>
        <w:r>
          <w:t xml:space="preserve"> menu, choose on </w:t>
        </w:r>
        <w:r w:rsidRPr="00381052">
          <w:rPr>
            <w:b/>
          </w:rPr>
          <w:t>Export</w:t>
        </w:r>
        <w:r>
          <w:t xml:space="preserve"> and click </w:t>
        </w:r>
        <w:r>
          <w:rPr>
            <w:b/>
          </w:rPr>
          <w:t>Transition List</w:t>
        </w:r>
        <w:r>
          <w:t>.</w:t>
        </w:r>
      </w:ins>
    </w:p>
    <w:p w14:paraId="113466BC" w14:textId="77777777" w:rsidR="008E3728" w:rsidRDefault="008E3728" w:rsidP="008E3728">
      <w:pPr>
        <w:pStyle w:val="ListParagraph"/>
        <w:numPr>
          <w:ilvl w:val="0"/>
          <w:numId w:val="9"/>
        </w:numPr>
        <w:rPr>
          <w:ins w:id="218" w:author="Brian Pratt" w:date="2023-08-09T14:44:00Z"/>
        </w:rPr>
      </w:pPr>
      <w:ins w:id="219" w:author="Brian Pratt" w:date="2023-08-09T14:44:00Z">
        <w:r>
          <w:t xml:space="preserve">In the </w:t>
        </w:r>
        <w:r>
          <w:rPr>
            <w:b/>
          </w:rPr>
          <w:t>Instrument type</w:t>
        </w:r>
        <w:r>
          <w:t xml:space="preserve"> dropdown list, Skyline should automatically choose “Waters” based on the </w:t>
        </w:r>
        <w:r>
          <w:rPr>
            <w:b/>
          </w:rPr>
          <w:t>Collision energy</w:t>
        </w:r>
        <w:r>
          <w:t xml:space="preserve"> value you set earlier in the </w:t>
        </w:r>
        <w:r>
          <w:rPr>
            <w:b/>
          </w:rPr>
          <w:t>Transition Settings</w:t>
        </w:r>
        <w:r>
          <w:t xml:space="preserve"> – </w:t>
        </w:r>
        <w:r>
          <w:rPr>
            <w:b/>
          </w:rPr>
          <w:t>Prediction</w:t>
        </w:r>
        <w:r>
          <w:t xml:space="preserve"> tab.</w:t>
        </w:r>
      </w:ins>
    </w:p>
    <w:p w14:paraId="2255EAC7" w14:textId="77777777" w:rsidR="008E3728" w:rsidRDefault="008E3728" w:rsidP="008E3728">
      <w:pPr>
        <w:pStyle w:val="ListParagraph"/>
        <w:numPr>
          <w:ilvl w:val="0"/>
          <w:numId w:val="9"/>
        </w:numPr>
        <w:rPr>
          <w:ins w:id="220" w:author="Brian Pratt" w:date="2023-08-09T14:44:00Z"/>
        </w:rPr>
      </w:pPr>
      <w:ins w:id="221" w:author="Brian Pratt" w:date="2023-08-09T14:44:00Z">
        <w:r>
          <w:t xml:space="preserve">In the </w:t>
        </w:r>
        <w:r>
          <w:rPr>
            <w:b/>
          </w:rPr>
          <w:t>Run duration</w:t>
        </w:r>
        <w:r>
          <w:t xml:space="preserve"> field, enter “2”.</w:t>
        </w:r>
      </w:ins>
    </w:p>
    <w:p w14:paraId="551C9BC6" w14:textId="77777777" w:rsidR="008E3728" w:rsidRPr="00AF2AAC" w:rsidRDefault="008E3728" w:rsidP="008E3728">
      <w:pPr>
        <w:keepNext/>
        <w:rPr>
          <w:ins w:id="222" w:author="Brian Pratt" w:date="2023-08-09T14:44:00Z"/>
        </w:rPr>
      </w:pPr>
      <w:ins w:id="223" w:author="Brian Pratt" w:date="2023-08-09T14:44:00Z">
        <w:r>
          <w:lastRenderedPageBreak/>
          <w:t xml:space="preserve">The </w:t>
        </w:r>
        <w:r w:rsidRPr="00AE3F1A">
          <w:rPr>
            <w:b/>
          </w:rPr>
          <w:t>Export Method</w:t>
        </w:r>
        <w:r>
          <w:t xml:space="preserve"> form should now look like this:</w:t>
        </w:r>
      </w:ins>
    </w:p>
    <w:p w14:paraId="4590DFB5" w14:textId="7E6265DB" w:rsidR="008E3728" w:rsidRDefault="008E3728" w:rsidP="008E3728">
      <w:pPr>
        <w:rPr>
          <w:ins w:id="224" w:author="Brian Pratt" w:date="2023-08-09T14:44:00Z"/>
        </w:rPr>
      </w:pPr>
      <w:ins w:id="225" w:author="Brian Pratt" w:date="2023-08-09T14:46:00Z">
        <w:r>
          <w:rPr>
            <w:noProof/>
            <w:lang w:eastAsia="en-US"/>
          </w:rPr>
          <w:drawing>
            <wp:inline distT="0" distB="0" distL="0" distR="0" wp14:anchorId="1FEA80F7" wp14:editId="026247B2">
              <wp:extent cx="3342857" cy="395238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2857" cy="3952381"/>
                      </a:xfrm>
                      <a:prstGeom prst="rect">
                        <a:avLst/>
                      </a:prstGeom>
                    </pic:spPr>
                  </pic:pic>
                </a:graphicData>
              </a:graphic>
            </wp:inline>
          </w:drawing>
        </w:r>
      </w:ins>
    </w:p>
    <w:p w14:paraId="61E3085B" w14:textId="77777777" w:rsidR="008E3728" w:rsidRDefault="008E3728" w:rsidP="008E3728">
      <w:pPr>
        <w:pStyle w:val="ListParagraph"/>
        <w:numPr>
          <w:ilvl w:val="0"/>
          <w:numId w:val="9"/>
        </w:numPr>
        <w:rPr>
          <w:ins w:id="226" w:author="Brian Pratt" w:date="2023-08-09T14:44:00Z"/>
        </w:rPr>
      </w:pPr>
      <w:ins w:id="227" w:author="Brian Pratt" w:date="2023-08-09T14:44:00Z">
        <w:r>
          <w:t xml:space="preserve">Click the </w:t>
        </w:r>
        <w:r w:rsidRPr="000D70FC">
          <w:rPr>
            <w:b/>
          </w:rPr>
          <w:t>OK</w:t>
        </w:r>
        <w:r>
          <w:t xml:space="preserve"> button.</w:t>
        </w:r>
      </w:ins>
    </w:p>
    <w:p w14:paraId="5DC47096" w14:textId="77777777" w:rsidR="008E3728" w:rsidRDefault="008E3728" w:rsidP="008E3728">
      <w:pPr>
        <w:pStyle w:val="ListParagraph"/>
        <w:numPr>
          <w:ilvl w:val="0"/>
          <w:numId w:val="9"/>
        </w:numPr>
        <w:rPr>
          <w:ins w:id="228" w:author="Brian Pratt" w:date="2023-08-09T14:44:00Z"/>
        </w:rPr>
      </w:pPr>
      <w:ins w:id="229" w:author="Brian Pratt" w:date="2023-08-09T14:44:00Z">
        <w:r>
          <w:t>Save the transition list as “EnergyMet_2minutes.csv”.</w:t>
        </w:r>
      </w:ins>
    </w:p>
    <w:p w14:paraId="5420090D" w14:textId="77777777" w:rsidR="008E3728" w:rsidRDefault="008E3728" w:rsidP="008E3728">
      <w:pPr>
        <w:pStyle w:val="ListParagraph"/>
        <w:numPr>
          <w:ilvl w:val="0"/>
          <w:numId w:val="9"/>
        </w:numPr>
        <w:rPr>
          <w:ins w:id="230" w:author="Brian Pratt" w:date="2023-08-09T14:44:00Z"/>
        </w:rPr>
      </w:pPr>
      <w:ins w:id="231" w:author="Brian Pratt" w:date="2023-08-09T14:44:00Z">
        <w:r>
          <w:t>Repeat the steps above, changing Run duration to 5 and saving as “EnergyMet_5minutescsv”.</w:t>
        </w:r>
      </w:ins>
    </w:p>
    <w:p w14:paraId="6C081A67" w14:textId="77777777" w:rsidR="008E3728" w:rsidRDefault="008E3728" w:rsidP="008E3728">
      <w:pPr>
        <w:pStyle w:val="Heading1"/>
        <w:rPr>
          <w:ins w:id="232" w:author="Brian Pratt" w:date="2023-08-09T14:44:00Z"/>
        </w:rPr>
      </w:pPr>
      <w:ins w:id="233" w:author="Brian Pratt" w:date="2023-08-09T14:44:00Z">
        <w:r>
          <w:t>Importing Mass Spectrometer Runs</w:t>
        </w:r>
      </w:ins>
    </w:p>
    <w:p w14:paraId="0DE9C3BA" w14:textId="77777777" w:rsidR="008E3728" w:rsidRDefault="008E3728" w:rsidP="008E3728">
      <w:pPr>
        <w:rPr>
          <w:ins w:id="234" w:author="Brian Pratt" w:date="2023-08-09T14:44:00Z"/>
        </w:rPr>
      </w:pPr>
      <w:ins w:id="235" w:author="Brian Pratt" w:date="2023-08-09T14:44:00Z">
        <w:r>
          <w:t xml:space="preserve">At this point, you would collect data for the samples using 2- and 5-minute gradients. The samples used in this experiment were from a commercially available kit and are 1:1 mixes of light:heavy metabolites extracted from E. Coli (Credentialed E. Coli Lysate from Cambridge Isotope Laboratories). </w:t>
        </w:r>
      </w:ins>
    </w:p>
    <w:p w14:paraId="5C067608" w14:textId="77777777" w:rsidR="008E3728" w:rsidRDefault="008E3728" w:rsidP="008E3728">
      <w:pPr>
        <w:rPr>
          <w:ins w:id="236" w:author="Brian Pratt" w:date="2023-08-09T14:44:00Z"/>
        </w:rPr>
      </w:pPr>
      <w:ins w:id="237" w:author="Brian Pratt" w:date="2023-08-09T14:44:00Z">
        <w:r>
          <w:t>Results of these two mass spectrometer runs are in a subfolder named “Unscheduled” under the folder you created at the start of this tutorial. The file with the name containing “01a” was collected on a 2-minute gradient, and “02a” on a 5-minute gradient. You will examine these results to decide which gradient is most effective for this experiment.</w:t>
        </w:r>
      </w:ins>
    </w:p>
    <w:p w14:paraId="7EEB0B56" w14:textId="77777777" w:rsidR="008E3728" w:rsidRDefault="008E3728" w:rsidP="008E3728">
      <w:pPr>
        <w:spacing w:after="160" w:line="256" w:lineRule="auto"/>
        <w:rPr>
          <w:ins w:id="238" w:author="Brian Pratt" w:date="2023-08-09T14:44:00Z"/>
        </w:rPr>
      </w:pPr>
      <w:ins w:id="239" w:author="Brian Pratt" w:date="2023-08-09T14:44:00Z">
        <w:r>
          <w:t>Perform the following steps to import these files into the document you have created:</w:t>
        </w:r>
      </w:ins>
    </w:p>
    <w:p w14:paraId="1A1EDACE" w14:textId="77777777" w:rsidR="008E3728" w:rsidRPr="003C3F78" w:rsidRDefault="008E3728" w:rsidP="008E3728">
      <w:pPr>
        <w:pStyle w:val="ListParagraph"/>
        <w:numPr>
          <w:ilvl w:val="0"/>
          <w:numId w:val="1"/>
        </w:numPr>
        <w:spacing w:after="160" w:line="256" w:lineRule="auto"/>
        <w:rPr>
          <w:ins w:id="240" w:author="Brian Pratt" w:date="2023-08-09T14:44:00Z"/>
        </w:rPr>
      </w:pPr>
      <w:ins w:id="241" w:author="Brian Pratt" w:date="2023-08-09T14:44:00Z">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ins>
    </w:p>
    <w:p w14:paraId="2CBCCE5B" w14:textId="77777777" w:rsidR="008E3728" w:rsidRPr="00B51FBD" w:rsidRDefault="008E3728" w:rsidP="008E3728">
      <w:pPr>
        <w:pStyle w:val="ListParagraph"/>
        <w:numPr>
          <w:ilvl w:val="0"/>
          <w:numId w:val="1"/>
        </w:numPr>
        <w:spacing w:after="160" w:line="256" w:lineRule="auto"/>
        <w:rPr>
          <w:ins w:id="242" w:author="Brian Pratt" w:date="2023-08-09T14:44:00Z"/>
        </w:rPr>
      </w:pPr>
      <w:ins w:id="243" w:author="Brian Pratt" w:date="2023-08-09T14:44:00Z">
        <w:r>
          <w:rPr>
            <w:bCs/>
          </w:rPr>
          <w:t xml:space="preserve">In the </w:t>
        </w:r>
        <w:r>
          <w:rPr>
            <w:b/>
          </w:rPr>
          <w:t>Import Results</w:t>
        </w:r>
        <w:r>
          <w:rPr>
            <w:bCs/>
          </w:rPr>
          <w:t xml:space="preserve"> form, you can use the default </w:t>
        </w:r>
        <w:r w:rsidRPr="00B51FBD">
          <w:rPr>
            <w:b/>
            <w:bCs/>
          </w:rPr>
          <w:t>Import single-injection replicates</w:t>
        </w:r>
        <w:r>
          <w:rPr>
            <w:bCs/>
          </w:rPr>
          <w:t xml:space="preserve"> option.  </w:t>
        </w:r>
        <w:r>
          <w:t xml:space="preserve">In the </w:t>
        </w:r>
        <w:r w:rsidRPr="004812FA">
          <w:rPr>
            <w:b/>
          </w:rPr>
          <w:t>Files to import simultaneously</w:t>
        </w:r>
        <w:r>
          <w:rPr>
            <w:bCs/>
          </w:rPr>
          <w:t xml:space="preserve"> dropdown list, ensure “Many” is chosen to import both files in parallel.</w:t>
        </w:r>
      </w:ins>
    </w:p>
    <w:p w14:paraId="62453167" w14:textId="77777777" w:rsidR="008E3728" w:rsidRPr="003C3F78" w:rsidRDefault="008E3728" w:rsidP="008E3728">
      <w:pPr>
        <w:pStyle w:val="ListParagraph"/>
        <w:numPr>
          <w:ilvl w:val="0"/>
          <w:numId w:val="1"/>
        </w:numPr>
        <w:spacing w:after="160" w:line="256" w:lineRule="auto"/>
        <w:rPr>
          <w:ins w:id="244" w:author="Brian Pratt" w:date="2023-08-09T14:44:00Z"/>
        </w:rPr>
      </w:pPr>
      <w:ins w:id="245" w:author="Brian Pratt" w:date="2023-08-09T14:44:00Z">
        <w:r>
          <w:rPr>
            <w:bCs/>
          </w:rPr>
          <w:lastRenderedPageBreak/>
          <w:t xml:space="preserve">Click the </w:t>
        </w:r>
        <w:r>
          <w:rPr>
            <w:b/>
            <w:bCs/>
          </w:rPr>
          <w:t>OK</w:t>
        </w:r>
        <w:r>
          <w:rPr>
            <w:bCs/>
          </w:rPr>
          <w:t xml:space="preserve"> button.</w:t>
        </w:r>
      </w:ins>
    </w:p>
    <w:p w14:paraId="13852D0A" w14:textId="77777777" w:rsidR="008E3728" w:rsidRPr="003C3F78" w:rsidRDefault="008E3728" w:rsidP="008E3728">
      <w:pPr>
        <w:pStyle w:val="ListParagraph"/>
        <w:numPr>
          <w:ilvl w:val="0"/>
          <w:numId w:val="1"/>
        </w:numPr>
        <w:spacing w:after="160" w:line="256" w:lineRule="auto"/>
        <w:rPr>
          <w:ins w:id="246" w:author="Brian Pratt" w:date="2023-08-09T14:44:00Z"/>
        </w:rPr>
      </w:pPr>
      <w:ins w:id="247" w:author="Brian Pratt" w:date="2023-08-09T14:44:00Z">
        <w:r>
          <w:rPr>
            <w:bCs/>
          </w:rPr>
          <w:t>Navigate to the “Unscheduled” subfolder and select both files.</w:t>
        </w:r>
      </w:ins>
    </w:p>
    <w:p w14:paraId="771D8C55" w14:textId="77777777" w:rsidR="008E3728" w:rsidRPr="003C3F78" w:rsidRDefault="008E3728" w:rsidP="008E3728">
      <w:pPr>
        <w:keepNext/>
        <w:spacing w:after="160" w:line="257" w:lineRule="auto"/>
        <w:rPr>
          <w:ins w:id="248" w:author="Brian Pratt" w:date="2023-08-09T14:44:00Z"/>
        </w:rPr>
      </w:pPr>
      <w:ins w:id="249" w:author="Brian Pratt" w:date="2023-08-09T14:44:00Z">
        <w:r>
          <w:t xml:space="preserve">The </w:t>
        </w:r>
        <w:r>
          <w:rPr>
            <w:b/>
            <w:bCs/>
          </w:rPr>
          <w:t>Import Results Files</w:t>
        </w:r>
        <w:r>
          <w:t xml:space="preserve"> form should look like this:</w:t>
        </w:r>
      </w:ins>
    </w:p>
    <w:p w14:paraId="439D7F75" w14:textId="1C7C0609" w:rsidR="008E3728" w:rsidRDefault="008E3728" w:rsidP="008E3728">
      <w:pPr>
        <w:rPr>
          <w:ins w:id="250" w:author="Brian Pratt" w:date="2023-08-09T14:44:00Z"/>
        </w:rPr>
      </w:pPr>
      <w:ins w:id="251" w:author="Brian Pratt" w:date="2023-08-09T14:46:00Z">
        <w:r>
          <w:rPr>
            <w:noProof/>
            <w:lang w:eastAsia="en-US"/>
          </w:rPr>
          <w:drawing>
            <wp:inline distT="0" distB="0" distL="0" distR="0" wp14:anchorId="5D004B87" wp14:editId="6F5E6616">
              <wp:extent cx="5561905" cy="4019048"/>
              <wp:effectExtent l="0" t="0" r="127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1905" cy="4019048"/>
                      </a:xfrm>
                      <a:prstGeom prst="rect">
                        <a:avLst/>
                      </a:prstGeom>
                    </pic:spPr>
                  </pic:pic>
                </a:graphicData>
              </a:graphic>
            </wp:inline>
          </w:drawing>
        </w:r>
      </w:ins>
    </w:p>
    <w:p w14:paraId="0C2F789C" w14:textId="77777777" w:rsidR="008E3728" w:rsidRDefault="008E3728" w:rsidP="008E3728">
      <w:pPr>
        <w:pStyle w:val="ListParagraph"/>
        <w:numPr>
          <w:ilvl w:val="0"/>
          <w:numId w:val="2"/>
        </w:numPr>
        <w:rPr>
          <w:ins w:id="252" w:author="Brian Pratt" w:date="2023-08-09T14:44:00Z"/>
        </w:rPr>
      </w:pPr>
      <w:ins w:id="253" w:author="Brian Pratt" w:date="2023-08-09T14:44:00Z">
        <w:r>
          <w:t xml:space="preserve">Click the </w:t>
        </w:r>
        <w:r>
          <w:rPr>
            <w:b/>
            <w:bCs/>
          </w:rPr>
          <w:t>Open</w:t>
        </w:r>
        <w:r>
          <w:t xml:space="preserve"> button.</w:t>
        </w:r>
      </w:ins>
    </w:p>
    <w:p w14:paraId="1432A8A1" w14:textId="77777777" w:rsidR="008E3728" w:rsidRDefault="008E3728" w:rsidP="008E3728">
      <w:pPr>
        <w:keepNext/>
        <w:rPr>
          <w:ins w:id="254" w:author="Brian Pratt" w:date="2023-08-09T14:44:00Z"/>
        </w:rPr>
      </w:pPr>
      <w:ins w:id="255" w:author="Brian Pratt" w:date="2023-08-09T14:44:00Z">
        <w:r>
          <w:lastRenderedPageBreak/>
          <w:t>Skyline will notice that these file names share a common prefix and suffix and present the following form:</w:t>
        </w:r>
      </w:ins>
    </w:p>
    <w:p w14:paraId="767BE58D" w14:textId="44F181E0" w:rsidR="008E3728" w:rsidRDefault="008E3728" w:rsidP="008E3728">
      <w:pPr>
        <w:rPr>
          <w:ins w:id="256" w:author="Brian Pratt" w:date="2023-08-09T14:44:00Z"/>
        </w:rPr>
      </w:pPr>
      <w:ins w:id="257" w:author="Brian Pratt" w:date="2023-08-09T14:46:00Z">
        <w:r>
          <w:rPr>
            <w:noProof/>
            <w:lang w:eastAsia="en-US"/>
          </w:rPr>
          <w:drawing>
            <wp:inline distT="0" distB="0" distL="0" distR="0" wp14:anchorId="00103796" wp14:editId="0931145E">
              <wp:extent cx="2885714" cy="454285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5714" cy="4542857"/>
                      </a:xfrm>
                      <a:prstGeom prst="rect">
                        <a:avLst/>
                      </a:prstGeom>
                    </pic:spPr>
                  </pic:pic>
                </a:graphicData>
              </a:graphic>
            </wp:inline>
          </w:drawing>
        </w:r>
      </w:ins>
    </w:p>
    <w:p w14:paraId="0A2253DA" w14:textId="77777777" w:rsidR="008E3728" w:rsidRDefault="008E3728" w:rsidP="008E3728">
      <w:pPr>
        <w:pStyle w:val="ListParagraph"/>
        <w:numPr>
          <w:ilvl w:val="0"/>
          <w:numId w:val="2"/>
        </w:numPr>
        <w:rPr>
          <w:ins w:id="258" w:author="Brian Pratt" w:date="2023-08-09T14:44:00Z"/>
        </w:rPr>
      </w:pPr>
      <w:ins w:id="259" w:author="Brian Pratt" w:date="2023-08-09T14:44:00Z">
        <w:r>
          <w:t xml:space="preserve">Click the </w:t>
        </w:r>
        <w:r w:rsidRPr="00071DFF">
          <w:rPr>
            <w:b/>
          </w:rPr>
          <w:t>OK</w:t>
        </w:r>
        <w:r>
          <w:t xml:space="preserve"> button to accept the shortened replicate names “1” and “2”.</w:t>
        </w:r>
      </w:ins>
    </w:p>
    <w:p w14:paraId="61F78EF6" w14:textId="77777777" w:rsidR="008E3728" w:rsidRDefault="008E3728" w:rsidP="008E3728">
      <w:pPr>
        <w:keepNext/>
        <w:spacing w:before="240"/>
        <w:rPr>
          <w:ins w:id="260" w:author="Brian Pratt" w:date="2023-08-09T14:44:00Z"/>
        </w:rPr>
      </w:pPr>
      <w:ins w:id="261" w:author="Brian Pratt" w:date="2023-08-09T14:44:00Z">
        <w:r>
          <w:lastRenderedPageBreak/>
          <w:t>The files should import relatively quickly, leaving your Skyline main window looking something like this:</w:t>
        </w:r>
      </w:ins>
    </w:p>
    <w:p w14:paraId="7134591E" w14:textId="2373DEA3" w:rsidR="008E3728" w:rsidRDefault="008E3728" w:rsidP="008E3728">
      <w:pPr>
        <w:spacing w:before="240"/>
        <w:rPr>
          <w:ins w:id="262" w:author="Brian Pratt" w:date="2023-08-09T14:44:00Z"/>
        </w:rPr>
      </w:pPr>
      <w:ins w:id="263" w:author="Brian Pratt" w:date="2023-08-09T14:47:00Z">
        <w:r>
          <w:rPr>
            <w:noProof/>
            <w:lang w:eastAsia="en-US"/>
          </w:rPr>
          <w:drawing>
            <wp:inline distT="0" distB="0" distL="0" distR="0" wp14:anchorId="2F30E317" wp14:editId="5DD6A083">
              <wp:extent cx="5943600" cy="44088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08805"/>
                      </a:xfrm>
                      <a:prstGeom prst="rect">
                        <a:avLst/>
                      </a:prstGeom>
                    </pic:spPr>
                  </pic:pic>
                </a:graphicData>
              </a:graphic>
            </wp:inline>
          </w:drawing>
        </w:r>
      </w:ins>
      <w:ins w:id="264" w:author="Brian Pratt" w:date="2023-08-09T14:44:00Z">
        <w:r>
          <w:rPr>
            <w:noProof/>
          </w:rPr>
          <w:t xml:space="preserve"> </w:t>
        </w:r>
      </w:ins>
    </w:p>
    <w:p w14:paraId="004BC75E" w14:textId="77777777" w:rsidR="008E3728" w:rsidRDefault="008E3728" w:rsidP="008E3728">
      <w:pPr>
        <w:spacing w:before="240"/>
        <w:rPr>
          <w:ins w:id="265" w:author="Brian Pratt" w:date="2023-08-09T14:44:00Z"/>
        </w:rPr>
      </w:pPr>
      <w:ins w:id="266" w:author="Brian Pratt" w:date="2023-08-09T14:44:00Z">
        <w:r>
          <w:t>The replicate names “1” and “2” are not very meaningful, but you can change them to something more descriptive by doing the following:</w:t>
        </w:r>
      </w:ins>
    </w:p>
    <w:p w14:paraId="762C112D" w14:textId="77777777" w:rsidR="008E3728" w:rsidRDefault="008E3728" w:rsidP="008E3728">
      <w:pPr>
        <w:pStyle w:val="ListParagraph"/>
        <w:numPr>
          <w:ilvl w:val="0"/>
          <w:numId w:val="2"/>
        </w:numPr>
        <w:spacing w:before="240"/>
        <w:rPr>
          <w:ins w:id="267" w:author="Brian Pratt" w:date="2023-08-09T14:44:00Z"/>
        </w:rPr>
      </w:pPr>
      <w:ins w:id="268" w:author="Brian Pratt" w:date="2023-08-09T14:44:00Z">
        <w:r>
          <w:t xml:space="preserve">On the </w:t>
        </w:r>
        <w:r w:rsidRPr="000A6D0F">
          <w:rPr>
            <w:b/>
          </w:rPr>
          <w:t>Edit</w:t>
        </w:r>
        <w:r>
          <w:t xml:space="preserve"> menu, choose </w:t>
        </w:r>
        <w:r w:rsidRPr="000A6D0F">
          <w:rPr>
            <w:b/>
          </w:rPr>
          <w:t>Manage Results</w:t>
        </w:r>
        <w:r>
          <w:t>.</w:t>
        </w:r>
      </w:ins>
    </w:p>
    <w:p w14:paraId="139BD5C0" w14:textId="77777777" w:rsidR="008E3728" w:rsidRDefault="008E3728" w:rsidP="008E3728">
      <w:pPr>
        <w:pStyle w:val="ListParagraph"/>
        <w:numPr>
          <w:ilvl w:val="0"/>
          <w:numId w:val="2"/>
        </w:numPr>
        <w:spacing w:before="240"/>
        <w:rPr>
          <w:ins w:id="269" w:author="Brian Pratt" w:date="2023-08-09T14:44:00Z"/>
        </w:rPr>
      </w:pPr>
      <w:ins w:id="270" w:author="Brian Pratt" w:date="2023-08-09T14:44:00Z">
        <w:r>
          <w:t xml:space="preserve">Double-click the first replicate “1” (or select and click the </w:t>
        </w:r>
        <w:r>
          <w:rPr>
            <w:b/>
          </w:rPr>
          <w:t>Rename</w:t>
        </w:r>
        <w:r>
          <w:t xml:space="preserve"> button).</w:t>
        </w:r>
      </w:ins>
    </w:p>
    <w:p w14:paraId="5C63E5EA" w14:textId="77777777" w:rsidR="008E3728" w:rsidRDefault="008E3728" w:rsidP="008E3728">
      <w:pPr>
        <w:pStyle w:val="ListParagraph"/>
        <w:numPr>
          <w:ilvl w:val="0"/>
          <w:numId w:val="2"/>
        </w:numPr>
        <w:spacing w:before="240"/>
        <w:rPr>
          <w:ins w:id="271" w:author="Brian Pratt" w:date="2023-08-09T14:44:00Z"/>
        </w:rPr>
      </w:pPr>
      <w:ins w:id="272" w:author="Brian Pratt" w:date="2023-08-09T14:44:00Z">
        <w:r>
          <w:t xml:space="preserve">In the </w:t>
        </w:r>
        <w:r>
          <w:rPr>
            <w:b/>
          </w:rPr>
          <w:t>Name</w:t>
        </w:r>
        <w:r>
          <w:t xml:space="preserve"> field of the </w:t>
        </w:r>
        <w:r>
          <w:rPr>
            <w:b/>
          </w:rPr>
          <w:t>Rename Replicate</w:t>
        </w:r>
        <w:r>
          <w:t xml:space="preserve"> form, enter “2 min”.</w:t>
        </w:r>
      </w:ins>
    </w:p>
    <w:p w14:paraId="7F782090" w14:textId="6D96F497" w:rsidR="008E3728" w:rsidRDefault="008E3728" w:rsidP="008E3728">
      <w:pPr>
        <w:spacing w:before="240"/>
        <w:rPr>
          <w:ins w:id="273" w:author="Brian Pratt" w:date="2023-08-09T14:44:00Z"/>
        </w:rPr>
      </w:pPr>
      <w:ins w:id="274" w:author="Brian Pratt" w:date="2023-08-09T14:48:00Z">
        <w:r w:rsidRPr="008E3728">
          <w:rPr>
            <w:noProof/>
            <w:lang w:eastAsia="en-US"/>
          </w:rPr>
          <w:lastRenderedPageBreak/>
          <w:drawing>
            <wp:inline distT="0" distB="0" distL="0" distR="0" wp14:anchorId="533237B8" wp14:editId="48907937">
              <wp:extent cx="4401164" cy="4048690"/>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1164" cy="4048690"/>
                      </a:xfrm>
                      <a:prstGeom prst="rect">
                        <a:avLst/>
                      </a:prstGeom>
                    </pic:spPr>
                  </pic:pic>
                </a:graphicData>
              </a:graphic>
            </wp:inline>
          </w:drawing>
        </w:r>
      </w:ins>
    </w:p>
    <w:p w14:paraId="3E863D5B" w14:textId="77777777" w:rsidR="008E3728" w:rsidRDefault="008E3728" w:rsidP="008E3728">
      <w:pPr>
        <w:pStyle w:val="ListParagraph"/>
        <w:numPr>
          <w:ilvl w:val="0"/>
          <w:numId w:val="27"/>
        </w:numPr>
        <w:spacing w:before="240"/>
        <w:rPr>
          <w:ins w:id="275" w:author="Brian Pratt" w:date="2023-08-09T14:44:00Z"/>
        </w:rPr>
      </w:pPr>
      <w:ins w:id="276" w:author="Brian Pratt" w:date="2023-08-09T14:44:00Z">
        <w:r>
          <w:t xml:space="preserve">Click the </w:t>
        </w:r>
        <w:r w:rsidRPr="00277783">
          <w:rPr>
            <w:b/>
          </w:rPr>
          <w:t xml:space="preserve">OK </w:t>
        </w:r>
        <w:r w:rsidRPr="000A6D0F">
          <w:t>button.</w:t>
        </w:r>
      </w:ins>
    </w:p>
    <w:p w14:paraId="3EECAE71" w14:textId="77777777" w:rsidR="008E3728" w:rsidRDefault="008E3728" w:rsidP="008E3728">
      <w:pPr>
        <w:pStyle w:val="ListParagraph"/>
        <w:numPr>
          <w:ilvl w:val="0"/>
          <w:numId w:val="2"/>
        </w:numPr>
        <w:spacing w:before="240"/>
        <w:rPr>
          <w:ins w:id="277" w:author="Brian Pratt" w:date="2023-08-09T14:44:00Z"/>
        </w:rPr>
      </w:pPr>
      <w:ins w:id="278" w:author="Brian Pratt" w:date="2023-08-09T14:44:00Z">
        <w:r>
          <w:t>Repeat the steps above, changing the replicate name “2” to “5 min”.</w:t>
        </w:r>
      </w:ins>
    </w:p>
    <w:p w14:paraId="18ECEB7C" w14:textId="77777777" w:rsidR="008E3728" w:rsidRDefault="008E3728" w:rsidP="008E3728">
      <w:pPr>
        <w:pStyle w:val="ListParagraph"/>
        <w:numPr>
          <w:ilvl w:val="0"/>
          <w:numId w:val="2"/>
        </w:numPr>
        <w:spacing w:before="240"/>
        <w:rPr>
          <w:ins w:id="279" w:author="Brian Pratt" w:date="2023-08-09T14:44:00Z"/>
        </w:rPr>
      </w:pPr>
      <w:ins w:id="280" w:author="Brian Pratt" w:date="2023-08-09T14:44:00Z">
        <w:r>
          <w:t xml:space="preserve">Click the </w:t>
        </w:r>
        <w:r w:rsidRPr="000A6D0F">
          <w:rPr>
            <w:b/>
          </w:rPr>
          <w:t>OK</w:t>
        </w:r>
        <w:r>
          <w:t xml:space="preserve"> button in the </w:t>
        </w:r>
        <w:r w:rsidRPr="000A6D0F">
          <w:rPr>
            <w:b/>
          </w:rPr>
          <w:t>Manage Results</w:t>
        </w:r>
        <w:r>
          <w:t xml:space="preserve"> form.</w:t>
        </w:r>
      </w:ins>
    </w:p>
    <w:p w14:paraId="5412C3FF" w14:textId="77777777" w:rsidR="008E3728" w:rsidRDefault="008E3728" w:rsidP="008E3728">
      <w:pPr>
        <w:keepNext/>
        <w:spacing w:before="240" w:after="0"/>
        <w:rPr>
          <w:ins w:id="281" w:author="Brian Pratt" w:date="2023-08-09T14:44:00Z"/>
          <w:noProof/>
        </w:rPr>
      </w:pPr>
      <w:ins w:id="282" w:author="Brian Pratt" w:date="2023-08-09T14:44:00Z">
        <w:r>
          <w:rPr>
            <w:noProof/>
          </w:rPr>
          <w:lastRenderedPageBreak/>
          <w:t>This should leave the main Skyline window looking like this:</w:t>
        </w:r>
      </w:ins>
    </w:p>
    <w:p w14:paraId="6EF5E035" w14:textId="556660FB" w:rsidR="008E3728" w:rsidRDefault="008E3728" w:rsidP="008E3728">
      <w:pPr>
        <w:spacing w:before="240" w:after="0"/>
        <w:rPr>
          <w:ins w:id="283" w:author="Brian Pratt" w:date="2023-08-09T14:44:00Z"/>
          <w:noProof/>
        </w:rPr>
      </w:pPr>
      <w:ins w:id="284" w:author="Brian Pratt" w:date="2023-08-09T14:48:00Z">
        <w:r>
          <w:rPr>
            <w:noProof/>
            <w:lang w:eastAsia="en-US"/>
          </w:rPr>
          <w:drawing>
            <wp:inline distT="0" distB="0" distL="0" distR="0" wp14:anchorId="53A35A65" wp14:editId="3EB7A034">
              <wp:extent cx="5943600" cy="44088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08805"/>
                      </a:xfrm>
                      <a:prstGeom prst="rect">
                        <a:avLst/>
                      </a:prstGeom>
                    </pic:spPr>
                  </pic:pic>
                </a:graphicData>
              </a:graphic>
            </wp:inline>
          </w:drawing>
        </w:r>
      </w:ins>
    </w:p>
    <w:p w14:paraId="69A73189" w14:textId="77777777" w:rsidR="008E3728" w:rsidRDefault="008E3728" w:rsidP="008E3728">
      <w:pPr>
        <w:spacing w:before="240" w:after="0"/>
        <w:rPr>
          <w:ins w:id="285" w:author="Brian Pratt" w:date="2023-08-09T14:44:00Z"/>
        </w:rPr>
      </w:pPr>
      <w:ins w:id="286" w:author="Brian Pratt" w:date="2023-08-09T14:44:00Z">
        <w:r>
          <w:t>To take advantage of the Skyline summary graphs for viewing statistics for multiple replicates on a single screen, do the following:</w:t>
        </w:r>
      </w:ins>
    </w:p>
    <w:p w14:paraId="4E243E58" w14:textId="77777777" w:rsidR="008E3728" w:rsidRDefault="008E3728" w:rsidP="008E3728">
      <w:pPr>
        <w:pStyle w:val="ListParagraph"/>
        <w:numPr>
          <w:ilvl w:val="0"/>
          <w:numId w:val="3"/>
        </w:numPr>
        <w:spacing w:before="240"/>
        <w:rPr>
          <w:ins w:id="287" w:author="Brian Pratt" w:date="2023-08-09T14:44:00Z"/>
        </w:rPr>
      </w:pPr>
      <w:ins w:id="288" w:author="Brian Pratt" w:date="2023-08-09T14:44:00Z">
        <w:r>
          <w:t xml:space="preserve">On the </w:t>
        </w:r>
        <w:r>
          <w:rPr>
            <w:b/>
            <w:bCs/>
          </w:rPr>
          <w:t>View</w:t>
        </w:r>
        <w:r>
          <w:t xml:space="preserve"> menu, choose </w:t>
        </w:r>
        <w:r>
          <w:rPr>
            <w:b/>
            <w:bCs/>
          </w:rPr>
          <w:t>Peak Areas</w:t>
        </w:r>
        <w:r>
          <w:t xml:space="preserve"> and click </w:t>
        </w:r>
        <w:r>
          <w:rPr>
            <w:b/>
            <w:bCs/>
          </w:rPr>
          <w:t>Replicate Comparison</w:t>
        </w:r>
        <w:r>
          <w:rPr>
            <w:bCs/>
          </w:rPr>
          <w:t xml:space="preserve"> (F7)</w:t>
        </w:r>
        <w:r>
          <w:t>.</w:t>
        </w:r>
      </w:ins>
    </w:p>
    <w:p w14:paraId="5F788D2F" w14:textId="77777777" w:rsidR="008E3728" w:rsidRDefault="008E3728" w:rsidP="008E3728">
      <w:pPr>
        <w:pStyle w:val="ListParagraph"/>
        <w:numPr>
          <w:ilvl w:val="0"/>
          <w:numId w:val="3"/>
        </w:numPr>
        <w:spacing w:before="240"/>
        <w:rPr>
          <w:ins w:id="289" w:author="Brian Pratt" w:date="2023-08-09T14:44:00Z"/>
        </w:rPr>
      </w:pPr>
      <w:ins w:id="290" w:author="Brian Pratt" w:date="2023-08-09T14:44:00Z">
        <w:r>
          <w:t xml:space="preserve">On the </w:t>
        </w:r>
        <w:r>
          <w:rPr>
            <w:b/>
            <w:bCs/>
          </w:rPr>
          <w:t xml:space="preserve">View </w:t>
        </w:r>
        <w:r>
          <w:t xml:space="preserve">menu, choose </w:t>
        </w:r>
        <w:r>
          <w:rPr>
            <w:b/>
            <w:bCs/>
          </w:rPr>
          <w:t>Retention Times</w:t>
        </w:r>
        <w:r>
          <w:t xml:space="preserve"> and click </w:t>
        </w:r>
        <w:r>
          <w:rPr>
            <w:b/>
            <w:bCs/>
          </w:rPr>
          <w:t>Replicate Comparison</w:t>
        </w:r>
        <w:r>
          <w:rPr>
            <w:bCs/>
          </w:rPr>
          <w:t xml:space="preserve"> (F8)</w:t>
        </w:r>
        <w:r>
          <w:t>.</w:t>
        </w:r>
      </w:ins>
    </w:p>
    <w:p w14:paraId="2ECD2E66" w14:textId="77777777" w:rsidR="008E3728" w:rsidRDefault="008E3728" w:rsidP="008E3728">
      <w:pPr>
        <w:pStyle w:val="ListParagraph"/>
        <w:numPr>
          <w:ilvl w:val="0"/>
          <w:numId w:val="3"/>
        </w:numPr>
        <w:rPr>
          <w:ins w:id="291" w:author="Brian Pratt" w:date="2023-08-09T14:44:00Z"/>
        </w:rPr>
      </w:pPr>
      <w:ins w:id="292" w:author="Brian Pratt" w:date="2023-08-09T14:44:00Z">
        <w:r>
          <w:t xml:space="preserve">Click on the title bars of the </w:t>
        </w:r>
        <w:r>
          <w:rPr>
            <w:b/>
          </w:rPr>
          <w:t>Replicate Comparison</w:t>
        </w:r>
        <w:r>
          <w:t xml:space="preserve"> graphs and drag them to the right edge of the main Skyline window.</w:t>
        </w:r>
      </w:ins>
    </w:p>
    <w:p w14:paraId="1079CF3B" w14:textId="77777777" w:rsidR="008E3728" w:rsidRDefault="008E3728" w:rsidP="008E3728">
      <w:pPr>
        <w:pStyle w:val="ListParagraph"/>
        <w:numPr>
          <w:ilvl w:val="0"/>
          <w:numId w:val="3"/>
        </w:numPr>
        <w:spacing w:before="240" w:after="0"/>
        <w:rPr>
          <w:ins w:id="293" w:author="Brian Pratt" w:date="2023-08-09T14:44:00Z"/>
        </w:rPr>
      </w:pPr>
      <w:ins w:id="294" w:author="Brian Pratt" w:date="2023-08-09T14:44:00Z">
        <w:r>
          <w:t xml:space="preserve">On the </w:t>
        </w:r>
        <w:r w:rsidRPr="000A26AA">
          <w:rPr>
            <w:b/>
          </w:rPr>
          <w:t>View</w:t>
        </w:r>
        <w:r>
          <w:t xml:space="preserve"> menu, choose </w:t>
        </w:r>
        <w:r w:rsidRPr="000A26AA">
          <w:rPr>
            <w:b/>
          </w:rPr>
          <w:t>Arrange Graphs</w:t>
        </w:r>
        <w:r>
          <w:t xml:space="preserve"> and click </w:t>
        </w:r>
        <w:r w:rsidRPr="000A26AA">
          <w:rPr>
            <w:b/>
          </w:rPr>
          <w:t>Tiled</w:t>
        </w:r>
        <w:r>
          <w:t xml:space="preserve"> (Ctrl-T).</w:t>
        </w:r>
      </w:ins>
    </w:p>
    <w:p w14:paraId="2C0FCB8C" w14:textId="77777777" w:rsidR="008E3728" w:rsidRDefault="008E3728" w:rsidP="008E3728">
      <w:pPr>
        <w:keepNext/>
        <w:rPr>
          <w:ins w:id="295" w:author="Brian Pratt" w:date="2023-08-09T14:44:00Z"/>
        </w:rPr>
      </w:pPr>
      <w:ins w:id="296" w:author="Brian Pratt" w:date="2023-08-09T14:44:00Z">
        <w:r>
          <w:lastRenderedPageBreak/>
          <w:t>The Skyline window should now look something like this:</w:t>
        </w:r>
      </w:ins>
    </w:p>
    <w:p w14:paraId="75008DC7" w14:textId="3168DFC1" w:rsidR="008E3728" w:rsidRDefault="008E3728" w:rsidP="008E3728">
      <w:pPr>
        <w:spacing w:after="0"/>
        <w:rPr>
          <w:ins w:id="297" w:author="Brian Pratt" w:date="2023-08-09T14:44:00Z"/>
        </w:rPr>
      </w:pPr>
      <w:ins w:id="298" w:author="Brian Pratt" w:date="2023-08-09T14:49:00Z">
        <w:r>
          <w:rPr>
            <w:noProof/>
            <w:lang w:eastAsia="en-US"/>
          </w:rPr>
          <w:drawing>
            <wp:inline distT="0" distB="0" distL="0" distR="0" wp14:anchorId="1F5CB1BA" wp14:editId="67D829E6">
              <wp:extent cx="5943600" cy="331406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14065"/>
                      </a:xfrm>
                      <a:prstGeom prst="rect">
                        <a:avLst/>
                      </a:prstGeom>
                    </pic:spPr>
                  </pic:pic>
                </a:graphicData>
              </a:graphic>
            </wp:inline>
          </w:drawing>
        </w:r>
      </w:ins>
    </w:p>
    <w:p w14:paraId="314BF5EB" w14:textId="77777777" w:rsidR="008E3728" w:rsidRDefault="008E3728" w:rsidP="008E3728">
      <w:pPr>
        <w:pStyle w:val="Heading1"/>
        <w:rPr>
          <w:ins w:id="299" w:author="Brian Pratt" w:date="2023-08-09T14:44:00Z"/>
        </w:rPr>
      </w:pPr>
      <w:ins w:id="300" w:author="Brian Pratt" w:date="2023-08-09T14:44:00Z">
        <w:r>
          <w:t xml:space="preserve">Comparing Peak Areas and </w:t>
        </w:r>
        <w:r>
          <w:rPr>
            <w:noProof/>
          </w:rPr>
          <w:t>Resolution</w:t>
        </w:r>
      </w:ins>
    </w:p>
    <w:p w14:paraId="4A25FE21" w14:textId="77777777" w:rsidR="008E3728" w:rsidRDefault="008E3728" w:rsidP="008E3728">
      <w:pPr>
        <w:rPr>
          <w:ins w:id="301" w:author="Brian Pratt" w:date="2023-08-09T14:44:00Z"/>
          <w:noProof/>
        </w:rPr>
      </w:pPr>
      <w:ins w:id="302" w:author="Brian Pratt" w:date="2023-08-09T14:44:00Z">
        <w:r>
          <w:t xml:space="preserve">Looking at the </w:t>
        </w:r>
        <w:r>
          <w:rPr>
            <w:b/>
          </w:rPr>
          <w:t>Peak Areas</w:t>
        </w:r>
        <w:r w:rsidRPr="00162F73">
          <w:rPr>
            <w:b/>
          </w:rPr>
          <w:t xml:space="preserve"> – Replicate Comparison</w:t>
        </w:r>
        <w:r>
          <w:t xml:space="preserve"> view you can see that the 5 minute gradient has generally greater peak areas than the 2 minute gradient. You could choose to perform technical replicates to be sure this is not random variance. In this case, the 5 minute method seems to show higher peak areas for many analytes but not all, likely based on the better separation of the analytes and decreased ion suppression (also called “matrix effect”). </w:t>
        </w:r>
        <w:r>
          <w:rPr>
            <w:noProof/>
          </w:rPr>
          <w:t>Based on this, the 5 minute gradient is probably the better chromatography choice for this experiment.</w:t>
        </w:r>
      </w:ins>
    </w:p>
    <w:p w14:paraId="2E9315F3" w14:textId="77777777" w:rsidR="008E3728" w:rsidRDefault="008E3728" w:rsidP="008E3728">
      <w:pPr>
        <w:rPr>
          <w:ins w:id="303" w:author="Brian Pratt" w:date="2023-08-09T14:44:00Z"/>
        </w:rPr>
      </w:pPr>
      <w:ins w:id="304" w:author="Brian Pratt" w:date="2023-08-09T14:44:00Z">
        <w:r>
          <w:t>A closer examination of the chromatographic peaks is also useful:</w:t>
        </w:r>
      </w:ins>
    </w:p>
    <w:p w14:paraId="5BBDDC93" w14:textId="77777777" w:rsidR="008E3728" w:rsidRDefault="008E3728" w:rsidP="008E3728">
      <w:pPr>
        <w:pStyle w:val="ListParagraph"/>
        <w:numPr>
          <w:ilvl w:val="0"/>
          <w:numId w:val="11"/>
        </w:numPr>
        <w:rPr>
          <w:ins w:id="305" w:author="Brian Pratt" w:date="2023-08-09T14:44:00Z"/>
        </w:rPr>
      </w:pPr>
      <w:ins w:id="306" w:author="Brian Pratt" w:date="2023-08-09T14:44:00Z">
        <w:r>
          <w:t xml:space="preserve">Right-click on either chromatogram graph and make sure that </w:t>
        </w:r>
        <w:r w:rsidRPr="0023398F">
          <w:rPr>
            <w:b/>
          </w:rPr>
          <w:t>Synchronize Zooming</w:t>
        </w:r>
        <w:r>
          <w:t xml:space="preserve"> is checked.</w:t>
        </w:r>
      </w:ins>
    </w:p>
    <w:p w14:paraId="1DC3D051" w14:textId="77777777" w:rsidR="008E3728" w:rsidRDefault="008E3728" w:rsidP="008E3728">
      <w:pPr>
        <w:pStyle w:val="ListParagraph"/>
        <w:numPr>
          <w:ilvl w:val="0"/>
          <w:numId w:val="11"/>
        </w:numPr>
        <w:rPr>
          <w:ins w:id="307" w:author="Brian Pratt" w:date="2023-08-09T14:44:00Z"/>
        </w:rPr>
      </w:pPr>
      <w:ins w:id="308" w:author="Brian Pratt" w:date="2023-08-09T14:44:00Z">
        <w:r>
          <w:t>Click and drag within either chromatogram to zoom into the time range from 0.8 to 1.8 minutes.</w:t>
        </w:r>
      </w:ins>
    </w:p>
    <w:p w14:paraId="7C1B6FE4" w14:textId="77777777" w:rsidR="008E3728" w:rsidRPr="0023398F" w:rsidRDefault="008E3728" w:rsidP="008E3728">
      <w:pPr>
        <w:keepNext/>
        <w:rPr>
          <w:ins w:id="309" w:author="Brian Pratt" w:date="2023-08-09T14:44:00Z"/>
        </w:rPr>
      </w:pPr>
      <w:ins w:id="310" w:author="Brian Pratt" w:date="2023-08-09T14:44:00Z">
        <w:r>
          <w:lastRenderedPageBreak/>
          <w:t>Skyline should look something like the image below, from which you can see that the 5 minute gradient provides much better peak separation. This is not surprising, and combined with improved signal intensity it justifies the choice of the longer gradient.</w:t>
        </w:r>
      </w:ins>
    </w:p>
    <w:p w14:paraId="43A06E12" w14:textId="0AE892DF" w:rsidR="008E3728" w:rsidRPr="0023398F" w:rsidRDefault="008E3728" w:rsidP="008E3728">
      <w:pPr>
        <w:rPr>
          <w:ins w:id="311" w:author="Brian Pratt" w:date="2023-08-09T14:44:00Z"/>
        </w:rPr>
      </w:pPr>
      <w:ins w:id="312" w:author="Brian Pratt" w:date="2023-08-09T14:49:00Z">
        <w:r>
          <w:rPr>
            <w:noProof/>
            <w:lang w:eastAsia="en-US"/>
          </w:rPr>
          <w:drawing>
            <wp:inline distT="0" distB="0" distL="0" distR="0" wp14:anchorId="175734C7" wp14:editId="1E411963">
              <wp:extent cx="5943600" cy="331406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14065"/>
                      </a:xfrm>
                      <a:prstGeom prst="rect">
                        <a:avLst/>
                      </a:prstGeom>
                    </pic:spPr>
                  </pic:pic>
                </a:graphicData>
              </a:graphic>
            </wp:inline>
          </w:drawing>
        </w:r>
      </w:ins>
    </w:p>
    <w:p w14:paraId="7CAB8645" w14:textId="77777777" w:rsidR="008E3728" w:rsidRDefault="008E3728" w:rsidP="008E3728">
      <w:pPr>
        <w:pStyle w:val="Heading1"/>
        <w:rPr>
          <w:ins w:id="313" w:author="Brian Pratt" w:date="2023-08-09T14:44:00Z"/>
        </w:rPr>
      </w:pPr>
      <w:ins w:id="314" w:author="Brian Pratt" w:date="2023-08-09T14:44:00Z">
        <w:r>
          <w:t>Producing a Scheduled Method</w:t>
        </w:r>
      </w:ins>
    </w:p>
    <w:p w14:paraId="5B4B0E2F" w14:textId="77777777" w:rsidR="008E3728" w:rsidRDefault="008E3728" w:rsidP="008E3728">
      <w:pPr>
        <w:rPr>
          <w:ins w:id="315" w:author="Brian Pratt" w:date="2023-08-09T14:44:00Z"/>
        </w:rPr>
      </w:pPr>
      <w:ins w:id="316" w:author="Brian Pratt" w:date="2023-08-09T14:44:00Z">
        <w:r>
          <w:t>Having decided on the 5 minute gradient, you can now produce a scheduled method or transition list. For the rest of this tutorial it is assumed that you do not have the MassLynx instrument control software installed, and you will produce transition lists rather than native methods. The description above for how to create instrument methods should allow you to substitute, using a template method, when you so desire.</w:t>
        </w:r>
      </w:ins>
    </w:p>
    <w:p w14:paraId="696C0A7F" w14:textId="77777777" w:rsidR="008E3728" w:rsidRDefault="008E3728" w:rsidP="008E3728">
      <w:pPr>
        <w:rPr>
          <w:ins w:id="317" w:author="Brian Pratt" w:date="2023-08-09T14:44:00Z"/>
        </w:rPr>
      </w:pPr>
      <w:ins w:id="318" w:author="Brian Pratt" w:date="2023-08-09T14:44:00Z">
        <w:r>
          <w:t>First, you want to set a retention time window that will be exported to your transition list.</w:t>
        </w:r>
      </w:ins>
    </w:p>
    <w:p w14:paraId="70DB99C7" w14:textId="77777777" w:rsidR="008E3728" w:rsidRPr="009A537C" w:rsidRDefault="008E3728" w:rsidP="008E3728">
      <w:pPr>
        <w:pStyle w:val="ListParagraph"/>
        <w:numPr>
          <w:ilvl w:val="0"/>
          <w:numId w:val="13"/>
        </w:numPr>
        <w:rPr>
          <w:ins w:id="319" w:author="Brian Pratt" w:date="2023-08-09T14:44:00Z"/>
        </w:rPr>
      </w:pPr>
      <w:ins w:id="320" w:author="Brian Pratt" w:date="2023-08-09T14:44:00Z">
        <w:r>
          <w:t xml:space="preserve">On the </w:t>
        </w:r>
        <w:r w:rsidRPr="009A537C">
          <w:rPr>
            <w:b/>
          </w:rPr>
          <w:t>Settings</w:t>
        </w:r>
        <w:r>
          <w:t xml:space="preserve"> menu, click </w:t>
        </w:r>
        <w:r>
          <w:rPr>
            <w:b/>
          </w:rPr>
          <w:t>Molecule</w:t>
        </w:r>
        <w:r w:rsidRPr="009A537C">
          <w:rPr>
            <w:b/>
          </w:rPr>
          <w:t xml:space="preserve"> Settings</w:t>
        </w:r>
        <w:r>
          <w:t>.</w:t>
        </w:r>
      </w:ins>
    </w:p>
    <w:p w14:paraId="33A759DC" w14:textId="77777777" w:rsidR="008E3728" w:rsidRDefault="008E3728" w:rsidP="008E3728">
      <w:pPr>
        <w:pStyle w:val="ListParagraph"/>
        <w:numPr>
          <w:ilvl w:val="0"/>
          <w:numId w:val="13"/>
        </w:numPr>
        <w:rPr>
          <w:ins w:id="321" w:author="Brian Pratt" w:date="2023-08-09T14:44:00Z"/>
        </w:rPr>
      </w:pPr>
      <w:ins w:id="322" w:author="Brian Pratt" w:date="2023-08-09T14:44:00Z">
        <w:r>
          <w:t xml:space="preserve">Click the </w:t>
        </w:r>
        <w:r w:rsidRPr="009A537C">
          <w:rPr>
            <w:b/>
          </w:rPr>
          <w:t>Predictions</w:t>
        </w:r>
        <w:r>
          <w:t xml:space="preserve"> tab.</w:t>
        </w:r>
      </w:ins>
    </w:p>
    <w:p w14:paraId="362F1C6C" w14:textId="77777777" w:rsidR="008E3728" w:rsidRDefault="008E3728" w:rsidP="008E3728">
      <w:pPr>
        <w:pStyle w:val="ListParagraph"/>
        <w:numPr>
          <w:ilvl w:val="0"/>
          <w:numId w:val="13"/>
        </w:numPr>
        <w:rPr>
          <w:ins w:id="323" w:author="Brian Pratt" w:date="2023-08-09T14:44:00Z"/>
        </w:rPr>
      </w:pPr>
      <w:ins w:id="324" w:author="Brian Pratt" w:date="2023-08-09T14:44:00Z">
        <w:r>
          <w:t xml:space="preserve">Make sure </w:t>
        </w:r>
        <w:r w:rsidRPr="009A537C">
          <w:rPr>
            <w:b/>
          </w:rPr>
          <w:t>Use measured prediction times when present</w:t>
        </w:r>
        <w:r>
          <w:t xml:space="preserve"> is checked.</w:t>
        </w:r>
      </w:ins>
    </w:p>
    <w:p w14:paraId="48622A5C" w14:textId="77777777" w:rsidR="008E3728" w:rsidRDefault="008E3728" w:rsidP="008E3728">
      <w:pPr>
        <w:pStyle w:val="ListParagraph"/>
        <w:numPr>
          <w:ilvl w:val="0"/>
          <w:numId w:val="13"/>
        </w:numPr>
        <w:rPr>
          <w:ins w:id="325" w:author="Brian Pratt" w:date="2023-08-09T14:44:00Z"/>
        </w:rPr>
      </w:pPr>
      <w:ins w:id="326" w:author="Brian Pratt" w:date="2023-08-09T14:44:00Z">
        <w:r>
          <w:t xml:space="preserve">In the </w:t>
        </w:r>
        <w:r w:rsidRPr="00DB5EFB">
          <w:rPr>
            <w:b/>
          </w:rPr>
          <w:t>Time window</w:t>
        </w:r>
        <w:r>
          <w:t xml:space="preserve"> field, enter “1” for a 1 minute scheduling window.</w:t>
        </w:r>
      </w:ins>
    </w:p>
    <w:p w14:paraId="78FFDE11" w14:textId="77777777" w:rsidR="008E3728" w:rsidRPr="00362589" w:rsidRDefault="008E3728" w:rsidP="008E3728">
      <w:pPr>
        <w:keepNext/>
        <w:rPr>
          <w:ins w:id="327" w:author="Brian Pratt" w:date="2023-08-09T14:44:00Z"/>
        </w:rPr>
      </w:pPr>
      <w:ins w:id="328" w:author="Brian Pratt" w:date="2023-08-09T14:44:00Z">
        <w:r>
          <w:lastRenderedPageBreak/>
          <w:t xml:space="preserve">The </w:t>
        </w:r>
        <w:r>
          <w:rPr>
            <w:b/>
          </w:rPr>
          <w:t>Molecule Settings</w:t>
        </w:r>
        <w:r>
          <w:t xml:space="preserve"> form should now look like this:</w:t>
        </w:r>
      </w:ins>
    </w:p>
    <w:p w14:paraId="0AF7196E" w14:textId="04ACCCDD" w:rsidR="008E3728" w:rsidRDefault="007406AC" w:rsidP="008E3728">
      <w:pPr>
        <w:rPr>
          <w:ins w:id="329" w:author="Brian Pratt" w:date="2023-08-09T14:44:00Z"/>
        </w:rPr>
      </w:pPr>
      <w:ins w:id="330" w:author="Brian Pratt" w:date="2023-08-09T14:54:00Z">
        <w:r>
          <w:rPr>
            <w:noProof/>
            <w:lang w:eastAsia="en-US"/>
          </w:rPr>
          <w:drawing>
            <wp:inline distT="0" distB="0" distL="0" distR="0" wp14:anchorId="743BE7C4" wp14:editId="39372DDC">
              <wp:extent cx="3780952" cy="519047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0952" cy="5190476"/>
                      </a:xfrm>
                      <a:prstGeom prst="rect">
                        <a:avLst/>
                      </a:prstGeom>
                    </pic:spPr>
                  </pic:pic>
                </a:graphicData>
              </a:graphic>
            </wp:inline>
          </w:drawing>
        </w:r>
      </w:ins>
    </w:p>
    <w:p w14:paraId="44975020" w14:textId="77777777" w:rsidR="008E3728" w:rsidRPr="007B5C05" w:rsidRDefault="008E3728" w:rsidP="008E3728">
      <w:pPr>
        <w:pStyle w:val="ListParagraph"/>
        <w:numPr>
          <w:ilvl w:val="0"/>
          <w:numId w:val="13"/>
        </w:numPr>
        <w:rPr>
          <w:ins w:id="331" w:author="Brian Pratt" w:date="2023-08-09T14:44:00Z"/>
        </w:rPr>
      </w:pPr>
      <w:ins w:id="332" w:author="Brian Pratt" w:date="2023-08-09T14:44:00Z">
        <w:r>
          <w:t xml:space="preserve">Click the </w:t>
        </w:r>
        <w:r w:rsidRPr="007B5C05">
          <w:rPr>
            <w:b/>
          </w:rPr>
          <w:t>OK</w:t>
        </w:r>
        <w:r>
          <w:t xml:space="preserve"> button.</w:t>
        </w:r>
      </w:ins>
    </w:p>
    <w:p w14:paraId="7BE9BA2E" w14:textId="77777777" w:rsidR="008E3728" w:rsidRDefault="008E3728" w:rsidP="008E3728">
      <w:pPr>
        <w:rPr>
          <w:ins w:id="333" w:author="Brian Pratt" w:date="2023-08-09T14:44:00Z"/>
        </w:rPr>
      </w:pPr>
      <w:ins w:id="334" w:author="Brian Pratt" w:date="2023-08-09T14:44:00Z">
        <w:r>
          <w:t>Now you can export a transition list file as follows:</w:t>
        </w:r>
      </w:ins>
    </w:p>
    <w:p w14:paraId="50987FC1" w14:textId="77777777" w:rsidR="008E3728" w:rsidRDefault="008E3728" w:rsidP="008E3728">
      <w:pPr>
        <w:pStyle w:val="ListParagraph"/>
        <w:numPr>
          <w:ilvl w:val="0"/>
          <w:numId w:val="9"/>
        </w:numPr>
        <w:rPr>
          <w:ins w:id="335" w:author="Brian Pratt" w:date="2023-08-09T14:44:00Z"/>
        </w:rPr>
      </w:pPr>
      <w:ins w:id="336" w:author="Brian Pratt" w:date="2023-08-09T14:44:00Z">
        <w:r>
          <w:t xml:space="preserve">On the </w:t>
        </w:r>
        <w:r w:rsidRPr="00381052">
          <w:rPr>
            <w:b/>
          </w:rPr>
          <w:t>File</w:t>
        </w:r>
        <w:r>
          <w:t xml:space="preserve"> menu, choose </w:t>
        </w:r>
        <w:r w:rsidRPr="00381052">
          <w:rPr>
            <w:b/>
          </w:rPr>
          <w:t>Export</w:t>
        </w:r>
        <w:r>
          <w:t xml:space="preserve"> and click </w:t>
        </w:r>
        <w:r>
          <w:rPr>
            <w:b/>
          </w:rPr>
          <w:t>Transition List</w:t>
        </w:r>
        <w:r w:rsidRPr="00381052">
          <w:t>.</w:t>
        </w:r>
      </w:ins>
    </w:p>
    <w:p w14:paraId="0569F17F" w14:textId="77777777" w:rsidR="008E3728" w:rsidRDefault="008E3728" w:rsidP="008E3728">
      <w:pPr>
        <w:pStyle w:val="ListParagraph"/>
        <w:numPr>
          <w:ilvl w:val="0"/>
          <w:numId w:val="9"/>
        </w:numPr>
        <w:rPr>
          <w:ins w:id="337" w:author="Brian Pratt" w:date="2023-08-09T14:44:00Z"/>
        </w:rPr>
      </w:pPr>
      <w:ins w:id="338" w:author="Brian Pratt" w:date="2023-08-09T14:44:00Z">
        <w:r>
          <w:t xml:space="preserve">In the </w:t>
        </w:r>
        <w:r>
          <w:rPr>
            <w:b/>
          </w:rPr>
          <w:t>Instrument type</w:t>
        </w:r>
        <w:r>
          <w:t xml:space="preserve"> dropdown list, Skyline should automatically choose “Waters”.</w:t>
        </w:r>
      </w:ins>
    </w:p>
    <w:p w14:paraId="4C625B92" w14:textId="77777777" w:rsidR="008E3728" w:rsidRDefault="008E3728" w:rsidP="008E3728">
      <w:pPr>
        <w:pStyle w:val="ListParagraph"/>
        <w:numPr>
          <w:ilvl w:val="0"/>
          <w:numId w:val="9"/>
        </w:numPr>
        <w:rPr>
          <w:ins w:id="339" w:author="Brian Pratt" w:date="2023-08-09T14:44:00Z"/>
        </w:rPr>
      </w:pPr>
      <w:ins w:id="340" w:author="Brian Pratt" w:date="2023-08-09T14:44:00Z">
        <w:r>
          <w:t xml:space="preserve">In the </w:t>
        </w:r>
        <w:r>
          <w:rPr>
            <w:b/>
          </w:rPr>
          <w:t>Method type</w:t>
        </w:r>
        <w:r>
          <w:t xml:space="preserve"> dropdown list, choose “Scheduled”.</w:t>
        </w:r>
      </w:ins>
    </w:p>
    <w:p w14:paraId="745FBFFC" w14:textId="77777777" w:rsidR="008E3728" w:rsidRDefault="008E3728" w:rsidP="008E3728">
      <w:pPr>
        <w:keepNext/>
        <w:rPr>
          <w:ins w:id="341" w:author="Brian Pratt" w:date="2023-08-09T14:44:00Z"/>
        </w:rPr>
      </w:pPr>
      <w:ins w:id="342" w:author="Brian Pratt" w:date="2023-08-09T14:44:00Z">
        <w:r>
          <w:lastRenderedPageBreak/>
          <w:t xml:space="preserve">Which should leave the </w:t>
        </w:r>
        <w:r>
          <w:rPr>
            <w:b/>
          </w:rPr>
          <w:t>Export Transition List</w:t>
        </w:r>
        <w:r>
          <w:t xml:space="preserve"> form looking like this:</w:t>
        </w:r>
      </w:ins>
    </w:p>
    <w:p w14:paraId="18551F7C" w14:textId="4C5C0C8E" w:rsidR="008E3728" w:rsidRDefault="007406AC" w:rsidP="008E3728">
      <w:pPr>
        <w:rPr>
          <w:ins w:id="343" w:author="Brian Pratt" w:date="2023-08-09T14:44:00Z"/>
        </w:rPr>
      </w:pPr>
      <w:ins w:id="344" w:author="Brian Pratt" w:date="2023-08-09T14:54:00Z">
        <w:r>
          <w:rPr>
            <w:noProof/>
            <w:lang w:eastAsia="en-US"/>
          </w:rPr>
          <w:drawing>
            <wp:inline distT="0" distB="0" distL="0" distR="0" wp14:anchorId="025A8E70" wp14:editId="671712E9">
              <wp:extent cx="3342857" cy="395238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2857" cy="3952381"/>
                      </a:xfrm>
                      <a:prstGeom prst="rect">
                        <a:avLst/>
                      </a:prstGeom>
                    </pic:spPr>
                  </pic:pic>
                </a:graphicData>
              </a:graphic>
            </wp:inline>
          </w:drawing>
        </w:r>
      </w:ins>
    </w:p>
    <w:p w14:paraId="14A5921F" w14:textId="77777777" w:rsidR="008E3728" w:rsidRPr="0026618D" w:rsidRDefault="008E3728" w:rsidP="008E3728">
      <w:pPr>
        <w:pStyle w:val="ListParagraph"/>
        <w:numPr>
          <w:ilvl w:val="0"/>
          <w:numId w:val="9"/>
        </w:numPr>
        <w:rPr>
          <w:ins w:id="345" w:author="Brian Pratt" w:date="2023-08-09T14:44:00Z"/>
        </w:rPr>
      </w:pPr>
      <w:ins w:id="346" w:author="Brian Pratt" w:date="2023-08-09T14:44:00Z">
        <w:r>
          <w:t xml:space="preserve">Click the </w:t>
        </w:r>
        <w:r w:rsidRPr="000D70FC">
          <w:rPr>
            <w:b/>
          </w:rPr>
          <w:t>OK</w:t>
        </w:r>
        <w:r>
          <w:t xml:space="preserve"> button.</w:t>
        </w:r>
      </w:ins>
    </w:p>
    <w:p w14:paraId="2EE359F9" w14:textId="77777777" w:rsidR="008E3728" w:rsidRDefault="008E3728" w:rsidP="008E3728">
      <w:pPr>
        <w:rPr>
          <w:ins w:id="347" w:author="Brian Pratt" w:date="2023-08-09T14:44:00Z"/>
        </w:rPr>
      </w:pPr>
      <w:ins w:id="348" w:author="Brian Pratt" w:date="2023-08-09T14:44:00Z">
        <w:r>
          <w:t>You will be asked which replicate to use for elution times.</w:t>
        </w:r>
      </w:ins>
    </w:p>
    <w:p w14:paraId="62FF6D76" w14:textId="77777777" w:rsidR="008E3728" w:rsidRDefault="008E3728" w:rsidP="008E3728">
      <w:pPr>
        <w:pStyle w:val="ListParagraph"/>
        <w:numPr>
          <w:ilvl w:val="0"/>
          <w:numId w:val="9"/>
        </w:numPr>
        <w:rPr>
          <w:ins w:id="349" w:author="Brian Pratt" w:date="2023-08-09T14:44:00Z"/>
        </w:rPr>
      </w:pPr>
      <w:ins w:id="350" w:author="Brian Pratt" w:date="2023-08-09T14:44:00Z">
        <w:r>
          <w:t xml:space="preserve">Click </w:t>
        </w:r>
        <w:r>
          <w:rPr>
            <w:b/>
          </w:rPr>
          <w:t>Use values from a single data set</w:t>
        </w:r>
        <w:r>
          <w:t>.</w:t>
        </w:r>
      </w:ins>
    </w:p>
    <w:p w14:paraId="7C17370F" w14:textId="77777777" w:rsidR="008E3728" w:rsidRDefault="008E3728" w:rsidP="008E3728">
      <w:pPr>
        <w:pStyle w:val="ListParagraph"/>
        <w:numPr>
          <w:ilvl w:val="0"/>
          <w:numId w:val="9"/>
        </w:numPr>
        <w:rPr>
          <w:ins w:id="351" w:author="Brian Pratt" w:date="2023-08-09T14:44:00Z"/>
        </w:rPr>
      </w:pPr>
      <w:ins w:id="352" w:author="Brian Pratt" w:date="2023-08-09T14:44:00Z">
        <w:r>
          <w:t xml:space="preserve">In the </w:t>
        </w:r>
        <w:r>
          <w:rPr>
            <w:b/>
          </w:rPr>
          <w:t>Replicate</w:t>
        </w:r>
        <w:r>
          <w:t xml:space="preserve"> dropdown list, choose “5 min” to schedule for the 5-minute gradient.</w:t>
        </w:r>
      </w:ins>
    </w:p>
    <w:p w14:paraId="21A82992" w14:textId="77777777" w:rsidR="008E3728" w:rsidRDefault="008E3728" w:rsidP="008E3728">
      <w:pPr>
        <w:keepNext/>
        <w:rPr>
          <w:ins w:id="353" w:author="Brian Pratt" w:date="2023-08-09T14:44:00Z"/>
        </w:rPr>
      </w:pPr>
      <w:ins w:id="354" w:author="Brian Pratt" w:date="2023-08-09T14:44:00Z">
        <w:r>
          <w:t xml:space="preserve">The </w:t>
        </w:r>
        <w:r>
          <w:rPr>
            <w:b/>
          </w:rPr>
          <w:t>Scheduling Data</w:t>
        </w:r>
        <w:r>
          <w:t xml:space="preserve"> form should look like this:</w:t>
        </w:r>
      </w:ins>
    </w:p>
    <w:p w14:paraId="4B4F87E7" w14:textId="156F5BCB" w:rsidR="008E3728" w:rsidRDefault="007406AC" w:rsidP="008E3728">
      <w:pPr>
        <w:rPr>
          <w:ins w:id="355" w:author="Brian Pratt" w:date="2023-08-09T14:44:00Z"/>
        </w:rPr>
      </w:pPr>
      <w:ins w:id="356" w:author="Brian Pratt" w:date="2023-08-09T14:54:00Z">
        <w:r>
          <w:rPr>
            <w:noProof/>
            <w:lang w:eastAsia="en-US"/>
          </w:rPr>
          <w:drawing>
            <wp:inline distT="0" distB="0" distL="0" distR="0" wp14:anchorId="6C214539" wp14:editId="53698AAD">
              <wp:extent cx="3076190" cy="1619048"/>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6190" cy="1619048"/>
                      </a:xfrm>
                      <a:prstGeom prst="rect">
                        <a:avLst/>
                      </a:prstGeom>
                    </pic:spPr>
                  </pic:pic>
                </a:graphicData>
              </a:graphic>
            </wp:inline>
          </w:drawing>
        </w:r>
      </w:ins>
    </w:p>
    <w:p w14:paraId="451D75CB" w14:textId="77777777" w:rsidR="008E3728" w:rsidRPr="00583D0A" w:rsidRDefault="008E3728" w:rsidP="008E3728">
      <w:pPr>
        <w:pStyle w:val="ListParagraph"/>
        <w:numPr>
          <w:ilvl w:val="0"/>
          <w:numId w:val="9"/>
        </w:numPr>
        <w:rPr>
          <w:ins w:id="357" w:author="Brian Pratt" w:date="2023-08-09T14:44:00Z"/>
        </w:rPr>
      </w:pPr>
      <w:ins w:id="358" w:author="Brian Pratt" w:date="2023-08-09T14:44:00Z">
        <w:r>
          <w:t xml:space="preserve">Click the </w:t>
        </w:r>
        <w:r w:rsidRPr="0026618D">
          <w:rPr>
            <w:b/>
          </w:rPr>
          <w:t>OK</w:t>
        </w:r>
        <w:r>
          <w:t xml:space="preserve"> button.</w:t>
        </w:r>
      </w:ins>
    </w:p>
    <w:p w14:paraId="163CD486" w14:textId="77777777" w:rsidR="008E3728" w:rsidRDefault="008E3728" w:rsidP="008E3728">
      <w:pPr>
        <w:rPr>
          <w:ins w:id="359" w:author="Brian Pratt" w:date="2023-08-09T14:44:00Z"/>
        </w:rPr>
      </w:pPr>
      <w:ins w:id="360" w:author="Brian Pratt" w:date="2023-08-09T14:44:00Z">
        <w:r w:rsidRPr="00583D0A">
          <w:t>You</w:t>
        </w:r>
        <w:r>
          <w:t xml:space="preserve"> will be prompted for a transition list file name.</w:t>
        </w:r>
      </w:ins>
    </w:p>
    <w:p w14:paraId="36B1E21C" w14:textId="77777777" w:rsidR="008E3728" w:rsidRDefault="008E3728" w:rsidP="008E3728">
      <w:pPr>
        <w:pStyle w:val="ListParagraph"/>
        <w:numPr>
          <w:ilvl w:val="0"/>
          <w:numId w:val="9"/>
        </w:numPr>
        <w:rPr>
          <w:ins w:id="361" w:author="Brian Pratt" w:date="2023-08-09T14:44:00Z"/>
        </w:rPr>
      </w:pPr>
      <w:ins w:id="362" w:author="Brian Pratt" w:date="2023-08-09T14:44:00Z">
        <w:r>
          <w:lastRenderedPageBreak/>
          <w:t>Save the transition list as “EnergyMet_5minutes_scheduled.csv”.</w:t>
        </w:r>
      </w:ins>
    </w:p>
    <w:p w14:paraId="613C264F" w14:textId="77777777" w:rsidR="008E3728" w:rsidRDefault="008E3728" w:rsidP="008E3728">
      <w:pPr>
        <w:pStyle w:val="Heading1"/>
        <w:rPr>
          <w:ins w:id="363" w:author="Brian Pratt" w:date="2023-08-09T14:44:00Z"/>
        </w:rPr>
      </w:pPr>
      <w:ins w:id="364" w:author="Brian Pratt" w:date="2023-08-09T14:44:00Z">
        <w:r>
          <w:t>Collecting and Importing Scheduled Runs</w:t>
        </w:r>
      </w:ins>
    </w:p>
    <w:p w14:paraId="5B96923E" w14:textId="77777777" w:rsidR="008E3728" w:rsidRDefault="008E3728" w:rsidP="008E3728">
      <w:pPr>
        <w:rPr>
          <w:ins w:id="365" w:author="Brian Pratt" w:date="2023-08-09T14:44:00Z"/>
        </w:rPr>
      </w:pPr>
      <w:ins w:id="366" w:author="Brian Pratt" w:date="2023-08-09T14:44:00Z">
        <w:r>
          <w:t>At this point you would use the newly generated scheduled transition list to collect new results on a mass spectrometer. For this tutorial data was collected in three runs with different light:heavy ratios. There is a 1:1 mix, a 1:2 mix, and a 2:1 mix. To import these runs into your document do the following:</w:t>
        </w:r>
      </w:ins>
    </w:p>
    <w:p w14:paraId="3A7543CB" w14:textId="77777777" w:rsidR="008E3728" w:rsidRPr="003C3F78" w:rsidRDefault="008E3728" w:rsidP="008E3728">
      <w:pPr>
        <w:pStyle w:val="ListParagraph"/>
        <w:numPr>
          <w:ilvl w:val="0"/>
          <w:numId w:val="1"/>
        </w:numPr>
        <w:spacing w:after="160" w:line="256" w:lineRule="auto"/>
        <w:rPr>
          <w:ins w:id="367" w:author="Brian Pratt" w:date="2023-08-09T14:44:00Z"/>
        </w:rPr>
      </w:pPr>
      <w:ins w:id="368" w:author="Brian Pratt" w:date="2023-08-09T14:44:00Z">
        <w:r>
          <w:t xml:space="preserve">On the </w:t>
        </w:r>
        <w:r w:rsidRPr="00A375C7">
          <w:rPr>
            <w:b/>
          </w:rPr>
          <w:t>File</w:t>
        </w:r>
        <w:r>
          <w:t xml:space="preserve"> menu, choose </w:t>
        </w:r>
        <w:r w:rsidRPr="00A375C7">
          <w:rPr>
            <w:b/>
          </w:rPr>
          <w:t>Import</w:t>
        </w:r>
        <w:r>
          <w:t xml:space="preserve"> and click </w:t>
        </w:r>
        <w:r w:rsidRPr="00A375C7">
          <w:rPr>
            <w:b/>
          </w:rPr>
          <w:t>Results</w:t>
        </w:r>
        <w:r>
          <w:rPr>
            <w:bCs/>
          </w:rPr>
          <w:t>.</w:t>
        </w:r>
      </w:ins>
    </w:p>
    <w:p w14:paraId="3FB69278" w14:textId="77777777" w:rsidR="008E3728" w:rsidRPr="003C3F78" w:rsidRDefault="008E3728" w:rsidP="008E3728">
      <w:pPr>
        <w:pStyle w:val="ListParagraph"/>
        <w:numPr>
          <w:ilvl w:val="0"/>
          <w:numId w:val="1"/>
        </w:numPr>
        <w:spacing w:after="160" w:line="256" w:lineRule="auto"/>
        <w:rPr>
          <w:ins w:id="369" w:author="Brian Pratt" w:date="2023-08-09T14:44:00Z"/>
        </w:rPr>
      </w:pPr>
      <w:ins w:id="370" w:author="Brian Pratt" w:date="2023-08-09T14:44:00Z">
        <w:r>
          <w:rPr>
            <w:bCs/>
          </w:rPr>
          <w:t xml:space="preserve">Click the </w:t>
        </w:r>
        <w:r>
          <w:rPr>
            <w:b/>
            <w:bCs/>
          </w:rPr>
          <w:t>OK</w:t>
        </w:r>
        <w:r>
          <w:rPr>
            <w:bCs/>
          </w:rPr>
          <w:t xml:space="preserve"> button to accept the default settings.</w:t>
        </w:r>
      </w:ins>
    </w:p>
    <w:p w14:paraId="5A1DE99F" w14:textId="77777777" w:rsidR="008E3728" w:rsidRPr="00D067F3" w:rsidRDefault="008E3728" w:rsidP="008E3728">
      <w:pPr>
        <w:pStyle w:val="ListParagraph"/>
        <w:numPr>
          <w:ilvl w:val="0"/>
          <w:numId w:val="1"/>
        </w:numPr>
        <w:spacing w:after="160" w:line="256" w:lineRule="auto"/>
        <w:rPr>
          <w:ins w:id="371" w:author="Brian Pratt" w:date="2023-08-09T14:44:00Z"/>
        </w:rPr>
      </w:pPr>
      <w:ins w:id="372" w:author="Brian Pratt" w:date="2023-08-09T14:44:00Z">
        <w:r>
          <w:rPr>
            <w:bCs/>
          </w:rPr>
          <w:t>Navigate to the “Scheduled” subfolder of the tutorial folder and select all three files.</w:t>
        </w:r>
      </w:ins>
    </w:p>
    <w:p w14:paraId="48986568" w14:textId="77777777" w:rsidR="008E3728" w:rsidRPr="00D067F3" w:rsidRDefault="008E3728" w:rsidP="008E3728">
      <w:pPr>
        <w:pStyle w:val="ListParagraph"/>
        <w:numPr>
          <w:ilvl w:val="0"/>
          <w:numId w:val="1"/>
        </w:numPr>
        <w:spacing w:after="160" w:line="256" w:lineRule="auto"/>
        <w:rPr>
          <w:ins w:id="373" w:author="Brian Pratt" w:date="2023-08-09T14:44:00Z"/>
        </w:rPr>
      </w:pPr>
      <w:ins w:id="374" w:author="Brian Pratt" w:date="2023-08-09T14:44:00Z">
        <w:r>
          <w:rPr>
            <w:bCs/>
          </w:rPr>
          <w:t xml:space="preserve">Click the </w:t>
        </w:r>
        <w:r w:rsidRPr="00D067F3">
          <w:rPr>
            <w:b/>
            <w:bCs/>
          </w:rPr>
          <w:t>OK</w:t>
        </w:r>
        <w:r>
          <w:rPr>
            <w:bCs/>
          </w:rPr>
          <w:t xml:space="preserve"> button.</w:t>
        </w:r>
      </w:ins>
    </w:p>
    <w:p w14:paraId="19772F29" w14:textId="77777777" w:rsidR="008E3728" w:rsidRPr="00D15D24" w:rsidRDefault="008E3728" w:rsidP="008E3728">
      <w:pPr>
        <w:pStyle w:val="ListParagraph"/>
        <w:numPr>
          <w:ilvl w:val="0"/>
          <w:numId w:val="1"/>
        </w:numPr>
        <w:spacing w:after="160" w:line="256" w:lineRule="auto"/>
        <w:rPr>
          <w:ins w:id="375" w:author="Brian Pratt" w:date="2023-08-09T14:44:00Z"/>
        </w:rPr>
      </w:pPr>
      <w:ins w:id="376" w:author="Brian Pratt" w:date="2023-08-09T14:44:00Z">
        <w:r>
          <w:rPr>
            <w:bCs/>
          </w:rPr>
          <w:t xml:space="preserve">This time when Skyline offers to simplify the replicate names, choose </w:t>
        </w:r>
        <w:r w:rsidRPr="00D067F3">
          <w:rPr>
            <w:b/>
            <w:bCs/>
          </w:rPr>
          <w:t>Do not remove</w:t>
        </w:r>
        <w:r>
          <w:rPr>
            <w:bCs/>
          </w:rPr>
          <w:t>.</w:t>
        </w:r>
      </w:ins>
    </w:p>
    <w:p w14:paraId="0C58EC59" w14:textId="77777777" w:rsidR="008E3728" w:rsidRPr="00D15D24" w:rsidRDefault="008E3728" w:rsidP="008E3728">
      <w:pPr>
        <w:keepNext/>
        <w:spacing w:after="160" w:line="257" w:lineRule="auto"/>
        <w:rPr>
          <w:ins w:id="377" w:author="Brian Pratt" w:date="2023-08-09T14:44:00Z"/>
        </w:rPr>
      </w:pPr>
      <w:ins w:id="378" w:author="Brian Pratt" w:date="2023-08-09T14:44:00Z">
        <w:r>
          <w:t xml:space="preserve">This will cause the </w:t>
        </w:r>
        <w:r>
          <w:rPr>
            <w:b/>
          </w:rPr>
          <w:t>Import Results</w:t>
        </w:r>
        <w:r>
          <w:t xml:space="preserve"> form to show the full file names (with extensions removed) as what Skyline will use for the replicate names, as shown below:</w:t>
        </w:r>
      </w:ins>
    </w:p>
    <w:p w14:paraId="4A6FCB81" w14:textId="73896DCE" w:rsidR="008E3728" w:rsidRPr="00D067F3" w:rsidRDefault="007406AC" w:rsidP="008E3728">
      <w:pPr>
        <w:spacing w:after="160" w:line="256" w:lineRule="auto"/>
        <w:rPr>
          <w:ins w:id="379" w:author="Brian Pratt" w:date="2023-08-09T14:44:00Z"/>
        </w:rPr>
      </w:pPr>
      <w:ins w:id="380" w:author="Brian Pratt" w:date="2023-08-09T14:54:00Z">
        <w:r>
          <w:rPr>
            <w:noProof/>
            <w:lang w:eastAsia="en-US"/>
          </w:rPr>
          <w:drawing>
            <wp:inline distT="0" distB="0" distL="0" distR="0" wp14:anchorId="7A467D0E" wp14:editId="7D3880C9">
              <wp:extent cx="2885714" cy="4542857"/>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5714" cy="4542857"/>
                      </a:xfrm>
                      <a:prstGeom prst="rect">
                        <a:avLst/>
                      </a:prstGeom>
                    </pic:spPr>
                  </pic:pic>
                </a:graphicData>
              </a:graphic>
            </wp:inline>
          </w:drawing>
        </w:r>
      </w:ins>
    </w:p>
    <w:p w14:paraId="3DDEDE0B" w14:textId="77777777" w:rsidR="008E3728" w:rsidRPr="008879C8" w:rsidRDefault="008E3728" w:rsidP="008E3728">
      <w:pPr>
        <w:pStyle w:val="ListParagraph"/>
        <w:numPr>
          <w:ilvl w:val="0"/>
          <w:numId w:val="1"/>
        </w:numPr>
        <w:spacing w:after="160" w:line="256" w:lineRule="auto"/>
        <w:rPr>
          <w:ins w:id="381" w:author="Brian Pratt" w:date="2023-08-09T14:44:00Z"/>
        </w:rPr>
      </w:pPr>
      <w:ins w:id="382" w:author="Brian Pratt" w:date="2023-08-09T14:44:00Z">
        <w:r>
          <w:rPr>
            <w:bCs/>
          </w:rPr>
          <w:t xml:space="preserve">Click the </w:t>
        </w:r>
        <w:r w:rsidRPr="00D067F3">
          <w:rPr>
            <w:b/>
            <w:bCs/>
          </w:rPr>
          <w:t>OK</w:t>
        </w:r>
        <w:r>
          <w:rPr>
            <w:bCs/>
          </w:rPr>
          <w:t xml:space="preserve"> button.</w:t>
        </w:r>
      </w:ins>
    </w:p>
    <w:p w14:paraId="29F91F18" w14:textId="77777777" w:rsidR="008E3728" w:rsidRDefault="008E3728" w:rsidP="008E3728">
      <w:pPr>
        <w:rPr>
          <w:ins w:id="383" w:author="Brian Pratt" w:date="2023-08-09T14:44:00Z"/>
        </w:rPr>
      </w:pPr>
      <w:ins w:id="384" w:author="Brian Pratt" w:date="2023-08-09T14:44:00Z">
        <w:r>
          <w:lastRenderedPageBreak/>
          <w:t>As you are done with the data from the two minute gradient, you may remove it from the document as follows:</w:t>
        </w:r>
      </w:ins>
    </w:p>
    <w:p w14:paraId="552AA00D" w14:textId="77777777" w:rsidR="008E3728" w:rsidRPr="008879C8" w:rsidRDefault="008E3728" w:rsidP="008E3728">
      <w:pPr>
        <w:pStyle w:val="ListParagraph"/>
        <w:numPr>
          <w:ilvl w:val="0"/>
          <w:numId w:val="1"/>
        </w:numPr>
        <w:rPr>
          <w:ins w:id="385" w:author="Brian Pratt" w:date="2023-08-09T14:44:00Z"/>
        </w:rPr>
      </w:pPr>
      <w:ins w:id="386" w:author="Brian Pratt" w:date="2023-08-09T14:44:00Z">
        <w:r>
          <w:t xml:space="preserve">On the </w:t>
        </w:r>
        <w:r w:rsidRPr="008879C8">
          <w:rPr>
            <w:b/>
          </w:rPr>
          <w:t>Edit</w:t>
        </w:r>
        <w:r>
          <w:t xml:space="preserve"> menu, click </w:t>
        </w:r>
        <w:r w:rsidRPr="008879C8">
          <w:rPr>
            <w:b/>
          </w:rPr>
          <w:t>Manage Results</w:t>
        </w:r>
        <w:r>
          <w:t xml:space="preserve"> (Ctrl-R).</w:t>
        </w:r>
      </w:ins>
    </w:p>
    <w:p w14:paraId="5F4B05BC" w14:textId="77777777" w:rsidR="008E3728" w:rsidRDefault="008E3728" w:rsidP="008E3728">
      <w:pPr>
        <w:pStyle w:val="ListParagraph"/>
        <w:numPr>
          <w:ilvl w:val="0"/>
          <w:numId w:val="1"/>
        </w:numPr>
        <w:rPr>
          <w:ins w:id="387" w:author="Brian Pratt" w:date="2023-08-09T14:44:00Z"/>
        </w:rPr>
      </w:pPr>
      <w:ins w:id="388" w:author="Brian Pratt" w:date="2023-08-09T14:44:00Z">
        <w:r>
          <w:t>Select the “2 min” replicate.</w:t>
        </w:r>
      </w:ins>
    </w:p>
    <w:p w14:paraId="5C27F688" w14:textId="5D15A648" w:rsidR="008E3728" w:rsidRDefault="007406AC" w:rsidP="008E3728">
      <w:pPr>
        <w:rPr>
          <w:ins w:id="389" w:author="Brian Pratt" w:date="2023-08-09T14:44:00Z"/>
        </w:rPr>
      </w:pPr>
      <w:ins w:id="390" w:author="Brian Pratt" w:date="2023-08-09T14:55:00Z">
        <w:r>
          <w:rPr>
            <w:noProof/>
            <w:lang w:eastAsia="en-US"/>
          </w:rPr>
          <w:drawing>
            <wp:inline distT="0" distB="0" distL="0" distR="0" wp14:anchorId="2298F478" wp14:editId="60E7710A">
              <wp:extent cx="3838575" cy="37814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8575" cy="3781425"/>
                      </a:xfrm>
                      <a:prstGeom prst="rect">
                        <a:avLst/>
                      </a:prstGeom>
                    </pic:spPr>
                  </pic:pic>
                </a:graphicData>
              </a:graphic>
            </wp:inline>
          </w:drawing>
        </w:r>
      </w:ins>
    </w:p>
    <w:p w14:paraId="04299534" w14:textId="77777777" w:rsidR="008E3728" w:rsidRPr="000D2725" w:rsidRDefault="008E3728" w:rsidP="008E3728">
      <w:pPr>
        <w:pStyle w:val="ListParagraph"/>
        <w:numPr>
          <w:ilvl w:val="0"/>
          <w:numId w:val="1"/>
        </w:numPr>
        <w:rPr>
          <w:ins w:id="391" w:author="Brian Pratt" w:date="2023-08-09T14:44:00Z"/>
        </w:rPr>
      </w:pPr>
      <w:ins w:id="392" w:author="Brian Pratt" w:date="2023-08-09T14:44:00Z">
        <w:r>
          <w:t xml:space="preserve">Click the </w:t>
        </w:r>
        <w:r w:rsidRPr="000D2725">
          <w:rPr>
            <w:b/>
          </w:rPr>
          <w:t>Remove</w:t>
        </w:r>
        <w:r>
          <w:t xml:space="preserve"> button.</w:t>
        </w:r>
      </w:ins>
    </w:p>
    <w:p w14:paraId="4A4D9E8B" w14:textId="77777777" w:rsidR="008E3728" w:rsidRDefault="008E3728" w:rsidP="008E3728">
      <w:pPr>
        <w:rPr>
          <w:ins w:id="393" w:author="Brian Pratt" w:date="2023-08-09T14:44:00Z"/>
        </w:rPr>
      </w:pPr>
      <w:ins w:id="394" w:author="Brian Pratt" w:date="2023-08-09T14:44:00Z">
        <w:r>
          <w:t>Now rename the remaining 4 replicates as follows:</w:t>
        </w:r>
      </w:ins>
    </w:p>
    <w:p w14:paraId="1EC80C3F" w14:textId="77777777" w:rsidR="008E3728" w:rsidRDefault="008E3728" w:rsidP="008E3728">
      <w:pPr>
        <w:pStyle w:val="ListParagraph"/>
        <w:numPr>
          <w:ilvl w:val="0"/>
          <w:numId w:val="15"/>
        </w:numPr>
        <w:rPr>
          <w:ins w:id="395" w:author="Brian Pratt" w:date="2023-08-09T14:44:00Z"/>
        </w:rPr>
      </w:pPr>
      <w:ins w:id="396" w:author="Brian Pratt" w:date="2023-08-09T14:44:00Z">
        <w:r>
          <w:t>Double-click the “5 min” replicate.</w:t>
        </w:r>
      </w:ins>
    </w:p>
    <w:p w14:paraId="7B8A86E1" w14:textId="77777777" w:rsidR="008E3728" w:rsidRDefault="008E3728" w:rsidP="008E3728">
      <w:pPr>
        <w:pStyle w:val="ListParagraph"/>
        <w:numPr>
          <w:ilvl w:val="0"/>
          <w:numId w:val="15"/>
        </w:numPr>
        <w:rPr>
          <w:ins w:id="397" w:author="Brian Pratt" w:date="2023-08-09T14:44:00Z"/>
        </w:rPr>
      </w:pPr>
      <w:ins w:id="398" w:author="Brian Pratt" w:date="2023-08-09T14:44:00Z">
        <w:r>
          <w:t>Change the name to “1:1_1”. (This shorthand naming convention shows the light: heavy mix ratio and run number – though you can use any naming scheme you like in the future.)</w:t>
        </w:r>
      </w:ins>
    </w:p>
    <w:p w14:paraId="0C655636" w14:textId="77777777" w:rsidR="008E3728" w:rsidRDefault="008E3728" w:rsidP="008E3728">
      <w:pPr>
        <w:pStyle w:val="ListParagraph"/>
        <w:numPr>
          <w:ilvl w:val="0"/>
          <w:numId w:val="15"/>
        </w:numPr>
        <w:rPr>
          <w:ins w:id="399" w:author="Brian Pratt" w:date="2023-08-09T14:44:00Z"/>
        </w:rPr>
      </w:pPr>
      <w:ins w:id="400" w:author="Brian Pratt" w:date="2023-08-09T14:44:00Z">
        <w:r>
          <w:t>Change the other names to “1:1_2”, “2:1_2”, and “1:2_2” for the replicates starting with “ID33140”, “ID33141”, and “ID22142” respectively.</w:t>
        </w:r>
      </w:ins>
    </w:p>
    <w:tbl>
      <w:tblPr>
        <w:tblStyle w:val="TableGrid"/>
        <w:tblW w:w="0" w:type="auto"/>
        <w:tblInd w:w="720" w:type="dxa"/>
        <w:tblLook w:val="04A0" w:firstRow="1" w:lastRow="0" w:firstColumn="1" w:lastColumn="0" w:noHBand="0" w:noVBand="1"/>
      </w:tblPr>
      <w:tblGrid>
        <w:gridCol w:w="8856"/>
      </w:tblGrid>
      <w:tr w:rsidR="008E3728" w14:paraId="3BC386EE" w14:textId="77777777" w:rsidTr="008E3728">
        <w:trPr>
          <w:ins w:id="401" w:author="Brian Pratt" w:date="2023-08-09T14:44:00Z"/>
        </w:trPr>
        <w:tc>
          <w:tcPr>
            <w:tcW w:w="9576" w:type="dxa"/>
          </w:tcPr>
          <w:p w14:paraId="26A8FB75" w14:textId="77777777" w:rsidR="008E3728" w:rsidRDefault="008E3728" w:rsidP="008E3728">
            <w:pPr>
              <w:spacing w:after="0"/>
              <w:rPr>
                <w:ins w:id="402" w:author="Brian Pratt" w:date="2023-08-09T14:44:00Z"/>
              </w:rPr>
            </w:pPr>
            <w:ins w:id="403" w:author="Brian Pratt" w:date="2023-08-09T14:44:00Z">
              <w:r>
                <w:t xml:space="preserve">Note: This renaming can be done in the </w:t>
              </w:r>
              <w:r w:rsidRPr="00EA6C86">
                <w:rPr>
                  <w:b/>
                </w:rPr>
                <w:t>Document Grid</w:t>
              </w:r>
              <w:r>
                <w:t xml:space="preserve"> as well, using a custom report template that includes the </w:t>
              </w:r>
              <w:r>
                <w:rPr>
                  <w:b/>
                </w:rPr>
                <w:t>Replicates</w:t>
              </w:r>
              <w:r>
                <w:t xml:space="preserve"> &gt; </w:t>
              </w:r>
              <w:r>
                <w:rPr>
                  <w:b/>
                </w:rPr>
                <w:t>Replicate Name</w:t>
              </w:r>
              <w:r>
                <w:t xml:space="preserve"> field.</w:t>
              </w:r>
            </w:ins>
          </w:p>
        </w:tc>
      </w:tr>
    </w:tbl>
    <w:p w14:paraId="571C209E" w14:textId="77777777" w:rsidR="008E3728" w:rsidRPr="00EA6C86" w:rsidRDefault="008E3728" w:rsidP="008E3728">
      <w:pPr>
        <w:keepNext/>
        <w:spacing w:before="240"/>
        <w:rPr>
          <w:ins w:id="404" w:author="Brian Pratt" w:date="2023-08-09T14:44:00Z"/>
        </w:rPr>
      </w:pPr>
      <w:ins w:id="405" w:author="Brian Pratt" w:date="2023-08-09T14:44:00Z">
        <w:r>
          <w:lastRenderedPageBreak/>
          <w:t xml:space="preserve">When you are done, the </w:t>
        </w:r>
        <w:r>
          <w:rPr>
            <w:b/>
          </w:rPr>
          <w:t>Manage Results</w:t>
        </w:r>
        <w:r>
          <w:t xml:space="preserve"> form should look like this:</w:t>
        </w:r>
      </w:ins>
    </w:p>
    <w:p w14:paraId="6D1C242A" w14:textId="2EFFE71C" w:rsidR="008E3728" w:rsidRDefault="007406AC" w:rsidP="008E3728">
      <w:pPr>
        <w:rPr>
          <w:ins w:id="406" w:author="Brian Pratt" w:date="2023-08-09T14:44:00Z"/>
        </w:rPr>
      </w:pPr>
      <w:ins w:id="407" w:author="Brian Pratt" w:date="2023-08-09T14:56:00Z">
        <w:r>
          <w:rPr>
            <w:noProof/>
            <w:lang w:eastAsia="en-US"/>
          </w:rPr>
          <w:drawing>
            <wp:inline distT="0" distB="0" distL="0" distR="0" wp14:anchorId="2A51D72B" wp14:editId="20B856BA">
              <wp:extent cx="3838575" cy="37814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8575" cy="3781425"/>
                      </a:xfrm>
                      <a:prstGeom prst="rect">
                        <a:avLst/>
                      </a:prstGeom>
                    </pic:spPr>
                  </pic:pic>
                </a:graphicData>
              </a:graphic>
            </wp:inline>
          </w:drawing>
        </w:r>
      </w:ins>
    </w:p>
    <w:p w14:paraId="6BA44622" w14:textId="77777777" w:rsidR="008E3728" w:rsidRDefault="008E3728" w:rsidP="008E3728">
      <w:pPr>
        <w:pStyle w:val="ListParagraph"/>
        <w:numPr>
          <w:ilvl w:val="0"/>
          <w:numId w:val="15"/>
        </w:numPr>
        <w:rPr>
          <w:ins w:id="408" w:author="Brian Pratt" w:date="2023-08-09T14:44:00Z"/>
        </w:rPr>
      </w:pPr>
      <w:ins w:id="409" w:author="Brian Pratt" w:date="2023-08-09T14:44:00Z">
        <w:r>
          <w:t xml:space="preserve">Click the </w:t>
        </w:r>
        <w:r w:rsidRPr="000D2725">
          <w:rPr>
            <w:b/>
          </w:rPr>
          <w:t>OK</w:t>
        </w:r>
        <w:r>
          <w:t xml:space="preserve"> button.</w:t>
        </w:r>
      </w:ins>
    </w:p>
    <w:p w14:paraId="18236F54" w14:textId="77777777" w:rsidR="008E3728" w:rsidRPr="00DA3DF3" w:rsidRDefault="008E3728" w:rsidP="008E3728">
      <w:pPr>
        <w:pStyle w:val="ListParagraph"/>
        <w:numPr>
          <w:ilvl w:val="0"/>
          <w:numId w:val="15"/>
        </w:numPr>
        <w:rPr>
          <w:ins w:id="410" w:author="Brian Pratt" w:date="2023-08-09T14:44:00Z"/>
        </w:rPr>
      </w:pPr>
      <w:ins w:id="411" w:author="Brian Pratt" w:date="2023-08-09T14:44:00Z">
        <w:r>
          <w:t xml:space="preserve">On the </w:t>
        </w:r>
        <w:r>
          <w:rPr>
            <w:b/>
          </w:rPr>
          <w:t>View</w:t>
        </w:r>
        <w:r>
          <w:t xml:space="preserve"> menu, choose </w:t>
        </w:r>
        <w:r>
          <w:rPr>
            <w:b/>
          </w:rPr>
          <w:t>Arrange Graphs</w:t>
        </w:r>
        <w:r>
          <w:t xml:space="preserve"> and click Tabbed (Ctrl-Shift-T).</w:t>
        </w:r>
      </w:ins>
    </w:p>
    <w:p w14:paraId="2272AF6D" w14:textId="77777777" w:rsidR="008E3728" w:rsidRDefault="008E3728" w:rsidP="008E3728">
      <w:pPr>
        <w:pStyle w:val="Heading1"/>
        <w:rPr>
          <w:ins w:id="412" w:author="Brian Pratt" w:date="2023-08-09T14:44:00Z"/>
        </w:rPr>
      </w:pPr>
      <w:ins w:id="413" w:author="Brian Pratt" w:date="2023-08-09T14:44:00Z">
        <w:r>
          <w:t>Evaluating Imported Runs</w:t>
        </w:r>
      </w:ins>
    </w:p>
    <w:p w14:paraId="24C0AE22" w14:textId="77777777" w:rsidR="008E3728" w:rsidRDefault="008E3728" w:rsidP="008E3728">
      <w:pPr>
        <w:rPr>
          <w:ins w:id="414" w:author="Brian Pratt" w:date="2023-08-09T14:44:00Z"/>
        </w:rPr>
      </w:pPr>
      <w:ins w:id="415" w:author="Brian Pratt" w:date="2023-08-09T14:44:00Z">
        <w:r>
          <w:t xml:space="preserve">You can get visual confirmation of the known ratios of the samples by looking at the </w:t>
        </w:r>
        <w:r w:rsidRPr="00DA3DF3">
          <w:rPr>
            <w:b/>
          </w:rPr>
          <w:t>Peak Areas – Replicate Comparison</w:t>
        </w:r>
        <w:r>
          <w:rPr>
            <w:b/>
          </w:rPr>
          <w:t xml:space="preserve"> </w:t>
        </w:r>
        <w:r>
          <w:t>view.</w:t>
        </w:r>
      </w:ins>
    </w:p>
    <w:p w14:paraId="0EE51769" w14:textId="77777777" w:rsidR="008E3728" w:rsidRDefault="008E3728" w:rsidP="008E3728">
      <w:pPr>
        <w:pStyle w:val="ListParagraph"/>
        <w:numPr>
          <w:ilvl w:val="0"/>
          <w:numId w:val="16"/>
        </w:numPr>
        <w:rPr>
          <w:ins w:id="416" w:author="Brian Pratt" w:date="2023-08-09T14:44:00Z"/>
        </w:rPr>
      </w:pPr>
      <w:ins w:id="417" w:author="Brian Pratt" w:date="2023-08-09T14:44:00Z">
        <w:r>
          <w:t xml:space="preserve">In the </w:t>
        </w:r>
        <w:r w:rsidRPr="00DA3DF3">
          <w:rPr>
            <w:b/>
          </w:rPr>
          <w:t>Targets</w:t>
        </w:r>
        <w:r>
          <w:t xml:space="preserve"> view, select “</w:t>
        </w:r>
        <w:r w:rsidRPr="00EA6C86">
          <w:t>Acetyl-CoA”</w:t>
        </w:r>
        <w:r>
          <w:t>.</w:t>
        </w:r>
      </w:ins>
    </w:p>
    <w:p w14:paraId="05BFCE72" w14:textId="77777777" w:rsidR="008E3728" w:rsidRDefault="008E3728" w:rsidP="008E3728">
      <w:pPr>
        <w:pStyle w:val="ListParagraph"/>
        <w:numPr>
          <w:ilvl w:val="0"/>
          <w:numId w:val="16"/>
        </w:numPr>
        <w:rPr>
          <w:ins w:id="418" w:author="Brian Pratt" w:date="2023-08-09T14:44:00Z"/>
        </w:rPr>
      </w:pPr>
      <w:ins w:id="419" w:author="Brian Pratt" w:date="2023-08-09T14:44:00Z">
        <w:r>
          <w:t>Click the plus (+) to the left of “Acetyl-Coa” and both its sub-items (808 and 831) to expand them and see the individual light and heavy transitions under them.</w:t>
        </w:r>
      </w:ins>
    </w:p>
    <w:p w14:paraId="2A5FA0D7" w14:textId="77777777" w:rsidR="008E3728" w:rsidRDefault="008E3728" w:rsidP="008E3728">
      <w:pPr>
        <w:rPr>
          <w:ins w:id="420" w:author="Brian Pratt" w:date="2023-08-09T14:44:00Z"/>
        </w:rPr>
      </w:pPr>
      <w:ins w:id="421" w:author="Brian Pratt" w:date="2023-08-09T14:44:00Z">
        <w:r>
          <w:t xml:space="preserve">You can see that the peak areas have the expected ratios based on the known mixture ratios. In the </w:t>
        </w:r>
        <w:r w:rsidRPr="00DA3DF3">
          <w:rPr>
            <w:b/>
          </w:rPr>
          <w:t>Retention Times – Replicate Comparison</w:t>
        </w:r>
        <w:r>
          <w:t xml:space="preserve"> view you can also see that the chromatography is stable with Acetyl-CoA eluting at around 1.55 minutes in every run, especially consistent among the scheduled runs.</w:t>
        </w:r>
      </w:ins>
    </w:p>
    <w:p w14:paraId="31AA1F24" w14:textId="6C86C459" w:rsidR="008E3728" w:rsidRPr="00DA3DF3" w:rsidRDefault="007406AC" w:rsidP="008E3728">
      <w:pPr>
        <w:rPr>
          <w:ins w:id="422" w:author="Brian Pratt" w:date="2023-08-09T14:44:00Z"/>
        </w:rPr>
      </w:pPr>
      <w:ins w:id="423" w:author="Brian Pratt" w:date="2023-08-09T14:56:00Z">
        <w:r>
          <w:rPr>
            <w:noProof/>
            <w:lang w:eastAsia="en-US"/>
          </w:rPr>
          <w:lastRenderedPageBreak/>
          <w:drawing>
            <wp:inline distT="0" distB="0" distL="0" distR="0" wp14:anchorId="0927890A" wp14:editId="31756F14">
              <wp:extent cx="5943600" cy="331406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14065"/>
                      </a:xfrm>
                      <a:prstGeom prst="rect">
                        <a:avLst/>
                      </a:prstGeom>
                    </pic:spPr>
                  </pic:pic>
                </a:graphicData>
              </a:graphic>
            </wp:inline>
          </w:drawing>
        </w:r>
      </w:ins>
    </w:p>
    <w:p w14:paraId="6679630B" w14:textId="77777777" w:rsidR="008E3728" w:rsidRDefault="008E3728" w:rsidP="008E3728">
      <w:pPr>
        <w:pStyle w:val="Heading1"/>
        <w:rPr>
          <w:ins w:id="424" w:author="Brian Pratt" w:date="2023-08-09T14:44:00Z"/>
        </w:rPr>
      </w:pPr>
      <w:ins w:id="425" w:author="Brian Pratt" w:date="2023-08-09T14:44:00Z">
        <w:r>
          <w:t>Evaluating Linearity in Response</w:t>
        </w:r>
      </w:ins>
    </w:p>
    <w:p w14:paraId="59D99B53" w14:textId="77777777" w:rsidR="008E3728" w:rsidRDefault="008E3728" w:rsidP="008E3728">
      <w:pPr>
        <w:rPr>
          <w:ins w:id="426" w:author="Brian Pratt" w:date="2023-08-09T14:44:00Z"/>
        </w:rPr>
      </w:pPr>
      <w:ins w:id="427" w:author="Brian Pratt" w:date="2023-08-09T14:44:00Z">
        <w:r>
          <w:t>You can evaluate linearity in response between the known concentration ratios and the integrated chromatogram peak areas using the Skyline calibration function.</w:t>
        </w:r>
      </w:ins>
    </w:p>
    <w:p w14:paraId="0C28A270" w14:textId="77777777" w:rsidR="008E3728" w:rsidRPr="00115B6E" w:rsidRDefault="008E3728" w:rsidP="008E3728">
      <w:pPr>
        <w:pStyle w:val="ListParagraph"/>
        <w:numPr>
          <w:ilvl w:val="0"/>
          <w:numId w:val="16"/>
        </w:numPr>
        <w:rPr>
          <w:ins w:id="428" w:author="Brian Pratt" w:date="2023-08-09T14:44:00Z"/>
        </w:rPr>
      </w:pPr>
      <w:ins w:id="429" w:author="Brian Pratt" w:date="2023-08-09T14:44:00Z">
        <w:r>
          <w:t xml:space="preserve">On the </w:t>
        </w:r>
        <w:r w:rsidRPr="00115B6E">
          <w:rPr>
            <w:b/>
          </w:rPr>
          <w:t>View</w:t>
        </w:r>
        <w:r>
          <w:t xml:space="preserve"> menu, click </w:t>
        </w:r>
        <w:r w:rsidRPr="00115B6E">
          <w:rPr>
            <w:b/>
          </w:rPr>
          <w:t>Document Grid</w:t>
        </w:r>
        <w:r>
          <w:t xml:space="preserve"> (Alt-3).</w:t>
        </w:r>
      </w:ins>
    </w:p>
    <w:p w14:paraId="0DEC49A7" w14:textId="77777777" w:rsidR="008E3728" w:rsidRPr="00115B6E" w:rsidRDefault="008E3728" w:rsidP="008E3728">
      <w:pPr>
        <w:pStyle w:val="ListParagraph"/>
        <w:numPr>
          <w:ilvl w:val="0"/>
          <w:numId w:val="16"/>
        </w:numPr>
        <w:rPr>
          <w:ins w:id="430" w:author="Brian Pratt" w:date="2023-08-09T14:44:00Z"/>
        </w:rPr>
      </w:pPr>
      <w:ins w:id="431" w:author="Brian Pratt" w:date="2023-08-09T14:44:00Z">
        <w:r>
          <w:t xml:space="preserve">In the </w:t>
        </w:r>
        <w:r w:rsidRPr="00115B6E">
          <w:rPr>
            <w:b/>
          </w:rPr>
          <w:t>Document Grid</w:t>
        </w:r>
        <w:r>
          <w:t xml:space="preserve">, click the </w:t>
        </w:r>
        <w:r>
          <w:rPr>
            <w:b/>
          </w:rPr>
          <w:t>Reports</w:t>
        </w:r>
        <w:r>
          <w:t xml:space="preserve"> menu, and then click </w:t>
        </w:r>
        <w:r w:rsidRPr="00115B6E">
          <w:rPr>
            <w:b/>
          </w:rPr>
          <w:t>Replicates</w:t>
        </w:r>
        <w:r>
          <w:t>.</w:t>
        </w:r>
      </w:ins>
    </w:p>
    <w:p w14:paraId="3CD25087" w14:textId="77777777" w:rsidR="008E3728" w:rsidRPr="00115B6E" w:rsidRDefault="008E3728" w:rsidP="008E3728">
      <w:pPr>
        <w:pStyle w:val="ListParagraph"/>
        <w:numPr>
          <w:ilvl w:val="0"/>
          <w:numId w:val="16"/>
        </w:numPr>
        <w:rPr>
          <w:ins w:id="432" w:author="Brian Pratt" w:date="2023-08-09T14:44:00Z"/>
        </w:rPr>
      </w:pPr>
      <w:ins w:id="433" w:author="Brian Pratt" w:date="2023-08-09T14:44:00Z">
        <w:r w:rsidRPr="00115B6E">
          <w:t xml:space="preserve">Set </w:t>
        </w:r>
        <w:r>
          <w:t xml:space="preserve">the </w:t>
        </w:r>
        <w:r w:rsidRPr="00115B6E">
          <w:rPr>
            <w:b/>
          </w:rPr>
          <w:t>Sample Type</w:t>
        </w:r>
        <w:r>
          <w:t xml:space="preserve"> to in each row to </w:t>
        </w:r>
        <w:r w:rsidRPr="00115B6E">
          <w:rPr>
            <w:b/>
          </w:rPr>
          <w:t>Standard</w:t>
        </w:r>
      </w:ins>
    </w:p>
    <w:p w14:paraId="6B68221B" w14:textId="77777777" w:rsidR="008E3728" w:rsidRDefault="008E3728" w:rsidP="008E3728">
      <w:pPr>
        <w:pStyle w:val="ListParagraph"/>
        <w:numPr>
          <w:ilvl w:val="0"/>
          <w:numId w:val="16"/>
        </w:numPr>
        <w:rPr>
          <w:ins w:id="434" w:author="Brian Pratt" w:date="2023-08-09T14:44:00Z"/>
        </w:rPr>
      </w:pPr>
      <w:ins w:id="435" w:author="Brian Pratt" w:date="2023-08-09T14:44:00Z">
        <w:r>
          <w:t xml:space="preserve">Set the </w:t>
        </w:r>
        <w:r w:rsidRPr="00115B6E">
          <w:rPr>
            <w:b/>
          </w:rPr>
          <w:t>Analyte Concentration</w:t>
        </w:r>
        <w:r>
          <w:t xml:space="preserve"> as the appropriate decimal number for the ratio preceding the underscore in the replicate name, or </w:t>
        </w:r>
        <w:r w:rsidRPr="00115B6E">
          <w:rPr>
            <w:b/>
          </w:rPr>
          <w:t>1, 1, 2, 0.5</w:t>
        </w:r>
        <w:r>
          <w:t xml:space="preserve"> respectively.</w:t>
        </w:r>
      </w:ins>
    </w:p>
    <w:p w14:paraId="14F16890" w14:textId="77777777" w:rsidR="008E3728" w:rsidRPr="00043C96" w:rsidRDefault="008E3728" w:rsidP="008E3728">
      <w:pPr>
        <w:keepNext/>
        <w:rPr>
          <w:ins w:id="436" w:author="Brian Pratt" w:date="2023-08-09T14:44:00Z"/>
        </w:rPr>
      </w:pPr>
      <w:ins w:id="437" w:author="Brian Pratt" w:date="2023-08-09T14:44:00Z">
        <w:r>
          <w:t xml:space="preserve">When you are don the </w:t>
        </w:r>
        <w:r>
          <w:rPr>
            <w:b/>
          </w:rPr>
          <w:t>Document Grid</w:t>
        </w:r>
        <w:r>
          <w:t xml:space="preserve"> should look like this:</w:t>
        </w:r>
      </w:ins>
    </w:p>
    <w:p w14:paraId="0C450E71" w14:textId="328D1DD2" w:rsidR="008E3728" w:rsidRDefault="007406AC" w:rsidP="008E3728">
      <w:pPr>
        <w:rPr>
          <w:ins w:id="438" w:author="Brian Pratt" w:date="2023-08-09T14:44:00Z"/>
        </w:rPr>
      </w:pPr>
      <w:ins w:id="439" w:author="Brian Pratt" w:date="2023-08-09T14:56:00Z">
        <w:r>
          <w:rPr>
            <w:noProof/>
            <w:lang w:eastAsia="en-US"/>
          </w:rPr>
          <w:drawing>
            <wp:inline distT="0" distB="0" distL="0" distR="0" wp14:anchorId="6ABDDD4C" wp14:editId="10DFAEEA">
              <wp:extent cx="3390476" cy="2123810"/>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0476" cy="2123810"/>
                      </a:xfrm>
                      <a:prstGeom prst="rect">
                        <a:avLst/>
                      </a:prstGeom>
                    </pic:spPr>
                  </pic:pic>
                </a:graphicData>
              </a:graphic>
            </wp:inline>
          </w:drawing>
        </w:r>
      </w:ins>
    </w:p>
    <w:p w14:paraId="5047CC62" w14:textId="77777777" w:rsidR="008E3728" w:rsidRDefault="008E3728" w:rsidP="008E3728">
      <w:pPr>
        <w:rPr>
          <w:ins w:id="440" w:author="Brian Pratt" w:date="2023-08-09T14:44:00Z"/>
        </w:rPr>
      </w:pPr>
      <w:ins w:id="441" w:author="Brian Pratt" w:date="2023-08-09T14:44:00Z">
        <w:r>
          <w:lastRenderedPageBreak/>
          <w:t>You also need to specify some quantification settings before inspecting a calibration curve for these runs by doing the following:</w:t>
        </w:r>
      </w:ins>
    </w:p>
    <w:p w14:paraId="6D78A271" w14:textId="399AAF1B" w:rsidR="008E3728" w:rsidRDefault="008E3728" w:rsidP="008E3728">
      <w:pPr>
        <w:pStyle w:val="ListParagraph"/>
        <w:numPr>
          <w:ilvl w:val="0"/>
          <w:numId w:val="17"/>
        </w:numPr>
        <w:rPr>
          <w:ins w:id="442" w:author="Brian Pratt" w:date="2023-08-09T14:44:00Z"/>
        </w:rPr>
      </w:pPr>
      <w:ins w:id="443" w:author="Brian Pratt" w:date="2023-08-09T14:44:00Z">
        <w:r>
          <w:t xml:space="preserve">On the </w:t>
        </w:r>
        <w:r w:rsidRPr="0067496A">
          <w:rPr>
            <w:b/>
          </w:rPr>
          <w:t>Settings</w:t>
        </w:r>
        <w:r>
          <w:t xml:space="preserve"> menu, click </w:t>
        </w:r>
      </w:ins>
      <w:bookmarkStart w:id="444" w:name="_GoBack"/>
      <w:bookmarkEnd w:id="444"/>
      <w:ins w:id="445" w:author="Brian Pratt" w:date="2023-12-11T12:35:00Z">
        <w:r w:rsidR="00247E9D">
          <w:rPr>
            <w:b/>
          </w:rPr>
          <w:t>Molecule</w:t>
        </w:r>
      </w:ins>
      <w:ins w:id="446" w:author="Brian Pratt" w:date="2023-08-09T14:44:00Z">
        <w:r w:rsidRPr="0067496A">
          <w:rPr>
            <w:b/>
          </w:rPr>
          <w:t xml:space="preserve"> Settings</w:t>
        </w:r>
        <w:r>
          <w:t>.</w:t>
        </w:r>
      </w:ins>
    </w:p>
    <w:p w14:paraId="47FCB6E5" w14:textId="77777777" w:rsidR="008E3728" w:rsidRDefault="008E3728" w:rsidP="008E3728">
      <w:pPr>
        <w:pStyle w:val="ListParagraph"/>
        <w:numPr>
          <w:ilvl w:val="0"/>
          <w:numId w:val="17"/>
        </w:numPr>
        <w:rPr>
          <w:ins w:id="447" w:author="Brian Pratt" w:date="2023-08-09T14:44:00Z"/>
        </w:rPr>
      </w:pPr>
      <w:ins w:id="448" w:author="Brian Pratt" w:date="2023-08-09T14:44:00Z">
        <w:r>
          <w:rPr>
            <w:noProof/>
          </w:rPr>
          <w:t xml:space="preserve">Click the </w:t>
        </w:r>
        <w:r>
          <w:rPr>
            <w:b/>
            <w:noProof/>
          </w:rPr>
          <w:t>Quantific</w:t>
        </w:r>
        <w:r w:rsidRPr="006A7250">
          <w:rPr>
            <w:b/>
            <w:noProof/>
          </w:rPr>
          <w:t>ation</w:t>
        </w:r>
        <w:r>
          <w:rPr>
            <w:noProof/>
          </w:rPr>
          <w:t xml:space="preserve"> tab.</w:t>
        </w:r>
      </w:ins>
    </w:p>
    <w:p w14:paraId="4501541F" w14:textId="77777777" w:rsidR="008E3728" w:rsidRDefault="008E3728" w:rsidP="008E3728">
      <w:pPr>
        <w:pStyle w:val="ListParagraph"/>
        <w:numPr>
          <w:ilvl w:val="0"/>
          <w:numId w:val="17"/>
        </w:numPr>
        <w:rPr>
          <w:ins w:id="449" w:author="Brian Pratt" w:date="2023-08-09T14:44:00Z"/>
        </w:rPr>
      </w:pPr>
      <w:ins w:id="450" w:author="Brian Pratt" w:date="2023-08-09T14:44:00Z">
        <w:r>
          <w:rPr>
            <w:noProof/>
          </w:rPr>
          <w:t xml:space="preserve">In the </w:t>
        </w:r>
        <w:r>
          <w:rPr>
            <w:b/>
            <w:noProof/>
          </w:rPr>
          <w:t>Regression fit</w:t>
        </w:r>
        <w:r>
          <w:rPr>
            <w:noProof/>
          </w:rPr>
          <w:t xml:space="preserve"> dropdown list, choose “Linear”.</w:t>
        </w:r>
      </w:ins>
    </w:p>
    <w:p w14:paraId="5F04F670" w14:textId="77777777" w:rsidR="008E3728" w:rsidRDefault="008E3728" w:rsidP="008E3728">
      <w:pPr>
        <w:pStyle w:val="ListParagraph"/>
        <w:numPr>
          <w:ilvl w:val="0"/>
          <w:numId w:val="17"/>
        </w:numPr>
        <w:rPr>
          <w:ins w:id="451" w:author="Brian Pratt" w:date="2023-08-09T14:44:00Z"/>
        </w:rPr>
      </w:pPr>
      <w:ins w:id="452" w:author="Brian Pratt" w:date="2023-08-09T14:44:00Z">
        <w:r>
          <w:rPr>
            <w:noProof/>
          </w:rPr>
          <w:t xml:space="preserve">In the </w:t>
        </w:r>
        <w:r>
          <w:rPr>
            <w:b/>
            <w:noProof/>
          </w:rPr>
          <w:t>Normalization method</w:t>
        </w:r>
        <w:r>
          <w:rPr>
            <w:noProof/>
          </w:rPr>
          <w:t xml:space="preserve"> dropdown list, choose “Ratio to Heavy”.</w:t>
        </w:r>
      </w:ins>
    </w:p>
    <w:p w14:paraId="5C6F03F9" w14:textId="77777777" w:rsidR="008E3728" w:rsidRDefault="008E3728" w:rsidP="008E3728">
      <w:pPr>
        <w:pStyle w:val="ListParagraph"/>
        <w:numPr>
          <w:ilvl w:val="0"/>
          <w:numId w:val="17"/>
        </w:numPr>
        <w:rPr>
          <w:ins w:id="453" w:author="Brian Pratt" w:date="2023-08-09T14:44:00Z"/>
        </w:rPr>
      </w:pPr>
      <w:ins w:id="454" w:author="Brian Pratt" w:date="2023-08-09T14:44:00Z">
        <w:r>
          <w:rPr>
            <w:noProof/>
          </w:rPr>
          <w:t xml:space="preserve">In the </w:t>
        </w:r>
        <w:r>
          <w:rPr>
            <w:b/>
            <w:noProof/>
          </w:rPr>
          <w:t>Units</w:t>
        </w:r>
        <w:r>
          <w:rPr>
            <w:noProof/>
          </w:rPr>
          <w:t xml:space="preserve"> field, enter “ratio to heavy”.</w:t>
        </w:r>
      </w:ins>
    </w:p>
    <w:p w14:paraId="29F846C4" w14:textId="77777777" w:rsidR="008E3728" w:rsidRPr="00690189" w:rsidRDefault="008E3728" w:rsidP="008E3728">
      <w:pPr>
        <w:keepNext/>
        <w:rPr>
          <w:ins w:id="455" w:author="Brian Pratt" w:date="2023-08-09T14:44:00Z"/>
        </w:rPr>
      </w:pPr>
      <w:ins w:id="456" w:author="Brian Pratt" w:date="2023-08-09T14:44:00Z">
        <w:r>
          <w:t xml:space="preserve">The </w:t>
        </w:r>
        <w:r>
          <w:rPr>
            <w:b/>
          </w:rPr>
          <w:t>Molecule Settings</w:t>
        </w:r>
        <w:r>
          <w:t xml:space="preserve"> form should now look like this:</w:t>
        </w:r>
      </w:ins>
    </w:p>
    <w:p w14:paraId="34BFA8D7" w14:textId="1018CA54" w:rsidR="008E3728" w:rsidRDefault="007406AC" w:rsidP="008E3728">
      <w:pPr>
        <w:rPr>
          <w:ins w:id="457" w:author="Brian Pratt" w:date="2023-08-09T14:44:00Z"/>
        </w:rPr>
      </w:pPr>
      <w:ins w:id="458" w:author="Brian Pratt" w:date="2023-08-09T14:57:00Z">
        <w:r>
          <w:rPr>
            <w:noProof/>
            <w:lang w:eastAsia="en-US"/>
          </w:rPr>
          <w:drawing>
            <wp:inline distT="0" distB="0" distL="0" distR="0" wp14:anchorId="2216A181" wp14:editId="593E930D">
              <wp:extent cx="3780952" cy="519047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0952" cy="5190476"/>
                      </a:xfrm>
                      <a:prstGeom prst="rect">
                        <a:avLst/>
                      </a:prstGeom>
                    </pic:spPr>
                  </pic:pic>
                </a:graphicData>
              </a:graphic>
            </wp:inline>
          </w:drawing>
        </w:r>
      </w:ins>
    </w:p>
    <w:p w14:paraId="37BD1F91" w14:textId="77777777" w:rsidR="008E3728" w:rsidRDefault="008E3728" w:rsidP="008E3728">
      <w:pPr>
        <w:pStyle w:val="ListParagraph"/>
        <w:numPr>
          <w:ilvl w:val="0"/>
          <w:numId w:val="34"/>
        </w:numPr>
        <w:rPr>
          <w:ins w:id="459" w:author="Brian Pratt" w:date="2023-08-09T14:44:00Z"/>
        </w:rPr>
      </w:pPr>
      <w:ins w:id="460" w:author="Brian Pratt" w:date="2023-08-09T14:44:00Z">
        <w:r>
          <w:t xml:space="preserve">Click the </w:t>
        </w:r>
        <w:r>
          <w:rPr>
            <w:b/>
          </w:rPr>
          <w:t>OK</w:t>
        </w:r>
        <w:r>
          <w:t xml:space="preserve"> button.</w:t>
        </w:r>
      </w:ins>
    </w:p>
    <w:p w14:paraId="6D70C0E2" w14:textId="77777777" w:rsidR="008E3728" w:rsidRDefault="008E3728" w:rsidP="008E3728">
      <w:pPr>
        <w:rPr>
          <w:ins w:id="461" w:author="Brian Pratt" w:date="2023-08-09T14:44:00Z"/>
        </w:rPr>
      </w:pPr>
      <w:ins w:id="462" w:author="Brian Pratt" w:date="2023-08-09T14:44:00Z">
        <w:r>
          <w:t>To examine the calibration curve graph, do the following:</w:t>
        </w:r>
      </w:ins>
    </w:p>
    <w:p w14:paraId="19A49BAF" w14:textId="77777777" w:rsidR="008E3728" w:rsidRDefault="008E3728" w:rsidP="008E3728">
      <w:pPr>
        <w:pStyle w:val="ListParagraph"/>
        <w:numPr>
          <w:ilvl w:val="0"/>
          <w:numId w:val="18"/>
        </w:numPr>
        <w:rPr>
          <w:ins w:id="463" w:author="Brian Pratt" w:date="2023-08-09T14:44:00Z"/>
        </w:rPr>
      </w:pPr>
      <w:ins w:id="464" w:author="Brian Pratt" w:date="2023-08-09T14:44:00Z">
        <w:r>
          <w:t xml:space="preserve">Close the </w:t>
        </w:r>
        <w:r w:rsidRPr="00DF56C3">
          <w:rPr>
            <w:b/>
          </w:rPr>
          <w:t>Document Grid</w:t>
        </w:r>
        <w:r>
          <w:t xml:space="preserve"> view.</w:t>
        </w:r>
      </w:ins>
    </w:p>
    <w:p w14:paraId="5AF54C88" w14:textId="77777777" w:rsidR="008E3728" w:rsidRDefault="008E3728" w:rsidP="008E3728">
      <w:pPr>
        <w:pStyle w:val="ListParagraph"/>
        <w:numPr>
          <w:ilvl w:val="0"/>
          <w:numId w:val="18"/>
        </w:numPr>
        <w:rPr>
          <w:ins w:id="465" w:author="Brian Pratt" w:date="2023-08-09T14:44:00Z"/>
        </w:rPr>
      </w:pPr>
      <w:ins w:id="466" w:author="Brian Pratt" w:date="2023-08-09T14:44:00Z">
        <w:r>
          <w:lastRenderedPageBreak/>
          <w:t xml:space="preserve">On the </w:t>
        </w:r>
        <w:r w:rsidRPr="0059764A">
          <w:rPr>
            <w:b/>
          </w:rPr>
          <w:t>View</w:t>
        </w:r>
        <w:r>
          <w:t xml:space="preserve"> menu, click </w:t>
        </w:r>
        <w:r w:rsidRPr="0059764A">
          <w:rPr>
            <w:b/>
          </w:rPr>
          <w:t>Calibration Curve</w:t>
        </w:r>
        <w:r>
          <w:t>.</w:t>
        </w:r>
      </w:ins>
    </w:p>
    <w:p w14:paraId="0F85F3F2" w14:textId="77777777" w:rsidR="008E3728" w:rsidRDefault="008E3728" w:rsidP="008E3728">
      <w:pPr>
        <w:keepNext/>
        <w:rPr>
          <w:ins w:id="467" w:author="Brian Pratt" w:date="2023-08-09T14:44:00Z"/>
        </w:rPr>
      </w:pPr>
      <w:ins w:id="468" w:author="Brian Pratt" w:date="2023-08-09T14:44:00Z">
        <w:r>
          <w:t>You should see a graph like this:</w:t>
        </w:r>
      </w:ins>
    </w:p>
    <w:p w14:paraId="20EC4C07" w14:textId="204BB44E" w:rsidR="008E3728" w:rsidRDefault="007406AC" w:rsidP="008E3728">
      <w:pPr>
        <w:rPr>
          <w:ins w:id="469" w:author="Brian Pratt" w:date="2023-08-09T14:44:00Z"/>
        </w:rPr>
      </w:pPr>
      <w:ins w:id="470" w:author="Brian Pratt" w:date="2023-08-09T14:57:00Z">
        <w:r>
          <w:rPr>
            <w:noProof/>
            <w:lang w:eastAsia="en-US"/>
          </w:rPr>
          <w:drawing>
            <wp:inline distT="0" distB="0" distL="0" distR="0" wp14:anchorId="1350E231" wp14:editId="21021AB7">
              <wp:extent cx="5247619" cy="4123809"/>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7619" cy="4123809"/>
                      </a:xfrm>
                      <a:prstGeom prst="rect">
                        <a:avLst/>
                      </a:prstGeom>
                    </pic:spPr>
                  </pic:pic>
                </a:graphicData>
              </a:graphic>
            </wp:inline>
          </w:drawing>
        </w:r>
      </w:ins>
    </w:p>
    <w:p w14:paraId="242D7C77" w14:textId="77777777" w:rsidR="008E3728" w:rsidRDefault="008E3728" w:rsidP="008E3728">
      <w:pPr>
        <w:rPr>
          <w:ins w:id="471" w:author="Brian Pratt" w:date="2023-08-09T14:44:00Z"/>
        </w:rPr>
      </w:pPr>
      <w:ins w:id="472" w:author="Brian Pratt" w:date="2023-08-09T14:44:00Z">
        <w:r>
          <w:t xml:space="preserve">The three dilution ratios evaluated here clearly are not as linear as one might hope. Therefore, you should expect some additional work to be required to obtain information on the linear dynamic range of this particular assay. </w:t>
        </w:r>
      </w:ins>
    </w:p>
    <w:p w14:paraId="000CA57F" w14:textId="77777777" w:rsidR="008E3728" w:rsidRDefault="008E3728" w:rsidP="008E3728">
      <w:pPr>
        <w:pStyle w:val="Heading1"/>
        <w:rPr>
          <w:ins w:id="473" w:author="Brian Pratt" w:date="2023-08-09T14:44:00Z"/>
        </w:rPr>
      </w:pPr>
      <w:ins w:id="474" w:author="Brian Pratt" w:date="2023-08-09T14:44:00Z">
        <w:r>
          <w:t>Collision Energy Optimization</w:t>
        </w:r>
      </w:ins>
    </w:p>
    <w:p w14:paraId="00359876" w14:textId="77777777" w:rsidR="008E3728" w:rsidRDefault="008E3728" w:rsidP="008E3728">
      <w:pPr>
        <w:rPr>
          <w:ins w:id="475" w:author="Brian Pratt" w:date="2023-08-09T14:44:00Z"/>
        </w:rPr>
      </w:pPr>
      <w:ins w:id="476" w:author="Brian Pratt" w:date="2023-08-09T14:44:00Z">
        <w:r>
          <w:t>Next you might want to collect data in order to determine the optimal collision energy for each transition in the hope of obtaining as much sensitivity as possible for the analytes in the assay. Remember the original collision energy values were from a published experiment performed on a different instrument (Agilent 6495) from a different vendor. Skyline will help generate a series of scheduled transition lists with collision energies automatically varied around the initial explicit collision energy specified in the original transition list. We used identical transition lists to collect new results on the same Waters Xevo TQ-S used in the other runs you have seen in this tutorial. You will import these runs and use Skyline to select the optimal CE values for the Waters instrument.</w:t>
        </w:r>
      </w:ins>
    </w:p>
    <w:p w14:paraId="23269780" w14:textId="77777777" w:rsidR="008E3728" w:rsidRDefault="008E3728" w:rsidP="008E3728">
      <w:pPr>
        <w:rPr>
          <w:ins w:id="477" w:author="Brian Pratt" w:date="2023-08-09T14:44:00Z"/>
        </w:rPr>
      </w:pPr>
      <w:ins w:id="478" w:author="Brian Pratt" w:date="2023-08-09T14:44:00Z">
        <w:r>
          <w:t>Begin by checking the collision energy settings as follows:</w:t>
        </w:r>
      </w:ins>
    </w:p>
    <w:p w14:paraId="1A8EC637" w14:textId="77777777" w:rsidR="008E3728" w:rsidRPr="00964FE3" w:rsidRDefault="008E3728" w:rsidP="008E3728">
      <w:pPr>
        <w:pStyle w:val="ListParagraph"/>
        <w:numPr>
          <w:ilvl w:val="0"/>
          <w:numId w:val="19"/>
        </w:numPr>
        <w:rPr>
          <w:ins w:id="479" w:author="Brian Pratt" w:date="2023-08-09T14:44:00Z"/>
        </w:rPr>
      </w:pPr>
      <w:ins w:id="480" w:author="Brian Pratt" w:date="2023-08-09T14:44:00Z">
        <w:r>
          <w:lastRenderedPageBreak/>
          <w:t xml:space="preserve">On the </w:t>
        </w:r>
        <w:r w:rsidRPr="00964FE3">
          <w:rPr>
            <w:b/>
          </w:rPr>
          <w:t>Settings</w:t>
        </w:r>
        <w:r>
          <w:t xml:space="preserve"> menu, click </w:t>
        </w:r>
        <w:r w:rsidRPr="00964FE3">
          <w:rPr>
            <w:b/>
          </w:rPr>
          <w:t>Transition Settings</w:t>
        </w:r>
        <w:r>
          <w:t>.</w:t>
        </w:r>
      </w:ins>
    </w:p>
    <w:p w14:paraId="7256D9AF" w14:textId="77777777" w:rsidR="008E3728" w:rsidRDefault="008E3728" w:rsidP="008E3728">
      <w:pPr>
        <w:pStyle w:val="ListParagraph"/>
        <w:numPr>
          <w:ilvl w:val="0"/>
          <w:numId w:val="19"/>
        </w:numPr>
        <w:rPr>
          <w:ins w:id="481" w:author="Brian Pratt" w:date="2023-08-09T14:44:00Z"/>
        </w:rPr>
      </w:pPr>
      <w:ins w:id="482" w:author="Brian Pratt" w:date="2023-08-09T14:44:00Z">
        <w:r>
          <w:t>Click</w:t>
        </w:r>
        <w:r w:rsidRPr="00964FE3">
          <w:t xml:space="preserve"> the</w:t>
        </w:r>
        <w:r>
          <w:t xml:space="preserve"> </w:t>
        </w:r>
        <w:r>
          <w:rPr>
            <w:b/>
          </w:rPr>
          <w:t>Prediction</w:t>
        </w:r>
        <w:r>
          <w:t xml:space="preserve"> tab.</w:t>
        </w:r>
      </w:ins>
    </w:p>
    <w:p w14:paraId="08EA0723" w14:textId="77777777" w:rsidR="008E3728" w:rsidRDefault="008E3728" w:rsidP="008E3728">
      <w:pPr>
        <w:pStyle w:val="ListParagraph"/>
        <w:numPr>
          <w:ilvl w:val="0"/>
          <w:numId w:val="19"/>
        </w:numPr>
        <w:rPr>
          <w:ins w:id="483" w:author="Brian Pratt" w:date="2023-08-09T14:44:00Z"/>
        </w:rPr>
      </w:pPr>
      <w:ins w:id="484" w:author="Brian Pratt" w:date="2023-08-09T14:44:00Z">
        <w:r>
          <w:t xml:space="preserve">In the </w:t>
        </w:r>
        <w:r w:rsidRPr="00964FE3">
          <w:rPr>
            <w:b/>
          </w:rPr>
          <w:t>Collision Energy</w:t>
        </w:r>
        <w:r>
          <w:t xml:space="preserve"> dropdown list, which should already be set to “Waters Xevo”, click </w:t>
        </w:r>
        <w:r>
          <w:rPr>
            <w:b/>
          </w:rPr>
          <w:t>&lt;Edit Current…&gt;</w:t>
        </w:r>
      </w:ins>
    </w:p>
    <w:p w14:paraId="1520873C" w14:textId="77777777" w:rsidR="008E3728" w:rsidRPr="009D2A70" w:rsidRDefault="008E3728" w:rsidP="008E3728">
      <w:pPr>
        <w:rPr>
          <w:ins w:id="485" w:author="Brian Pratt" w:date="2023-08-09T14:44:00Z"/>
        </w:rPr>
      </w:pPr>
      <w:ins w:id="486" w:author="Brian Pratt" w:date="2023-08-09T14:44:00Z">
        <w:r>
          <w:t xml:space="preserve">This opens the </w:t>
        </w:r>
        <w:r w:rsidRPr="009D2A70">
          <w:rPr>
            <w:b/>
          </w:rPr>
          <w:t>Edit Collision Energy Equation</w:t>
        </w:r>
        <w:r>
          <w:t xml:space="preserve"> form where you should ensure the following settings in the </w:t>
        </w:r>
        <w:r>
          <w:rPr>
            <w:b/>
          </w:rPr>
          <w:t>Optimization</w:t>
        </w:r>
        <w:r>
          <w:t xml:space="preserve"> section:</w:t>
        </w:r>
      </w:ins>
    </w:p>
    <w:p w14:paraId="1BF0C125" w14:textId="77777777" w:rsidR="008E3728" w:rsidRPr="009D2A70" w:rsidRDefault="008E3728" w:rsidP="008E3728">
      <w:pPr>
        <w:pStyle w:val="ListParagraph"/>
        <w:numPr>
          <w:ilvl w:val="0"/>
          <w:numId w:val="19"/>
        </w:numPr>
        <w:rPr>
          <w:ins w:id="487" w:author="Brian Pratt" w:date="2023-08-09T14:44:00Z"/>
          <w:b/>
        </w:rPr>
      </w:pPr>
      <w:ins w:id="488" w:author="Brian Pratt" w:date="2023-08-09T14:44:00Z">
        <w:r>
          <w:t xml:space="preserve">In the </w:t>
        </w:r>
        <w:r>
          <w:rPr>
            <w:b/>
          </w:rPr>
          <w:t>Step s</w:t>
        </w:r>
        <w:r w:rsidRPr="002360FD">
          <w:rPr>
            <w:b/>
          </w:rPr>
          <w:t>ize</w:t>
        </w:r>
        <w:r>
          <w:t xml:space="preserve"> field, enter “</w:t>
        </w:r>
        <w:r w:rsidRPr="009D2A70">
          <w:t>2</w:t>
        </w:r>
        <w:r>
          <w:t>”.</w:t>
        </w:r>
      </w:ins>
    </w:p>
    <w:p w14:paraId="7E2E72B1" w14:textId="77777777" w:rsidR="008E3728" w:rsidRDefault="008E3728" w:rsidP="008E3728">
      <w:pPr>
        <w:pStyle w:val="ListParagraph"/>
        <w:numPr>
          <w:ilvl w:val="0"/>
          <w:numId w:val="19"/>
        </w:numPr>
        <w:rPr>
          <w:ins w:id="489" w:author="Brian Pratt" w:date="2023-08-09T14:44:00Z"/>
          <w:b/>
        </w:rPr>
      </w:pPr>
      <w:ins w:id="490" w:author="Brian Pratt" w:date="2023-08-09T14:44:00Z">
        <w:r>
          <w:t xml:space="preserve">In the </w:t>
        </w:r>
        <w:r>
          <w:rPr>
            <w:b/>
          </w:rPr>
          <w:t>Step c</w:t>
        </w:r>
        <w:r w:rsidRPr="002360FD">
          <w:rPr>
            <w:b/>
          </w:rPr>
          <w:t>ount</w:t>
        </w:r>
        <w:r>
          <w:t xml:space="preserve"> field, enter “5” (which should already be set)</w:t>
        </w:r>
        <w:r>
          <w:rPr>
            <w:b/>
          </w:rPr>
          <w:t>.</w:t>
        </w:r>
      </w:ins>
    </w:p>
    <w:p w14:paraId="56F2F0BA" w14:textId="69AA6EEA" w:rsidR="008E3728" w:rsidRDefault="007406AC" w:rsidP="008E3728">
      <w:pPr>
        <w:rPr>
          <w:ins w:id="491" w:author="Brian Pratt" w:date="2023-08-09T14:44:00Z"/>
          <w:b/>
        </w:rPr>
      </w:pPr>
      <w:ins w:id="492" w:author="Brian Pratt" w:date="2023-08-09T14:57:00Z">
        <w:r>
          <w:rPr>
            <w:noProof/>
            <w:lang w:eastAsia="en-US"/>
          </w:rPr>
          <w:drawing>
            <wp:inline distT="0" distB="0" distL="0" distR="0" wp14:anchorId="4A6E027D" wp14:editId="79625C6F">
              <wp:extent cx="2638095" cy="4066667"/>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8095" cy="4066667"/>
                      </a:xfrm>
                      <a:prstGeom prst="rect">
                        <a:avLst/>
                      </a:prstGeom>
                    </pic:spPr>
                  </pic:pic>
                </a:graphicData>
              </a:graphic>
            </wp:inline>
          </w:drawing>
        </w:r>
      </w:ins>
    </w:p>
    <w:p w14:paraId="4109F64C" w14:textId="77777777" w:rsidR="008E3728" w:rsidRPr="009D2A70" w:rsidRDefault="008E3728" w:rsidP="008E3728">
      <w:pPr>
        <w:pStyle w:val="ListParagraph"/>
        <w:numPr>
          <w:ilvl w:val="0"/>
          <w:numId w:val="35"/>
        </w:numPr>
        <w:rPr>
          <w:ins w:id="493" w:author="Brian Pratt" w:date="2023-08-09T14:44:00Z"/>
          <w:b/>
        </w:rPr>
      </w:pPr>
      <w:ins w:id="494" w:author="Brian Pratt" w:date="2023-08-09T14:44:00Z">
        <w:r>
          <w:t xml:space="preserve">Click the </w:t>
        </w:r>
        <w:r>
          <w:rPr>
            <w:b/>
          </w:rPr>
          <w:t>OK</w:t>
        </w:r>
        <w:r>
          <w:t xml:space="preserve"> button.</w:t>
        </w:r>
      </w:ins>
    </w:p>
    <w:p w14:paraId="363A9C93" w14:textId="77777777" w:rsidR="008E3728" w:rsidRDefault="008E3728" w:rsidP="008E3728">
      <w:pPr>
        <w:rPr>
          <w:ins w:id="495" w:author="Brian Pratt" w:date="2023-08-09T14:44:00Z"/>
        </w:rPr>
      </w:pPr>
      <w:ins w:id="496" w:author="Brian Pratt" w:date="2023-08-09T14:44:00Z">
        <w:r>
          <w:t xml:space="preserve">This will cause Skyline to produce 11 measurements per transition where the collision energy is varied up and down in 2-volt increments, for 5 steps in each direction around the original specified value, or 11 total. A general recommendation is to start with relatively large </w:t>
        </w:r>
        <w:r w:rsidRPr="0064770D">
          <w:rPr>
            <w:b/>
          </w:rPr>
          <w:t>Step size</w:t>
        </w:r>
        <w:r>
          <w:t xml:space="preserve"> (2 or 3 volts) and then optionally repeat the optimization with a smaller </w:t>
        </w:r>
        <w:r w:rsidRPr="0064770D">
          <w:rPr>
            <w:b/>
          </w:rPr>
          <w:t>Step size</w:t>
        </w:r>
        <w:r>
          <w:t xml:space="preserve"> (1 volt) in order to fine tune the optimization if the change in signal between steps looks large enough to warrant this extra work.</w:t>
        </w:r>
      </w:ins>
    </w:p>
    <w:p w14:paraId="01957A83" w14:textId="77777777" w:rsidR="008E3728" w:rsidRPr="00043FA2" w:rsidRDefault="008E3728" w:rsidP="008E3728">
      <w:pPr>
        <w:rPr>
          <w:ins w:id="497" w:author="Brian Pratt" w:date="2023-08-09T14:44:00Z"/>
        </w:rPr>
      </w:pPr>
      <w:ins w:id="498" w:author="Brian Pratt" w:date="2023-08-09T14:44:00Z">
        <w:r>
          <w:t xml:space="preserve">Make these final adjustments in the </w:t>
        </w:r>
        <w:r>
          <w:rPr>
            <w:b/>
          </w:rPr>
          <w:t>Transition Settings</w:t>
        </w:r>
        <w:r>
          <w:t xml:space="preserve"> – </w:t>
        </w:r>
        <w:r>
          <w:rPr>
            <w:b/>
          </w:rPr>
          <w:t>Prediction</w:t>
        </w:r>
        <w:r>
          <w:t xml:space="preserve"> tab before exporting transition lists for performing the optimization:</w:t>
        </w:r>
      </w:ins>
    </w:p>
    <w:p w14:paraId="5E89B586" w14:textId="77777777" w:rsidR="008E3728" w:rsidRPr="002360FD" w:rsidRDefault="008E3728" w:rsidP="008E3728">
      <w:pPr>
        <w:pStyle w:val="ListParagraph"/>
        <w:numPr>
          <w:ilvl w:val="0"/>
          <w:numId w:val="19"/>
        </w:numPr>
        <w:rPr>
          <w:ins w:id="499" w:author="Brian Pratt" w:date="2023-08-09T14:44:00Z"/>
          <w:b/>
        </w:rPr>
      </w:pPr>
      <w:ins w:id="500" w:author="Brian Pratt" w:date="2023-08-09T14:44:00Z">
        <w:r>
          <w:lastRenderedPageBreak/>
          <w:t xml:space="preserve">Check </w:t>
        </w:r>
        <w:r w:rsidRPr="002360FD">
          <w:rPr>
            <w:b/>
          </w:rPr>
          <w:t>Use optimization values when present</w:t>
        </w:r>
        <w:r>
          <w:t>.</w:t>
        </w:r>
      </w:ins>
    </w:p>
    <w:p w14:paraId="6405CFE3" w14:textId="77777777" w:rsidR="008E3728" w:rsidRPr="00783C80" w:rsidRDefault="008E3728" w:rsidP="008E3728">
      <w:pPr>
        <w:pStyle w:val="ListParagraph"/>
        <w:numPr>
          <w:ilvl w:val="0"/>
          <w:numId w:val="19"/>
        </w:numPr>
        <w:rPr>
          <w:ins w:id="501" w:author="Brian Pratt" w:date="2023-08-09T14:44:00Z"/>
          <w:b/>
        </w:rPr>
      </w:pPr>
      <w:ins w:id="502" w:author="Brian Pratt" w:date="2023-08-09T14:44:00Z">
        <w:r>
          <w:t xml:space="preserve">In the </w:t>
        </w:r>
        <w:r w:rsidRPr="002360FD">
          <w:rPr>
            <w:b/>
          </w:rPr>
          <w:t>Optimize by</w:t>
        </w:r>
        <w:r>
          <w:t xml:space="preserve"> dropdown list which appears when you do this, choose </w:t>
        </w:r>
        <w:r w:rsidRPr="002360FD">
          <w:rPr>
            <w:b/>
          </w:rPr>
          <w:t>Transitions</w:t>
        </w:r>
        <w:r>
          <w:t>.</w:t>
        </w:r>
      </w:ins>
    </w:p>
    <w:p w14:paraId="4E052695" w14:textId="77777777" w:rsidR="008E3728" w:rsidRPr="00783C80" w:rsidRDefault="008E3728" w:rsidP="008E3728">
      <w:pPr>
        <w:keepNext/>
        <w:rPr>
          <w:ins w:id="503" w:author="Brian Pratt" w:date="2023-08-09T14:44:00Z"/>
        </w:rPr>
      </w:pPr>
      <w:ins w:id="504" w:author="Brian Pratt" w:date="2023-08-09T14:44:00Z">
        <w:r>
          <w:t xml:space="preserve">The </w:t>
        </w:r>
        <w:r>
          <w:rPr>
            <w:b/>
          </w:rPr>
          <w:t>Transition Settings</w:t>
        </w:r>
        <w:r>
          <w:t xml:space="preserve"> form should now look like this:</w:t>
        </w:r>
      </w:ins>
    </w:p>
    <w:p w14:paraId="36A60A48" w14:textId="207D8162" w:rsidR="008E3728" w:rsidRPr="004812FA" w:rsidRDefault="007406AC" w:rsidP="008E3728">
      <w:pPr>
        <w:rPr>
          <w:ins w:id="505" w:author="Brian Pratt" w:date="2023-08-09T14:44:00Z"/>
          <w:b/>
        </w:rPr>
      </w:pPr>
      <w:ins w:id="506" w:author="Brian Pratt" w:date="2023-08-09T14:57:00Z">
        <w:r>
          <w:rPr>
            <w:noProof/>
            <w:lang w:eastAsia="en-US"/>
          </w:rPr>
          <w:drawing>
            <wp:inline distT="0" distB="0" distL="0" distR="0" wp14:anchorId="09D96206" wp14:editId="7392365A">
              <wp:extent cx="3876190" cy="5733333"/>
              <wp:effectExtent l="0" t="0" r="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6190" cy="5733333"/>
                      </a:xfrm>
                      <a:prstGeom prst="rect">
                        <a:avLst/>
                      </a:prstGeom>
                    </pic:spPr>
                  </pic:pic>
                </a:graphicData>
              </a:graphic>
            </wp:inline>
          </w:drawing>
        </w:r>
      </w:ins>
    </w:p>
    <w:p w14:paraId="1AE53211" w14:textId="77777777" w:rsidR="008E3728" w:rsidRDefault="008E3728" w:rsidP="008E3728">
      <w:pPr>
        <w:pStyle w:val="ListParagraph"/>
        <w:numPr>
          <w:ilvl w:val="0"/>
          <w:numId w:val="19"/>
        </w:numPr>
        <w:rPr>
          <w:ins w:id="507" w:author="Brian Pratt" w:date="2023-08-09T14:44:00Z"/>
        </w:rPr>
      </w:pPr>
      <w:ins w:id="508" w:author="Brian Pratt" w:date="2023-08-09T14:44:00Z">
        <w:r w:rsidRPr="00AF775B">
          <w:t>Click</w:t>
        </w:r>
        <w:r>
          <w:t xml:space="preserve"> the</w:t>
        </w:r>
        <w:r>
          <w:rPr>
            <w:b/>
          </w:rPr>
          <w:t xml:space="preserve"> OK</w:t>
        </w:r>
        <w:r>
          <w:t xml:space="preserve"> button.</w:t>
        </w:r>
      </w:ins>
    </w:p>
    <w:p w14:paraId="65BE7BB5" w14:textId="77777777" w:rsidR="008E3728" w:rsidRDefault="008E3728" w:rsidP="008E3728">
      <w:pPr>
        <w:rPr>
          <w:ins w:id="509" w:author="Brian Pratt" w:date="2023-08-09T14:44:00Z"/>
        </w:rPr>
      </w:pPr>
      <w:ins w:id="510" w:author="Brian Pratt" w:date="2023-08-09T14:44:00Z">
        <w:r>
          <w:t>Now you can export scheduled transition lists which will allow Skyline to determine optimal CE values for the targets in this experiment. Again, when you are working on a machine with the instrument control software installed, it is generally preferable to export native methods, but for the purposes of this tutorial you will continue to export transition lists.</w:t>
        </w:r>
      </w:ins>
    </w:p>
    <w:p w14:paraId="579CBE2C" w14:textId="77777777" w:rsidR="008E3728" w:rsidRPr="00397AB8" w:rsidRDefault="008E3728" w:rsidP="008E3728">
      <w:pPr>
        <w:pStyle w:val="ListParagraph"/>
        <w:numPr>
          <w:ilvl w:val="0"/>
          <w:numId w:val="19"/>
        </w:numPr>
        <w:rPr>
          <w:ins w:id="511" w:author="Brian Pratt" w:date="2023-08-09T14:44:00Z"/>
        </w:rPr>
      </w:pPr>
      <w:ins w:id="512" w:author="Brian Pratt" w:date="2023-08-09T14:44:00Z">
        <w:r>
          <w:t xml:space="preserve">On the </w:t>
        </w:r>
        <w:r w:rsidRPr="00663EF6">
          <w:rPr>
            <w:b/>
          </w:rPr>
          <w:t>File</w:t>
        </w:r>
        <w:r>
          <w:t xml:space="preserve"> menu, choose </w:t>
        </w:r>
        <w:r w:rsidRPr="00663EF6">
          <w:rPr>
            <w:b/>
          </w:rPr>
          <w:t>Export</w:t>
        </w:r>
        <w:r>
          <w:t xml:space="preserve"> and click </w:t>
        </w:r>
        <w:r w:rsidRPr="00663EF6">
          <w:rPr>
            <w:b/>
          </w:rPr>
          <w:t>Transition List</w:t>
        </w:r>
        <w:r>
          <w:t>.</w:t>
        </w:r>
      </w:ins>
    </w:p>
    <w:p w14:paraId="33387BA5" w14:textId="77777777" w:rsidR="008E3728" w:rsidRDefault="008E3728" w:rsidP="008E3728">
      <w:pPr>
        <w:pStyle w:val="ListParagraph"/>
        <w:numPr>
          <w:ilvl w:val="0"/>
          <w:numId w:val="19"/>
        </w:numPr>
        <w:rPr>
          <w:ins w:id="513" w:author="Brian Pratt" w:date="2023-08-09T14:44:00Z"/>
        </w:rPr>
      </w:pPr>
      <w:ins w:id="514" w:author="Brian Pratt" w:date="2023-08-09T14:44:00Z">
        <w:r>
          <w:lastRenderedPageBreak/>
          <w:t xml:space="preserve">In the </w:t>
        </w:r>
        <w:r>
          <w:rPr>
            <w:b/>
          </w:rPr>
          <w:t>Instrument type</w:t>
        </w:r>
        <w:r>
          <w:t xml:space="preserve"> dropdown list, Skyline should automatically choose “Waters”.</w:t>
        </w:r>
      </w:ins>
    </w:p>
    <w:p w14:paraId="18EC44BB" w14:textId="77777777" w:rsidR="008E3728" w:rsidRDefault="008E3728" w:rsidP="008E3728">
      <w:pPr>
        <w:pStyle w:val="ListParagraph"/>
        <w:numPr>
          <w:ilvl w:val="0"/>
          <w:numId w:val="19"/>
        </w:numPr>
        <w:rPr>
          <w:ins w:id="515" w:author="Brian Pratt" w:date="2023-08-09T14:44:00Z"/>
        </w:rPr>
      </w:pPr>
      <w:ins w:id="516" w:author="Brian Pratt" w:date="2023-08-09T14:44:00Z">
        <w:r>
          <w:t xml:space="preserve">Click the </w:t>
        </w:r>
        <w:r>
          <w:rPr>
            <w:b/>
          </w:rPr>
          <w:t>Multiple methods</w:t>
        </w:r>
        <w:r>
          <w:t xml:space="preserve"> option.</w:t>
        </w:r>
      </w:ins>
    </w:p>
    <w:p w14:paraId="3B1580F7" w14:textId="77777777" w:rsidR="008E3728" w:rsidRPr="00395A7A" w:rsidRDefault="008E3728" w:rsidP="008E3728">
      <w:pPr>
        <w:rPr>
          <w:ins w:id="517" w:author="Brian Pratt" w:date="2023-08-09T14:44:00Z"/>
        </w:rPr>
      </w:pPr>
      <w:ins w:id="518" w:author="Brian Pratt" w:date="2023-08-09T14:44:00Z">
        <w:r>
          <w:t xml:space="preserve">Remember that optimization will multiply the 36 transitions in the </w:t>
        </w:r>
        <w:r>
          <w:rPr>
            <w:b/>
          </w:rPr>
          <w:t>Targets</w:t>
        </w:r>
        <w:r>
          <w:t xml:space="preserve"> list by 11 to give you 396 total transitions the instrument must measure.</w:t>
        </w:r>
      </w:ins>
    </w:p>
    <w:p w14:paraId="43016510" w14:textId="77777777" w:rsidR="008E3728" w:rsidRDefault="008E3728" w:rsidP="008E3728">
      <w:pPr>
        <w:pStyle w:val="ListParagraph"/>
        <w:numPr>
          <w:ilvl w:val="0"/>
          <w:numId w:val="19"/>
        </w:numPr>
        <w:rPr>
          <w:ins w:id="519" w:author="Brian Pratt" w:date="2023-08-09T14:44:00Z"/>
        </w:rPr>
      </w:pPr>
      <w:ins w:id="520" w:author="Brian Pratt" w:date="2023-08-09T14:44:00Z">
        <w:r>
          <w:t xml:space="preserve">Check </w:t>
        </w:r>
        <w:r>
          <w:rPr>
            <w:b/>
          </w:rPr>
          <w:t>Ignore molecule lists</w:t>
        </w:r>
        <w:r>
          <w:t>.</w:t>
        </w:r>
      </w:ins>
    </w:p>
    <w:p w14:paraId="278EEEC8" w14:textId="77777777" w:rsidR="008E3728" w:rsidRDefault="008E3728" w:rsidP="008E3728">
      <w:pPr>
        <w:pStyle w:val="ListParagraph"/>
        <w:numPr>
          <w:ilvl w:val="0"/>
          <w:numId w:val="19"/>
        </w:numPr>
        <w:rPr>
          <w:ins w:id="521" w:author="Brian Pratt" w:date="2023-08-09T14:44:00Z"/>
        </w:rPr>
      </w:pPr>
      <w:ins w:id="522" w:author="Brian Pratt" w:date="2023-08-09T14:44:00Z">
        <w:r>
          <w:t xml:space="preserve">In the </w:t>
        </w:r>
        <w:r>
          <w:rPr>
            <w:b/>
          </w:rPr>
          <w:t>Max transitions per sample injection</w:t>
        </w:r>
        <w:r>
          <w:t xml:space="preserve"> field, enter “100”.</w:t>
        </w:r>
      </w:ins>
    </w:p>
    <w:p w14:paraId="316B2B93" w14:textId="77777777" w:rsidR="008E3728" w:rsidRDefault="008E3728" w:rsidP="008E3728">
      <w:pPr>
        <w:pStyle w:val="ListParagraph"/>
        <w:numPr>
          <w:ilvl w:val="0"/>
          <w:numId w:val="19"/>
        </w:numPr>
        <w:rPr>
          <w:ins w:id="523" w:author="Brian Pratt" w:date="2023-08-09T14:44:00Z"/>
        </w:rPr>
      </w:pPr>
      <w:ins w:id="524" w:author="Brian Pratt" w:date="2023-08-09T14:44:00Z">
        <w:r>
          <w:t xml:space="preserve">In the </w:t>
        </w:r>
        <w:r>
          <w:rPr>
            <w:b/>
          </w:rPr>
          <w:t>Optimizing</w:t>
        </w:r>
        <w:r>
          <w:t xml:space="preserve"> dropdown list, choose “Collision Energy”.</w:t>
        </w:r>
      </w:ins>
    </w:p>
    <w:p w14:paraId="777373BA" w14:textId="77777777" w:rsidR="008E3728" w:rsidRDefault="008E3728" w:rsidP="008E3728">
      <w:pPr>
        <w:pStyle w:val="ListParagraph"/>
        <w:numPr>
          <w:ilvl w:val="0"/>
          <w:numId w:val="19"/>
        </w:numPr>
        <w:rPr>
          <w:ins w:id="525" w:author="Brian Pratt" w:date="2023-08-09T14:44:00Z"/>
        </w:rPr>
      </w:pPr>
      <w:ins w:id="526" w:author="Brian Pratt" w:date="2023-08-09T14:44:00Z">
        <w:r>
          <w:t xml:space="preserve">In the </w:t>
        </w:r>
        <w:r>
          <w:rPr>
            <w:b/>
          </w:rPr>
          <w:t>Method type</w:t>
        </w:r>
        <w:r>
          <w:t xml:space="preserve"> dropdown list, choose “Scheduled”.</w:t>
        </w:r>
      </w:ins>
    </w:p>
    <w:p w14:paraId="232B91CB" w14:textId="77777777" w:rsidR="008E3728" w:rsidRPr="00F610B0" w:rsidRDefault="008E3728" w:rsidP="008E3728">
      <w:pPr>
        <w:keepNext/>
        <w:rPr>
          <w:ins w:id="527" w:author="Brian Pratt" w:date="2023-08-09T14:44:00Z"/>
        </w:rPr>
      </w:pPr>
      <w:ins w:id="528" w:author="Brian Pratt" w:date="2023-08-09T14:44:00Z">
        <w:r>
          <w:t xml:space="preserve">The </w:t>
        </w:r>
        <w:r>
          <w:rPr>
            <w:b/>
          </w:rPr>
          <w:t>Export Transition List</w:t>
        </w:r>
        <w:r>
          <w:t xml:space="preserve"> form should now look like this:</w:t>
        </w:r>
      </w:ins>
    </w:p>
    <w:p w14:paraId="5984EFE3" w14:textId="08901EED" w:rsidR="008E3728" w:rsidRPr="00397AB8" w:rsidRDefault="007406AC" w:rsidP="008E3728">
      <w:pPr>
        <w:rPr>
          <w:ins w:id="529" w:author="Brian Pratt" w:date="2023-08-09T14:44:00Z"/>
        </w:rPr>
      </w:pPr>
      <w:ins w:id="530" w:author="Brian Pratt" w:date="2023-08-09T14:58:00Z">
        <w:r>
          <w:rPr>
            <w:noProof/>
            <w:lang w:eastAsia="en-US"/>
          </w:rPr>
          <w:drawing>
            <wp:inline distT="0" distB="0" distL="0" distR="0" wp14:anchorId="1BFF2EA9" wp14:editId="27ADC497">
              <wp:extent cx="3342857" cy="395238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2857" cy="3952381"/>
                      </a:xfrm>
                      <a:prstGeom prst="rect">
                        <a:avLst/>
                      </a:prstGeom>
                    </pic:spPr>
                  </pic:pic>
                </a:graphicData>
              </a:graphic>
            </wp:inline>
          </w:drawing>
        </w:r>
      </w:ins>
    </w:p>
    <w:p w14:paraId="5BF3BAD2" w14:textId="77777777" w:rsidR="008E3728" w:rsidRPr="00F610B0" w:rsidRDefault="008E3728" w:rsidP="008E3728">
      <w:pPr>
        <w:rPr>
          <w:ins w:id="531" w:author="Brian Pratt" w:date="2023-08-09T14:44:00Z"/>
        </w:rPr>
      </w:pPr>
      <w:ins w:id="532" w:author="Brian Pratt" w:date="2023-08-09T14:44:00Z">
        <w:r>
          <w:t xml:space="preserve">Note that the </w:t>
        </w:r>
        <w:r>
          <w:rPr>
            <w:b/>
          </w:rPr>
          <w:t xml:space="preserve">Max transitions per sample injection </w:t>
        </w:r>
        <w:r>
          <w:t xml:space="preserve">field name changed to </w:t>
        </w:r>
        <w:r>
          <w:rPr>
            <w:b/>
          </w:rPr>
          <w:t xml:space="preserve">Max concurrent transitions </w:t>
        </w:r>
        <w:r>
          <w:t xml:space="preserve">when you chose to make this scheduled acquisition. Consider how scheduling may allow not all transitions in a run to be measured in every cycle. Skyline automatically performs this calculation to ensure the instrument will never measure more than 100 in any cycle to ensure a desired dwell time and points across chromatographic peaks are achievable. In spite of this, the </w:t>
        </w:r>
        <w:r>
          <w:rPr>
            <w:b/>
          </w:rPr>
          <w:t>Methods: 5</w:t>
        </w:r>
        <w:r>
          <w:t xml:space="preserve"> label in the form is telling you it will take 5 separate transition lists and 5 runs in the mass spectrometer to measure 396 transitions required to perform the optimization, while keeping all of the transitions for each analyte in the same run.</w:t>
        </w:r>
      </w:ins>
    </w:p>
    <w:p w14:paraId="3052DE96" w14:textId="77777777" w:rsidR="008E3728" w:rsidRPr="00412B7A" w:rsidRDefault="008E3728" w:rsidP="008E3728">
      <w:pPr>
        <w:pStyle w:val="ListParagraph"/>
        <w:numPr>
          <w:ilvl w:val="0"/>
          <w:numId w:val="20"/>
        </w:numPr>
        <w:rPr>
          <w:ins w:id="533" w:author="Brian Pratt" w:date="2023-08-09T14:44:00Z"/>
        </w:rPr>
      </w:pPr>
      <w:ins w:id="534" w:author="Brian Pratt" w:date="2023-08-09T14:44:00Z">
        <w:r>
          <w:lastRenderedPageBreak/>
          <w:t xml:space="preserve">Click the </w:t>
        </w:r>
        <w:r>
          <w:rPr>
            <w:b/>
          </w:rPr>
          <w:t>OK</w:t>
        </w:r>
        <w:r>
          <w:t xml:space="preserve"> button.</w:t>
        </w:r>
      </w:ins>
    </w:p>
    <w:p w14:paraId="7631E13A" w14:textId="77777777" w:rsidR="008E3728" w:rsidRDefault="008E3728" w:rsidP="008E3728">
      <w:pPr>
        <w:rPr>
          <w:ins w:id="535" w:author="Brian Pratt" w:date="2023-08-09T14:44:00Z"/>
        </w:rPr>
      </w:pPr>
      <w:ins w:id="536" w:author="Brian Pratt" w:date="2023-08-09T14:44:00Z">
        <w:r>
          <w:t>You will be asked which replicate to use for elution times.</w:t>
        </w:r>
      </w:ins>
    </w:p>
    <w:p w14:paraId="729A6BDF" w14:textId="77777777" w:rsidR="008E3728" w:rsidRDefault="008E3728" w:rsidP="008E3728">
      <w:pPr>
        <w:pStyle w:val="ListParagraph"/>
        <w:numPr>
          <w:ilvl w:val="0"/>
          <w:numId w:val="9"/>
        </w:numPr>
        <w:rPr>
          <w:ins w:id="537" w:author="Brian Pratt" w:date="2023-08-09T14:44:00Z"/>
        </w:rPr>
      </w:pPr>
      <w:ins w:id="538" w:author="Brian Pratt" w:date="2023-08-09T14:44:00Z">
        <w:r>
          <w:t xml:space="preserve">Click </w:t>
        </w:r>
        <w:r>
          <w:rPr>
            <w:b/>
          </w:rPr>
          <w:t>Use values from a single data set</w:t>
        </w:r>
        <w:r>
          <w:t>.</w:t>
        </w:r>
      </w:ins>
    </w:p>
    <w:p w14:paraId="29294951" w14:textId="77777777" w:rsidR="008E3728" w:rsidRDefault="008E3728" w:rsidP="008E3728">
      <w:pPr>
        <w:pStyle w:val="ListParagraph"/>
        <w:numPr>
          <w:ilvl w:val="0"/>
          <w:numId w:val="9"/>
        </w:numPr>
        <w:rPr>
          <w:ins w:id="539" w:author="Brian Pratt" w:date="2023-08-09T14:44:00Z"/>
        </w:rPr>
      </w:pPr>
      <w:ins w:id="540" w:author="Brian Pratt" w:date="2023-08-09T14:44:00Z">
        <w:r>
          <w:t xml:space="preserve">In the </w:t>
        </w:r>
        <w:r>
          <w:rPr>
            <w:b/>
          </w:rPr>
          <w:t>Replicate</w:t>
        </w:r>
        <w:r>
          <w:t xml:space="preserve"> dropdown list, choose “1:2_2”.</w:t>
        </w:r>
      </w:ins>
    </w:p>
    <w:p w14:paraId="2FEE7348" w14:textId="77777777" w:rsidR="008E3728" w:rsidRDefault="008E3728" w:rsidP="008E3728">
      <w:pPr>
        <w:keepNext/>
        <w:rPr>
          <w:ins w:id="541" w:author="Brian Pratt" w:date="2023-08-09T14:44:00Z"/>
        </w:rPr>
      </w:pPr>
      <w:ins w:id="542" w:author="Brian Pratt" w:date="2023-08-09T14:44:00Z">
        <w:r>
          <w:t xml:space="preserve">The </w:t>
        </w:r>
        <w:r>
          <w:rPr>
            <w:b/>
          </w:rPr>
          <w:t>Scheduling Data</w:t>
        </w:r>
        <w:r>
          <w:t xml:space="preserve"> form should look like this:</w:t>
        </w:r>
      </w:ins>
    </w:p>
    <w:p w14:paraId="69C9563D" w14:textId="71F101F1" w:rsidR="008E3728" w:rsidRDefault="007406AC" w:rsidP="008E3728">
      <w:pPr>
        <w:rPr>
          <w:ins w:id="543" w:author="Brian Pratt" w:date="2023-08-09T14:44:00Z"/>
        </w:rPr>
      </w:pPr>
      <w:ins w:id="544" w:author="Brian Pratt" w:date="2023-08-09T14:58:00Z">
        <w:r>
          <w:rPr>
            <w:noProof/>
            <w:lang w:eastAsia="en-US"/>
          </w:rPr>
          <w:drawing>
            <wp:inline distT="0" distB="0" distL="0" distR="0" wp14:anchorId="45E48013" wp14:editId="6A1226C0">
              <wp:extent cx="3076190" cy="1619048"/>
              <wp:effectExtent l="0" t="0" r="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76190" cy="1619048"/>
                      </a:xfrm>
                      <a:prstGeom prst="rect">
                        <a:avLst/>
                      </a:prstGeom>
                    </pic:spPr>
                  </pic:pic>
                </a:graphicData>
              </a:graphic>
            </wp:inline>
          </w:drawing>
        </w:r>
      </w:ins>
    </w:p>
    <w:p w14:paraId="6BFE4E21" w14:textId="77777777" w:rsidR="008E3728" w:rsidRDefault="008E3728" w:rsidP="008E3728">
      <w:pPr>
        <w:pStyle w:val="ListParagraph"/>
        <w:numPr>
          <w:ilvl w:val="0"/>
          <w:numId w:val="20"/>
        </w:numPr>
        <w:rPr>
          <w:ins w:id="545" w:author="Brian Pratt" w:date="2023-08-09T14:44:00Z"/>
        </w:rPr>
      </w:pPr>
      <w:ins w:id="546" w:author="Brian Pratt" w:date="2023-08-09T14:44:00Z">
        <w:r>
          <w:t xml:space="preserve">Click the </w:t>
        </w:r>
        <w:r>
          <w:rPr>
            <w:b/>
          </w:rPr>
          <w:t>OK</w:t>
        </w:r>
        <w:r>
          <w:t xml:space="preserve"> button.</w:t>
        </w:r>
      </w:ins>
    </w:p>
    <w:p w14:paraId="16083E61" w14:textId="77777777" w:rsidR="008E3728" w:rsidRDefault="008E3728" w:rsidP="008E3728">
      <w:pPr>
        <w:rPr>
          <w:ins w:id="547" w:author="Brian Pratt" w:date="2023-08-09T14:44:00Z"/>
        </w:rPr>
      </w:pPr>
      <w:ins w:id="548" w:author="Brian Pratt" w:date="2023-08-09T14:44:00Z">
        <w:r w:rsidRPr="00583D0A">
          <w:t>You</w:t>
        </w:r>
        <w:r>
          <w:t xml:space="preserve"> will be prompted for a transition list file name.</w:t>
        </w:r>
      </w:ins>
    </w:p>
    <w:p w14:paraId="554DC26A" w14:textId="77777777" w:rsidR="008E3728" w:rsidRDefault="008E3728" w:rsidP="008E3728">
      <w:pPr>
        <w:pStyle w:val="ListParagraph"/>
        <w:numPr>
          <w:ilvl w:val="0"/>
          <w:numId w:val="20"/>
        </w:numPr>
        <w:rPr>
          <w:ins w:id="549" w:author="Brian Pratt" w:date="2023-08-09T14:44:00Z"/>
        </w:rPr>
      </w:pPr>
      <w:ins w:id="550" w:author="Brian Pratt" w:date="2023-08-09T14:44:00Z">
        <w:r>
          <w:t>Save as “EnergyMet_5minutes_ceopt.csv”.</w:t>
        </w:r>
      </w:ins>
    </w:p>
    <w:p w14:paraId="232838AC" w14:textId="77777777" w:rsidR="008E3728" w:rsidRDefault="008E3728" w:rsidP="008E3728">
      <w:pPr>
        <w:rPr>
          <w:ins w:id="551" w:author="Brian Pratt" w:date="2023-08-09T14:44:00Z"/>
        </w:rPr>
      </w:pPr>
      <w:ins w:id="552" w:author="Brian Pratt" w:date="2023-08-09T14:44:00Z">
        <w:r w:rsidRPr="00651DD7">
          <w:t>This s</w:t>
        </w:r>
        <w:r>
          <w:t>hould produce five files:</w:t>
        </w:r>
      </w:ins>
    </w:p>
    <w:p w14:paraId="5912E1FE" w14:textId="77777777" w:rsidR="008E3728" w:rsidRDefault="008E3728" w:rsidP="008E3728">
      <w:pPr>
        <w:pStyle w:val="ListParagraph"/>
        <w:numPr>
          <w:ilvl w:val="0"/>
          <w:numId w:val="20"/>
        </w:numPr>
        <w:rPr>
          <w:ins w:id="553" w:author="Brian Pratt" w:date="2023-08-09T14:44:00Z"/>
        </w:rPr>
      </w:pPr>
      <w:ins w:id="554" w:author="Brian Pratt" w:date="2023-08-09T14:44:00Z">
        <w:r>
          <w:t>EnergyMet_5minutes_ceopt</w:t>
        </w:r>
        <w:r w:rsidRPr="00651DD7">
          <w:t>_0001.csv</w:t>
        </w:r>
      </w:ins>
    </w:p>
    <w:p w14:paraId="4474C05D" w14:textId="77777777" w:rsidR="008E3728" w:rsidRDefault="008E3728" w:rsidP="008E3728">
      <w:pPr>
        <w:pStyle w:val="ListParagraph"/>
        <w:numPr>
          <w:ilvl w:val="0"/>
          <w:numId w:val="20"/>
        </w:numPr>
        <w:rPr>
          <w:ins w:id="555" w:author="Brian Pratt" w:date="2023-08-09T14:44:00Z"/>
        </w:rPr>
      </w:pPr>
      <w:ins w:id="556" w:author="Brian Pratt" w:date="2023-08-09T14:44:00Z">
        <w:r>
          <w:t>EnergyMet_5minutes_ceopt_0002</w:t>
        </w:r>
        <w:r w:rsidRPr="00651DD7">
          <w:t>.csv</w:t>
        </w:r>
      </w:ins>
    </w:p>
    <w:p w14:paraId="4E0489A0" w14:textId="77777777" w:rsidR="008E3728" w:rsidRDefault="008E3728" w:rsidP="008E3728">
      <w:pPr>
        <w:pStyle w:val="ListParagraph"/>
        <w:numPr>
          <w:ilvl w:val="0"/>
          <w:numId w:val="20"/>
        </w:numPr>
        <w:rPr>
          <w:ins w:id="557" w:author="Brian Pratt" w:date="2023-08-09T14:44:00Z"/>
        </w:rPr>
      </w:pPr>
      <w:ins w:id="558" w:author="Brian Pratt" w:date="2023-08-09T14:44:00Z">
        <w:r>
          <w:t>EnergyMet_5minutes_ceopt_0003</w:t>
        </w:r>
        <w:r w:rsidRPr="00651DD7">
          <w:t>.csv</w:t>
        </w:r>
      </w:ins>
    </w:p>
    <w:p w14:paraId="1F2090CD" w14:textId="77777777" w:rsidR="008E3728" w:rsidRDefault="008E3728" w:rsidP="008E3728">
      <w:pPr>
        <w:pStyle w:val="ListParagraph"/>
        <w:numPr>
          <w:ilvl w:val="0"/>
          <w:numId w:val="20"/>
        </w:numPr>
        <w:rPr>
          <w:ins w:id="559" w:author="Brian Pratt" w:date="2023-08-09T14:44:00Z"/>
        </w:rPr>
      </w:pPr>
      <w:ins w:id="560" w:author="Brian Pratt" w:date="2023-08-09T14:44:00Z">
        <w:r>
          <w:t>EnergyMet_5minutes_ceopt_0004</w:t>
        </w:r>
        <w:r w:rsidRPr="00651DD7">
          <w:t>.csv</w:t>
        </w:r>
      </w:ins>
    </w:p>
    <w:p w14:paraId="3F5FBB80" w14:textId="77777777" w:rsidR="008E3728" w:rsidRDefault="008E3728" w:rsidP="008E3728">
      <w:pPr>
        <w:pStyle w:val="ListParagraph"/>
        <w:numPr>
          <w:ilvl w:val="0"/>
          <w:numId w:val="20"/>
        </w:numPr>
        <w:rPr>
          <w:ins w:id="561" w:author="Brian Pratt" w:date="2023-08-09T14:44:00Z"/>
        </w:rPr>
      </w:pPr>
      <w:ins w:id="562" w:author="Brian Pratt" w:date="2023-08-09T14:44:00Z">
        <w:r>
          <w:t>EnergyMet_5minutes_ceopt_0005</w:t>
        </w:r>
        <w:r w:rsidRPr="00651DD7">
          <w:t>.csv</w:t>
        </w:r>
      </w:ins>
    </w:p>
    <w:p w14:paraId="56A8EBB9" w14:textId="77777777" w:rsidR="008E3728" w:rsidRDefault="008E3728" w:rsidP="008E3728">
      <w:pPr>
        <w:rPr>
          <w:ins w:id="563" w:author="Brian Pratt" w:date="2023-08-09T14:44:00Z"/>
        </w:rPr>
      </w:pPr>
      <w:ins w:id="564" w:author="Brian Pratt" w:date="2023-08-09T14:44:00Z">
        <w:r>
          <w:t>We used identical transition lists to measure the 1:1 sample once with each. To perform the intended optimization, you should now import the resulting data files as follows:</w:t>
        </w:r>
      </w:ins>
    </w:p>
    <w:p w14:paraId="29680A53" w14:textId="77777777" w:rsidR="008E3728" w:rsidRDefault="008E3728" w:rsidP="008E3728">
      <w:pPr>
        <w:pStyle w:val="ListParagraph"/>
        <w:numPr>
          <w:ilvl w:val="0"/>
          <w:numId w:val="21"/>
        </w:numPr>
        <w:rPr>
          <w:ins w:id="565" w:author="Brian Pratt" w:date="2023-08-09T14:44:00Z"/>
        </w:rPr>
      </w:pPr>
      <w:ins w:id="566" w:author="Brian Pratt" w:date="2023-08-09T14:44:00Z">
        <w:r>
          <w:t xml:space="preserve">On the </w:t>
        </w:r>
        <w:r w:rsidRPr="00651DD7">
          <w:rPr>
            <w:b/>
          </w:rPr>
          <w:t>File</w:t>
        </w:r>
        <w:r>
          <w:t xml:space="preserve"> menu, choose </w:t>
        </w:r>
        <w:r w:rsidRPr="00651DD7">
          <w:rPr>
            <w:b/>
          </w:rPr>
          <w:t>Import</w:t>
        </w:r>
        <w:r>
          <w:t xml:space="preserve"> and click </w:t>
        </w:r>
        <w:r w:rsidRPr="00651DD7">
          <w:rPr>
            <w:b/>
          </w:rPr>
          <w:t>Results</w:t>
        </w:r>
        <w:r>
          <w:t>.</w:t>
        </w:r>
      </w:ins>
    </w:p>
    <w:p w14:paraId="1760DE22" w14:textId="77777777" w:rsidR="008E3728" w:rsidRDefault="008E3728" w:rsidP="008E3728">
      <w:pPr>
        <w:rPr>
          <w:ins w:id="567" w:author="Brian Pratt" w:date="2023-08-09T14:44:00Z"/>
        </w:rPr>
      </w:pPr>
      <w:ins w:id="568" w:author="Brian Pratt" w:date="2023-08-09T14:44:00Z">
        <w:r>
          <w:t xml:space="preserve">Where in each of the prior imports, you wanted to treat each data file as a complete set of measurements for all of the transitions you were targeting, in this case, you want to combine the five CE optimization runs into a single logical set of measurements of the targets. To do this make the following adjustments to the </w:t>
        </w:r>
        <w:r>
          <w:rPr>
            <w:b/>
          </w:rPr>
          <w:t>Import Results</w:t>
        </w:r>
        <w:r>
          <w:t xml:space="preserve"> form:</w:t>
        </w:r>
      </w:ins>
    </w:p>
    <w:p w14:paraId="7A3678DE" w14:textId="77777777" w:rsidR="008E3728" w:rsidRDefault="008E3728" w:rsidP="008E3728">
      <w:pPr>
        <w:pStyle w:val="ListParagraph"/>
        <w:numPr>
          <w:ilvl w:val="0"/>
          <w:numId w:val="21"/>
        </w:numPr>
        <w:rPr>
          <w:ins w:id="569" w:author="Brian Pratt" w:date="2023-08-09T14:44:00Z"/>
        </w:rPr>
      </w:pPr>
      <w:ins w:id="570" w:author="Brian Pratt" w:date="2023-08-09T14:44:00Z">
        <w:r>
          <w:t xml:space="preserve">Click the </w:t>
        </w:r>
        <w:r>
          <w:rPr>
            <w:b/>
          </w:rPr>
          <w:t>Add one new replicate</w:t>
        </w:r>
        <w:r>
          <w:t xml:space="preserve"> option.</w:t>
        </w:r>
      </w:ins>
    </w:p>
    <w:p w14:paraId="16C7D789" w14:textId="77777777" w:rsidR="008E3728" w:rsidRPr="004C2277" w:rsidRDefault="008E3728" w:rsidP="008E3728">
      <w:pPr>
        <w:pStyle w:val="ListParagraph"/>
        <w:numPr>
          <w:ilvl w:val="0"/>
          <w:numId w:val="21"/>
        </w:numPr>
        <w:rPr>
          <w:ins w:id="571" w:author="Brian Pratt" w:date="2023-08-09T14:44:00Z"/>
        </w:rPr>
      </w:pPr>
      <w:ins w:id="572" w:author="Brian Pratt" w:date="2023-08-09T14:44:00Z">
        <w:r>
          <w:t xml:space="preserve">In the </w:t>
        </w:r>
        <w:r>
          <w:rPr>
            <w:b/>
          </w:rPr>
          <w:t>Name</w:t>
        </w:r>
        <w:r>
          <w:t xml:space="preserve"> field below, enter “CE Optimization”</w:t>
        </w:r>
        <w:r>
          <w:rPr>
            <w:b/>
          </w:rPr>
          <w:t>.</w:t>
        </w:r>
      </w:ins>
    </w:p>
    <w:p w14:paraId="0BA4520E" w14:textId="77777777" w:rsidR="008E3728" w:rsidRDefault="008E3728" w:rsidP="008E3728">
      <w:pPr>
        <w:pStyle w:val="ListParagraph"/>
        <w:numPr>
          <w:ilvl w:val="0"/>
          <w:numId w:val="21"/>
        </w:numPr>
        <w:rPr>
          <w:ins w:id="573" w:author="Brian Pratt" w:date="2023-08-09T14:44:00Z"/>
        </w:rPr>
      </w:pPr>
      <w:ins w:id="574" w:author="Brian Pratt" w:date="2023-08-09T14:44:00Z">
        <w:r>
          <w:t xml:space="preserve">In the </w:t>
        </w:r>
        <w:r>
          <w:rPr>
            <w:b/>
          </w:rPr>
          <w:t>Optimizing</w:t>
        </w:r>
        <w:r>
          <w:t xml:space="preserve"> dropdown list, choose “Collision Energy”.</w:t>
        </w:r>
      </w:ins>
    </w:p>
    <w:p w14:paraId="39EC87CD" w14:textId="77777777" w:rsidR="008E3728" w:rsidRDefault="008E3728" w:rsidP="008E3728">
      <w:pPr>
        <w:keepNext/>
        <w:rPr>
          <w:ins w:id="575" w:author="Brian Pratt" w:date="2023-08-09T14:44:00Z"/>
        </w:rPr>
      </w:pPr>
      <w:ins w:id="576" w:author="Brian Pratt" w:date="2023-08-09T14:44:00Z">
        <w:r>
          <w:lastRenderedPageBreak/>
          <w:t>The form should now look like this:</w:t>
        </w:r>
      </w:ins>
    </w:p>
    <w:p w14:paraId="42229D76" w14:textId="480C1898" w:rsidR="008E3728" w:rsidRDefault="007406AC" w:rsidP="008E3728">
      <w:pPr>
        <w:rPr>
          <w:ins w:id="577" w:author="Brian Pratt" w:date="2023-08-09T14:44:00Z"/>
        </w:rPr>
      </w:pPr>
      <w:ins w:id="578" w:author="Brian Pratt" w:date="2023-08-09T14:58:00Z">
        <w:r>
          <w:rPr>
            <w:noProof/>
            <w:lang w:eastAsia="en-US"/>
          </w:rPr>
          <w:drawing>
            <wp:inline distT="0" distB="0" distL="0" distR="0" wp14:anchorId="13185730" wp14:editId="27D5895B">
              <wp:extent cx="3771429" cy="4200000"/>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71429" cy="4200000"/>
                      </a:xfrm>
                      <a:prstGeom prst="rect">
                        <a:avLst/>
                      </a:prstGeom>
                    </pic:spPr>
                  </pic:pic>
                </a:graphicData>
              </a:graphic>
            </wp:inline>
          </w:drawing>
        </w:r>
      </w:ins>
    </w:p>
    <w:p w14:paraId="44FF977A" w14:textId="77777777" w:rsidR="008E3728" w:rsidRPr="00763A38" w:rsidRDefault="008E3728" w:rsidP="008E3728">
      <w:pPr>
        <w:pStyle w:val="ListParagraph"/>
        <w:numPr>
          <w:ilvl w:val="0"/>
          <w:numId w:val="21"/>
        </w:numPr>
        <w:rPr>
          <w:ins w:id="579" w:author="Brian Pratt" w:date="2023-08-09T14:44:00Z"/>
        </w:rPr>
      </w:pPr>
      <w:ins w:id="580" w:author="Brian Pratt" w:date="2023-08-09T14:44:00Z">
        <w:r>
          <w:t xml:space="preserve">Click the </w:t>
        </w:r>
        <w:r w:rsidRPr="00763A38">
          <w:rPr>
            <w:b/>
          </w:rPr>
          <w:t>OK</w:t>
        </w:r>
        <w:r>
          <w:t xml:space="preserve"> button.</w:t>
        </w:r>
      </w:ins>
    </w:p>
    <w:p w14:paraId="1C62F478" w14:textId="77777777" w:rsidR="008E3728" w:rsidRPr="003C3F78" w:rsidRDefault="008E3728" w:rsidP="008E3728">
      <w:pPr>
        <w:pStyle w:val="ListParagraph"/>
        <w:numPr>
          <w:ilvl w:val="0"/>
          <w:numId w:val="21"/>
        </w:numPr>
        <w:spacing w:after="160" w:line="256" w:lineRule="auto"/>
        <w:rPr>
          <w:ins w:id="581" w:author="Brian Pratt" w:date="2023-08-09T14:44:00Z"/>
        </w:rPr>
      </w:pPr>
      <w:ins w:id="582" w:author="Brian Pratt" w:date="2023-08-09T14:44:00Z">
        <w:r>
          <w:rPr>
            <w:bCs/>
          </w:rPr>
          <w:t>Navigate to the “CE Optimization” subfolder and select all 5 files.</w:t>
        </w:r>
      </w:ins>
    </w:p>
    <w:p w14:paraId="1B496E92" w14:textId="77777777" w:rsidR="008E3728" w:rsidRPr="003C3F78" w:rsidRDefault="008E3728" w:rsidP="008E3728">
      <w:pPr>
        <w:keepNext/>
        <w:spacing w:after="160" w:line="257" w:lineRule="auto"/>
        <w:rPr>
          <w:ins w:id="583" w:author="Brian Pratt" w:date="2023-08-09T14:44:00Z"/>
        </w:rPr>
      </w:pPr>
      <w:ins w:id="584" w:author="Brian Pratt" w:date="2023-08-09T14:44:00Z">
        <w:r>
          <w:lastRenderedPageBreak/>
          <w:t xml:space="preserve">The </w:t>
        </w:r>
        <w:r>
          <w:rPr>
            <w:b/>
            <w:bCs/>
          </w:rPr>
          <w:t>Import Results Files</w:t>
        </w:r>
        <w:r>
          <w:t xml:space="preserve"> form should look like this:</w:t>
        </w:r>
      </w:ins>
    </w:p>
    <w:p w14:paraId="6B239BBF" w14:textId="164EA1B1" w:rsidR="008E3728" w:rsidRDefault="007406AC" w:rsidP="008E3728">
      <w:pPr>
        <w:rPr>
          <w:ins w:id="585" w:author="Brian Pratt" w:date="2023-08-09T14:44:00Z"/>
        </w:rPr>
      </w:pPr>
      <w:ins w:id="586" w:author="Brian Pratt" w:date="2023-08-09T14:58:00Z">
        <w:r>
          <w:rPr>
            <w:noProof/>
            <w:lang w:eastAsia="en-US"/>
          </w:rPr>
          <w:drawing>
            <wp:inline distT="0" distB="0" distL="0" distR="0" wp14:anchorId="619DD20C" wp14:editId="7E9012E3">
              <wp:extent cx="5561905" cy="4019048"/>
              <wp:effectExtent l="0" t="0" r="1270"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1905" cy="4019048"/>
                      </a:xfrm>
                      <a:prstGeom prst="rect">
                        <a:avLst/>
                      </a:prstGeom>
                    </pic:spPr>
                  </pic:pic>
                </a:graphicData>
              </a:graphic>
            </wp:inline>
          </w:drawing>
        </w:r>
      </w:ins>
    </w:p>
    <w:p w14:paraId="501ADDE1" w14:textId="77777777" w:rsidR="008E3728" w:rsidRDefault="008E3728" w:rsidP="008E3728">
      <w:pPr>
        <w:pStyle w:val="ListParagraph"/>
        <w:numPr>
          <w:ilvl w:val="0"/>
          <w:numId w:val="21"/>
        </w:numPr>
        <w:rPr>
          <w:ins w:id="587" w:author="Brian Pratt" w:date="2023-08-09T14:44:00Z"/>
        </w:rPr>
      </w:pPr>
      <w:ins w:id="588" w:author="Brian Pratt" w:date="2023-08-09T14:44:00Z">
        <w:r>
          <w:t xml:space="preserve">Click the </w:t>
        </w:r>
        <w:r w:rsidRPr="004C2277">
          <w:rPr>
            <w:b/>
          </w:rPr>
          <w:t>OK</w:t>
        </w:r>
        <w:r>
          <w:t xml:space="preserve"> button.</w:t>
        </w:r>
      </w:ins>
    </w:p>
    <w:p w14:paraId="31BEE55E" w14:textId="77777777" w:rsidR="008E3728" w:rsidRDefault="008E3728" w:rsidP="008E3728">
      <w:pPr>
        <w:rPr>
          <w:ins w:id="589" w:author="Brian Pratt" w:date="2023-08-09T14:44:00Z"/>
        </w:rPr>
      </w:pPr>
      <w:ins w:id="590" w:author="Brian Pratt" w:date="2023-08-09T14:44:00Z">
        <w:r>
          <w:t xml:space="preserve">The files load as a single replicate named “CE Optimization”, which should appear in the </w:t>
        </w:r>
        <w:r>
          <w:rPr>
            <w:b/>
          </w:rPr>
          <w:t>Replicates</w:t>
        </w:r>
        <w:r>
          <w:t xml:space="preserve"> dropdown list in the </w:t>
        </w:r>
        <w:r>
          <w:rPr>
            <w:b/>
          </w:rPr>
          <w:t>Targets</w:t>
        </w:r>
        <w:r>
          <w:t xml:space="preserve"> view, as the right-most value in the </w:t>
        </w:r>
        <w:r>
          <w:rPr>
            <w:b/>
          </w:rPr>
          <w:t>Replicate Comparison</w:t>
        </w:r>
        <w:r>
          <w:t xml:space="preserve"> plots, and as the right-most tab among the chromatogram plots, as shown below:</w:t>
        </w:r>
      </w:ins>
    </w:p>
    <w:p w14:paraId="03721ED2" w14:textId="440C4085" w:rsidR="008E3728" w:rsidRDefault="007406AC" w:rsidP="008E3728">
      <w:pPr>
        <w:rPr>
          <w:ins w:id="591" w:author="Brian Pratt" w:date="2023-08-09T14:44:00Z"/>
        </w:rPr>
      </w:pPr>
      <w:ins w:id="592" w:author="Brian Pratt" w:date="2023-08-09T14:59:00Z">
        <w:r>
          <w:rPr>
            <w:noProof/>
            <w:lang w:eastAsia="en-US"/>
          </w:rPr>
          <w:lastRenderedPageBreak/>
          <w:drawing>
            <wp:inline distT="0" distB="0" distL="0" distR="0" wp14:anchorId="2514126C" wp14:editId="58CEB038">
              <wp:extent cx="5943600" cy="331406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14065"/>
                      </a:xfrm>
                      <a:prstGeom prst="rect">
                        <a:avLst/>
                      </a:prstGeom>
                    </pic:spPr>
                  </pic:pic>
                </a:graphicData>
              </a:graphic>
            </wp:inline>
          </w:drawing>
        </w:r>
      </w:ins>
    </w:p>
    <w:p w14:paraId="4C14FF55" w14:textId="77777777" w:rsidR="008E3728" w:rsidRDefault="008E3728" w:rsidP="008E3728">
      <w:pPr>
        <w:rPr>
          <w:ins w:id="593" w:author="Brian Pratt" w:date="2023-08-09T14:44:00Z"/>
        </w:rPr>
      </w:pPr>
      <w:ins w:id="594" w:author="Brian Pratt" w:date="2023-08-09T14:44:00Z">
        <w:r>
          <w:t xml:space="preserve">But you still need to do the following to be able to visualize the 11 different measurements made at 11 different CE voltages for each transition in the </w:t>
        </w:r>
        <w:r>
          <w:rPr>
            <w:b/>
          </w:rPr>
          <w:t>Targets</w:t>
        </w:r>
        <w:r>
          <w:t xml:space="preserve"> view:</w:t>
        </w:r>
      </w:ins>
    </w:p>
    <w:p w14:paraId="5C943DB0" w14:textId="77777777" w:rsidR="008E3728" w:rsidRDefault="008E3728" w:rsidP="008E3728">
      <w:pPr>
        <w:pStyle w:val="ListParagraph"/>
        <w:numPr>
          <w:ilvl w:val="0"/>
          <w:numId w:val="22"/>
        </w:numPr>
        <w:rPr>
          <w:ins w:id="595" w:author="Brian Pratt" w:date="2023-08-09T14:44:00Z"/>
        </w:rPr>
      </w:pPr>
      <w:ins w:id="596" w:author="Brian Pratt" w:date="2023-08-09T14:44:00Z">
        <w:r>
          <w:t xml:space="preserve">On the </w:t>
        </w:r>
        <w:r>
          <w:rPr>
            <w:b/>
          </w:rPr>
          <w:t>View</w:t>
        </w:r>
        <w:r>
          <w:t xml:space="preserve"> menu, choose </w:t>
        </w:r>
        <w:r w:rsidRPr="00763A38">
          <w:rPr>
            <w:b/>
          </w:rPr>
          <w:t>Transitions</w:t>
        </w:r>
        <w:r>
          <w:t xml:space="preserve"> and click </w:t>
        </w:r>
        <w:r w:rsidRPr="00763A38">
          <w:rPr>
            <w:b/>
          </w:rPr>
          <w:t>Single</w:t>
        </w:r>
        <w:r>
          <w:t>.</w:t>
        </w:r>
      </w:ins>
    </w:p>
    <w:p w14:paraId="3E0F72A9" w14:textId="77777777" w:rsidR="008E3728" w:rsidRDefault="008E3728" w:rsidP="008E3728">
      <w:pPr>
        <w:pStyle w:val="ListParagraph"/>
        <w:numPr>
          <w:ilvl w:val="0"/>
          <w:numId w:val="22"/>
        </w:numPr>
        <w:rPr>
          <w:ins w:id="597" w:author="Brian Pratt" w:date="2023-08-09T14:44:00Z"/>
        </w:rPr>
      </w:pPr>
      <w:ins w:id="598" w:author="Brian Pratt" w:date="2023-08-09T14:44:00Z">
        <w:r>
          <w:t xml:space="preserve">On the </w:t>
        </w:r>
        <w:r>
          <w:rPr>
            <w:b/>
          </w:rPr>
          <w:t>View</w:t>
        </w:r>
        <w:r>
          <w:t xml:space="preserve"> menu, choose </w:t>
        </w:r>
        <w:r>
          <w:rPr>
            <w:b/>
          </w:rPr>
          <w:t>Auto-Zoom</w:t>
        </w:r>
        <w:r>
          <w:t xml:space="preserve"> and click </w:t>
        </w:r>
        <w:r>
          <w:rPr>
            <w:b/>
          </w:rPr>
          <w:t>Best Peak</w:t>
        </w:r>
        <w:r>
          <w:t xml:space="preserve"> (F11).</w:t>
        </w:r>
      </w:ins>
    </w:p>
    <w:p w14:paraId="71AEA28C" w14:textId="77777777" w:rsidR="008E3728" w:rsidRPr="00763A38" w:rsidRDefault="008E3728" w:rsidP="008E3728">
      <w:pPr>
        <w:pStyle w:val="ListParagraph"/>
        <w:numPr>
          <w:ilvl w:val="0"/>
          <w:numId w:val="22"/>
        </w:numPr>
        <w:rPr>
          <w:ins w:id="599" w:author="Brian Pratt" w:date="2023-08-09T14:44:00Z"/>
        </w:rPr>
      </w:pPr>
      <w:ins w:id="600" w:author="Brian Pratt" w:date="2023-08-09T14:44:00Z">
        <w:r>
          <w:t xml:space="preserve">Hide the </w:t>
        </w:r>
        <w:r>
          <w:rPr>
            <w:b/>
          </w:rPr>
          <w:t>Retention Times</w:t>
        </w:r>
        <w:r>
          <w:t xml:space="preserve"> – </w:t>
        </w:r>
        <w:r>
          <w:rPr>
            <w:b/>
          </w:rPr>
          <w:t>Replicate Comparison</w:t>
        </w:r>
        <w:r>
          <w:t xml:space="preserve"> plot by clicking on the X in its title bar.</w:t>
        </w:r>
      </w:ins>
    </w:p>
    <w:p w14:paraId="539EB6F1" w14:textId="77777777" w:rsidR="008E3728" w:rsidRPr="00795798" w:rsidRDefault="008E3728" w:rsidP="008E3728">
      <w:pPr>
        <w:pStyle w:val="ListParagraph"/>
        <w:numPr>
          <w:ilvl w:val="0"/>
          <w:numId w:val="22"/>
        </w:numPr>
        <w:rPr>
          <w:ins w:id="601" w:author="Brian Pratt" w:date="2023-08-09T14:44:00Z"/>
        </w:rPr>
      </w:pPr>
      <w:ins w:id="602" w:author="Brian Pratt" w:date="2023-08-09T14:44:00Z">
        <w:r>
          <w:t xml:space="preserve">In the chromatogram plot right click, choose </w:t>
        </w:r>
        <w:r w:rsidRPr="00763A38">
          <w:rPr>
            <w:b/>
          </w:rPr>
          <w:t>Transitions</w:t>
        </w:r>
        <w:r>
          <w:t xml:space="preserve">, and click </w:t>
        </w:r>
        <w:r w:rsidRPr="00F61C03">
          <w:rPr>
            <w:b/>
          </w:rPr>
          <w:t>Split Graph</w:t>
        </w:r>
        <w:r>
          <w:t>.</w:t>
        </w:r>
      </w:ins>
    </w:p>
    <w:p w14:paraId="0ADD0C8D" w14:textId="77777777" w:rsidR="008E3728" w:rsidRDefault="008E3728" w:rsidP="008E3728">
      <w:pPr>
        <w:keepNext/>
        <w:rPr>
          <w:ins w:id="603" w:author="Brian Pratt" w:date="2023-08-09T14:44:00Z"/>
        </w:rPr>
      </w:pPr>
      <w:ins w:id="604" w:author="Brian Pratt" w:date="2023-08-09T14:44:00Z">
        <w:r>
          <w:lastRenderedPageBreak/>
          <w:t>The main Skyline window should look like this:</w:t>
        </w:r>
      </w:ins>
    </w:p>
    <w:p w14:paraId="5D373E42" w14:textId="7D787E96" w:rsidR="008E3728" w:rsidRPr="00763A38" w:rsidRDefault="007406AC" w:rsidP="008E3728">
      <w:pPr>
        <w:rPr>
          <w:ins w:id="605" w:author="Brian Pratt" w:date="2023-08-09T14:44:00Z"/>
        </w:rPr>
      </w:pPr>
      <w:ins w:id="606" w:author="Brian Pratt" w:date="2023-08-09T14:59:00Z">
        <w:r>
          <w:rPr>
            <w:noProof/>
            <w:lang w:eastAsia="en-US"/>
          </w:rPr>
          <w:drawing>
            <wp:inline distT="0" distB="0" distL="0" distR="0" wp14:anchorId="129D34B6" wp14:editId="15C3732F">
              <wp:extent cx="5943600" cy="357124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71240"/>
                      </a:xfrm>
                      <a:prstGeom prst="rect">
                        <a:avLst/>
                      </a:prstGeom>
                    </pic:spPr>
                  </pic:pic>
                </a:graphicData>
              </a:graphic>
            </wp:inline>
          </w:drawing>
        </w:r>
      </w:ins>
    </w:p>
    <w:p w14:paraId="2B5C5D4B" w14:textId="77777777" w:rsidR="008E3728" w:rsidRDefault="008E3728" w:rsidP="008E3728">
      <w:pPr>
        <w:rPr>
          <w:ins w:id="607" w:author="Brian Pratt" w:date="2023-08-09T14:44:00Z"/>
        </w:rPr>
      </w:pPr>
      <w:ins w:id="608" w:author="Brian Pratt" w:date="2023-08-09T14:44:00Z">
        <w:r>
          <w:t xml:space="preserve">The </w:t>
        </w:r>
        <w:r w:rsidRPr="00795798">
          <w:rPr>
            <w:b/>
          </w:rPr>
          <w:t>Peak Areas – Replicate Comparison</w:t>
        </w:r>
        <w:r>
          <w:t xml:space="preserve"> view now shows the heavy and light transitions in separate panes with the light above the heavy. Within the CE Optimization replicate, the individual bars represent the effects of stepping the collision energy. Red represents the original CE value (as used with the Agilent 6495 instrument in the literature), the other bars show the effect of 2eV steps away from that. You can see that for Acetyl-CoA, at least, the original value or the -2eV step achieve the highest peak area. This is easier to see if you free up room in the graph by switching off the legend:</w:t>
        </w:r>
      </w:ins>
    </w:p>
    <w:p w14:paraId="1173CEA1" w14:textId="77777777" w:rsidR="008E3728" w:rsidRPr="00F34246" w:rsidRDefault="008E3728" w:rsidP="008E3728">
      <w:pPr>
        <w:pStyle w:val="ListParagraph"/>
        <w:numPr>
          <w:ilvl w:val="0"/>
          <w:numId w:val="23"/>
        </w:numPr>
        <w:rPr>
          <w:ins w:id="609" w:author="Brian Pratt" w:date="2023-08-09T14:44:00Z"/>
        </w:rPr>
      </w:pPr>
      <w:ins w:id="610" w:author="Brian Pratt" w:date="2023-08-09T14:44:00Z">
        <w:r>
          <w:t xml:space="preserve">In the </w:t>
        </w:r>
        <w:r w:rsidRPr="00763A38">
          <w:rPr>
            <w:b/>
          </w:rPr>
          <w:t>Peak Areas – Replicate Comparison</w:t>
        </w:r>
        <w:r>
          <w:t xml:space="preserve"> window, </w:t>
        </w:r>
        <w:r w:rsidRPr="00AC0DD8">
          <w:t>right-click</w:t>
        </w:r>
        <w:r>
          <w:t xml:space="preserve"> and click </w:t>
        </w:r>
        <w:r w:rsidRPr="00F34246">
          <w:rPr>
            <w:b/>
          </w:rPr>
          <w:t>Legend</w:t>
        </w:r>
        <w:r>
          <w:t xml:space="preserve"> to uncheck it.</w:t>
        </w:r>
      </w:ins>
    </w:p>
    <w:p w14:paraId="22CABBCD" w14:textId="77777777" w:rsidR="008E3728" w:rsidRDefault="008E3728" w:rsidP="008E3728">
      <w:pPr>
        <w:keepNext/>
        <w:rPr>
          <w:ins w:id="611" w:author="Brian Pratt" w:date="2023-08-09T14:44:00Z"/>
        </w:rPr>
      </w:pPr>
      <w:ins w:id="612" w:author="Brian Pratt" w:date="2023-08-09T14:44:00Z">
        <w:r>
          <w:lastRenderedPageBreak/>
          <w:t>Skyline should look like this:</w:t>
        </w:r>
      </w:ins>
    </w:p>
    <w:p w14:paraId="56935B9F" w14:textId="1426A658" w:rsidR="008E3728" w:rsidRDefault="007406AC" w:rsidP="008E3728">
      <w:pPr>
        <w:rPr>
          <w:ins w:id="613" w:author="Brian Pratt" w:date="2023-08-09T14:44:00Z"/>
        </w:rPr>
      </w:pPr>
      <w:ins w:id="614" w:author="Brian Pratt" w:date="2023-08-09T15:00:00Z">
        <w:r>
          <w:rPr>
            <w:noProof/>
            <w:lang w:eastAsia="en-US"/>
          </w:rPr>
          <w:drawing>
            <wp:inline distT="0" distB="0" distL="0" distR="0" wp14:anchorId="29C8284E" wp14:editId="3745C7A0">
              <wp:extent cx="5943600" cy="357124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71240"/>
                      </a:xfrm>
                      <a:prstGeom prst="rect">
                        <a:avLst/>
                      </a:prstGeom>
                    </pic:spPr>
                  </pic:pic>
                </a:graphicData>
              </a:graphic>
            </wp:inline>
          </w:drawing>
        </w:r>
      </w:ins>
    </w:p>
    <w:p w14:paraId="6E2ECCC8" w14:textId="77777777" w:rsidR="008E3728" w:rsidRDefault="008E3728" w:rsidP="008E3728">
      <w:pPr>
        <w:rPr>
          <w:ins w:id="615" w:author="Brian Pratt" w:date="2023-08-09T14:44:00Z"/>
        </w:rPr>
      </w:pPr>
      <w:ins w:id="616" w:author="Brian Pratt" w:date="2023-08-09T14:44:00Z">
        <w:r>
          <w:t>Now you can explore the other molecules to see how close to optimal the original collision energies were. You can do the following to achieve this:</w:t>
        </w:r>
      </w:ins>
    </w:p>
    <w:p w14:paraId="147315B0" w14:textId="77777777" w:rsidR="008E3728" w:rsidRDefault="008E3728" w:rsidP="008E3728">
      <w:pPr>
        <w:pStyle w:val="ListParagraph"/>
        <w:numPr>
          <w:ilvl w:val="0"/>
          <w:numId w:val="23"/>
        </w:numPr>
        <w:rPr>
          <w:ins w:id="617" w:author="Brian Pratt" w:date="2023-08-09T14:44:00Z"/>
        </w:rPr>
      </w:pPr>
      <w:ins w:id="618" w:author="Brian Pratt" w:date="2023-08-09T14:44:00Z">
        <w:r>
          <w:t xml:space="preserve">Click on any molecule in the </w:t>
        </w:r>
        <w:r w:rsidRPr="003C740E">
          <w:rPr>
            <w:b/>
          </w:rPr>
          <w:t>Targets</w:t>
        </w:r>
        <w:r>
          <w:t xml:space="preserve"> view, or use the up and down arrow keys after the first click to advance the selection through the list.</w:t>
        </w:r>
      </w:ins>
    </w:p>
    <w:p w14:paraId="1E13AC53" w14:textId="77777777" w:rsidR="008E3728" w:rsidRPr="00E21EBE" w:rsidRDefault="008E3728" w:rsidP="008E3728">
      <w:pPr>
        <w:pStyle w:val="ListParagraph"/>
        <w:numPr>
          <w:ilvl w:val="0"/>
          <w:numId w:val="23"/>
        </w:numPr>
        <w:rPr>
          <w:ins w:id="619" w:author="Brian Pratt" w:date="2023-08-09T14:44:00Z"/>
        </w:rPr>
      </w:pPr>
      <w:ins w:id="620" w:author="Brian Pratt" w:date="2023-08-09T14:44:00Z">
        <w:r>
          <w:t xml:space="preserve">Then, in the </w:t>
        </w:r>
        <w:r w:rsidRPr="00F34246">
          <w:rPr>
            <w:b/>
          </w:rPr>
          <w:t>Targets</w:t>
        </w:r>
        <w:r>
          <w:t xml:space="preserve"> window, click on “</w:t>
        </w:r>
        <w:r w:rsidRPr="003C740E">
          <w:t>Pentose-P</w:t>
        </w:r>
        <w:r>
          <w:t>”.</w:t>
        </w:r>
      </w:ins>
    </w:p>
    <w:p w14:paraId="73C6A625" w14:textId="77777777" w:rsidR="008E3728" w:rsidRDefault="008E3728" w:rsidP="008E3728">
      <w:pPr>
        <w:rPr>
          <w:ins w:id="621" w:author="Brian Pratt" w:date="2023-08-09T14:44:00Z"/>
          <w:noProof/>
        </w:rPr>
      </w:pPr>
      <w:ins w:id="622" w:author="Brian Pratt" w:date="2023-08-09T14:44:00Z">
        <w:r>
          <w:rPr>
            <w:noProof/>
          </w:rPr>
          <w:t>Looking at the chromatograms for the various CE step values for Pentose-P it is clear that the CE value from the literature is not optimal for this molecule on the Waters Xevo TQ-S. The best CE value (</w:t>
        </w:r>
        <w:r w:rsidRPr="003C740E">
          <w:rPr>
            <w:noProof/>
          </w:rPr>
          <w:t>Step -5</w:t>
        </w:r>
        <w:r>
          <w:rPr>
            <w:noProof/>
          </w:rPr>
          <w:t>, the blue bar on the far left) is the lowest CE value measured.</w:t>
        </w:r>
      </w:ins>
    </w:p>
    <w:p w14:paraId="26E0C9E9" w14:textId="51C0309D" w:rsidR="008E3728" w:rsidRDefault="007406AC" w:rsidP="008E3728">
      <w:pPr>
        <w:rPr>
          <w:ins w:id="623" w:author="Brian Pratt" w:date="2023-08-09T14:44:00Z"/>
        </w:rPr>
      </w:pPr>
      <w:ins w:id="624" w:author="Brian Pratt" w:date="2023-08-09T15:00:00Z">
        <w:r>
          <w:rPr>
            <w:noProof/>
            <w:lang w:eastAsia="en-US"/>
          </w:rPr>
          <w:lastRenderedPageBreak/>
          <w:drawing>
            <wp:inline distT="0" distB="0" distL="0" distR="0" wp14:anchorId="5515DA64" wp14:editId="33F8CD70">
              <wp:extent cx="5943600" cy="357124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71240"/>
                      </a:xfrm>
                      <a:prstGeom prst="rect">
                        <a:avLst/>
                      </a:prstGeom>
                    </pic:spPr>
                  </pic:pic>
                </a:graphicData>
              </a:graphic>
            </wp:inline>
          </w:drawing>
        </w:r>
      </w:ins>
    </w:p>
    <w:p w14:paraId="18AEBBD9" w14:textId="77777777" w:rsidR="008E3728" w:rsidRDefault="008E3728" w:rsidP="008E3728">
      <w:pPr>
        <w:rPr>
          <w:ins w:id="625" w:author="Brian Pratt" w:date="2023-08-09T14:44:00Z"/>
          <w:noProof/>
        </w:rPr>
      </w:pPr>
      <w:ins w:id="626" w:author="Brian Pratt" w:date="2023-08-09T14:44:00Z">
        <w:r>
          <w:rPr>
            <w:noProof/>
          </w:rPr>
          <w:t>Given the trend toward that end of the range, futher investigation may be warranted to arrive at a truly optimal CE for that compound. For that reason, starting with a wider step size (such as 3 volts) may also be warranted when translating between instrument vendors like this. Even so, the “</w:t>
        </w:r>
        <w:r w:rsidRPr="001677DE">
          <w:rPr>
            <w:noProof/>
          </w:rPr>
          <w:t>Step -5</w:t>
        </w:r>
        <w:r>
          <w:rPr>
            <w:noProof/>
          </w:rPr>
          <w:t>” (blue bar) CE value is a clear improvement over the initial (red bar) CE value</w:t>
        </w:r>
      </w:ins>
    </w:p>
    <w:p w14:paraId="02694343" w14:textId="77777777" w:rsidR="008E3728" w:rsidRDefault="008E3728" w:rsidP="008E3728">
      <w:pPr>
        <w:rPr>
          <w:ins w:id="627" w:author="Brian Pratt" w:date="2023-08-09T14:44:00Z"/>
          <w:noProof/>
        </w:rPr>
      </w:pPr>
      <w:ins w:id="628" w:author="Brian Pratt" w:date="2023-08-09T14:44:00Z">
        <w:r>
          <w:rPr>
            <w:noProof/>
          </w:rPr>
          <w:t>You can proceed to creating a new scheduled transition list that uses the most effective observed CE values as follows:</w:t>
        </w:r>
      </w:ins>
    </w:p>
    <w:p w14:paraId="1B460323" w14:textId="77777777" w:rsidR="008E3728" w:rsidRDefault="008E3728" w:rsidP="008E3728">
      <w:pPr>
        <w:pStyle w:val="ListParagraph"/>
        <w:numPr>
          <w:ilvl w:val="0"/>
          <w:numId w:val="19"/>
        </w:numPr>
        <w:rPr>
          <w:ins w:id="629" w:author="Brian Pratt" w:date="2023-08-09T14:44:00Z"/>
        </w:rPr>
      </w:pPr>
      <w:ins w:id="630" w:author="Brian Pratt" w:date="2023-08-09T14:44:00Z">
        <w:r>
          <w:t xml:space="preserve">On the </w:t>
        </w:r>
        <w:r w:rsidRPr="00663EF6">
          <w:rPr>
            <w:b/>
          </w:rPr>
          <w:t>File</w:t>
        </w:r>
        <w:r>
          <w:t xml:space="preserve"> menu, choose </w:t>
        </w:r>
        <w:r w:rsidRPr="00663EF6">
          <w:rPr>
            <w:b/>
          </w:rPr>
          <w:t>Export</w:t>
        </w:r>
        <w:r>
          <w:t xml:space="preserve"> and click </w:t>
        </w:r>
        <w:r w:rsidRPr="00663EF6">
          <w:rPr>
            <w:b/>
          </w:rPr>
          <w:t>Transition List</w:t>
        </w:r>
        <w:r w:rsidRPr="001677DE">
          <w:t>.</w:t>
        </w:r>
      </w:ins>
    </w:p>
    <w:p w14:paraId="67F3061E" w14:textId="77777777" w:rsidR="008E3728" w:rsidRDefault="008E3728" w:rsidP="008E3728">
      <w:pPr>
        <w:pStyle w:val="ListParagraph"/>
        <w:numPr>
          <w:ilvl w:val="0"/>
          <w:numId w:val="19"/>
        </w:numPr>
        <w:rPr>
          <w:ins w:id="631" w:author="Brian Pratt" w:date="2023-08-09T14:44:00Z"/>
        </w:rPr>
      </w:pPr>
      <w:ins w:id="632" w:author="Brian Pratt" w:date="2023-08-09T14:44:00Z">
        <w:r>
          <w:t xml:space="preserve">In the </w:t>
        </w:r>
        <w:r>
          <w:rPr>
            <w:b/>
          </w:rPr>
          <w:t>Instrument type</w:t>
        </w:r>
        <w:r>
          <w:t xml:space="preserve"> dropdown list, Skyline should automatically choose “Waters”.</w:t>
        </w:r>
      </w:ins>
    </w:p>
    <w:p w14:paraId="713EAAC6" w14:textId="77777777" w:rsidR="008E3728" w:rsidRPr="00397AB8" w:rsidRDefault="008E3728" w:rsidP="008E3728">
      <w:pPr>
        <w:pStyle w:val="ListParagraph"/>
        <w:numPr>
          <w:ilvl w:val="0"/>
          <w:numId w:val="19"/>
        </w:numPr>
        <w:rPr>
          <w:ins w:id="633" w:author="Brian Pratt" w:date="2023-08-09T14:44:00Z"/>
        </w:rPr>
      </w:pPr>
      <w:ins w:id="634" w:author="Brian Pratt" w:date="2023-08-09T14:44:00Z">
        <w:r>
          <w:t xml:space="preserve">Click the </w:t>
        </w:r>
        <w:r>
          <w:rPr>
            <w:b/>
          </w:rPr>
          <w:t>Single methods</w:t>
        </w:r>
        <w:r>
          <w:t xml:space="preserve"> option.</w:t>
        </w:r>
      </w:ins>
    </w:p>
    <w:p w14:paraId="0C2A7421" w14:textId="77777777" w:rsidR="008E3728" w:rsidRDefault="008E3728" w:rsidP="008E3728">
      <w:pPr>
        <w:rPr>
          <w:ins w:id="635" w:author="Brian Pratt" w:date="2023-08-09T14:44:00Z"/>
        </w:rPr>
      </w:pPr>
      <w:ins w:id="636" w:author="Brian Pratt" w:date="2023-08-09T14:44:00Z">
        <w:r>
          <w:t>This time you only need a single method again, because you will only use the one optimal CE value for each transition.</w:t>
        </w:r>
      </w:ins>
    </w:p>
    <w:p w14:paraId="53B5D5C0" w14:textId="77777777" w:rsidR="008E3728" w:rsidRDefault="008E3728" w:rsidP="008E3728">
      <w:pPr>
        <w:pStyle w:val="ListParagraph"/>
        <w:numPr>
          <w:ilvl w:val="0"/>
          <w:numId w:val="36"/>
        </w:numPr>
        <w:rPr>
          <w:ins w:id="637" w:author="Brian Pratt" w:date="2023-08-09T14:44:00Z"/>
        </w:rPr>
      </w:pPr>
      <w:ins w:id="638" w:author="Brian Pratt" w:date="2023-08-09T14:44:00Z">
        <w:r>
          <w:t xml:space="preserve">In the </w:t>
        </w:r>
        <w:r>
          <w:rPr>
            <w:b/>
          </w:rPr>
          <w:t>Method type</w:t>
        </w:r>
        <w:r>
          <w:t xml:space="preserve"> dropdown list, choose “Scheduled”.</w:t>
        </w:r>
      </w:ins>
    </w:p>
    <w:p w14:paraId="01D616B2" w14:textId="77777777" w:rsidR="008E3728" w:rsidRPr="001677DE" w:rsidRDefault="008E3728" w:rsidP="008E3728">
      <w:pPr>
        <w:keepNext/>
        <w:rPr>
          <w:ins w:id="639" w:author="Brian Pratt" w:date="2023-08-09T14:44:00Z"/>
        </w:rPr>
      </w:pPr>
      <w:ins w:id="640" w:author="Brian Pratt" w:date="2023-08-09T14:44:00Z">
        <w:r>
          <w:lastRenderedPageBreak/>
          <w:t xml:space="preserve">The </w:t>
        </w:r>
        <w:r>
          <w:rPr>
            <w:b/>
          </w:rPr>
          <w:t>Export Transition List</w:t>
        </w:r>
        <w:r>
          <w:t xml:space="preserve"> form should now look like this:</w:t>
        </w:r>
      </w:ins>
    </w:p>
    <w:p w14:paraId="0D316C61" w14:textId="3A9EE162" w:rsidR="008E3728" w:rsidRPr="00397AB8" w:rsidRDefault="007406AC" w:rsidP="008E3728">
      <w:pPr>
        <w:rPr>
          <w:ins w:id="641" w:author="Brian Pratt" w:date="2023-08-09T14:44:00Z"/>
        </w:rPr>
      </w:pPr>
      <w:ins w:id="642" w:author="Brian Pratt" w:date="2023-08-09T15:01:00Z">
        <w:r>
          <w:rPr>
            <w:noProof/>
            <w:lang w:eastAsia="en-US"/>
          </w:rPr>
          <w:drawing>
            <wp:inline distT="0" distB="0" distL="0" distR="0" wp14:anchorId="7C393906" wp14:editId="3A4DA5DF">
              <wp:extent cx="3342857" cy="395238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42857" cy="3952381"/>
                      </a:xfrm>
                      <a:prstGeom prst="rect">
                        <a:avLst/>
                      </a:prstGeom>
                    </pic:spPr>
                  </pic:pic>
                </a:graphicData>
              </a:graphic>
            </wp:inline>
          </w:drawing>
        </w:r>
      </w:ins>
    </w:p>
    <w:p w14:paraId="3C17842E" w14:textId="77777777" w:rsidR="008E3728" w:rsidRDefault="008E3728" w:rsidP="008E3728">
      <w:pPr>
        <w:pStyle w:val="ListParagraph"/>
        <w:numPr>
          <w:ilvl w:val="0"/>
          <w:numId w:val="20"/>
        </w:numPr>
        <w:rPr>
          <w:ins w:id="643" w:author="Brian Pratt" w:date="2023-08-09T14:44:00Z"/>
        </w:rPr>
      </w:pPr>
      <w:ins w:id="644" w:author="Brian Pratt" w:date="2023-08-09T14:44:00Z">
        <w:r>
          <w:t xml:space="preserve">Click the </w:t>
        </w:r>
        <w:r>
          <w:rPr>
            <w:b/>
          </w:rPr>
          <w:t>OK</w:t>
        </w:r>
        <w:r>
          <w:t xml:space="preserve"> button.</w:t>
        </w:r>
      </w:ins>
    </w:p>
    <w:p w14:paraId="6D36B95B" w14:textId="77777777" w:rsidR="008E3728" w:rsidRDefault="008E3728" w:rsidP="008E3728">
      <w:pPr>
        <w:rPr>
          <w:ins w:id="645" w:author="Brian Pratt" w:date="2023-08-09T14:44:00Z"/>
        </w:rPr>
      </w:pPr>
      <w:ins w:id="646" w:author="Brian Pratt" w:date="2023-08-09T14:44:00Z">
        <w:r>
          <w:t>You will be asked which replicate to use for elution times.</w:t>
        </w:r>
      </w:ins>
    </w:p>
    <w:p w14:paraId="6771D51D" w14:textId="77777777" w:rsidR="008E3728" w:rsidRDefault="008E3728" w:rsidP="008E3728">
      <w:pPr>
        <w:pStyle w:val="ListParagraph"/>
        <w:numPr>
          <w:ilvl w:val="0"/>
          <w:numId w:val="20"/>
        </w:numPr>
        <w:rPr>
          <w:ins w:id="647" w:author="Brian Pratt" w:date="2023-08-09T14:44:00Z"/>
        </w:rPr>
      </w:pPr>
      <w:ins w:id="648" w:author="Brian Pratt" w:date="2023-08-09T14:44:00Z">
        <w:r>
          <w:t xml:space="preserve">Click </w:t>
        </w:r>
        <w:r>
          <w:rPr>
            <w:b/>
          </w:rPr>
          <w:t>Use values from a single data set</w:t>
        </w:r>
        <w:r>
          <w:t>.</w:t>
        </w:r>
      </w:ins>
    </w:p>
    <w:p w14:paraId="15099985" w14:textId="77777777" w:rsidR="008E3728" w:rsidRDefault="008E3728" w:rsidP="008E3728">
      <w:pPr>
        <w:pStyle w:val="ListParagraph"/>
        <w:numPr>
          <w:ilvl w:val="0"/>
          <w:numId w:val="20"/>
        </w:numPr>
        <w:rPr>
          <w:ins w:id="649" w:author="Brian Pratt" w:date="2023-08-09T14:44:00Z"/>
        </w:rPr>
      </w:pPr>
      <w:ins w:id="650" w:author="Brian Pratt" w:date="2023-08-09T14:44:00Z">
        <w:r>
          <w:t xml:space="preserve">In the </w:t>
        </w:r>
        <w:r>
          <w:rPr>
            <w:b/>
          </w:rPr>
          <w:t>Replicate</w:t>
        </w:r>
        <w:r>
          <w:t xml:space="preserve"> dropdown list, choose “CE Optimization”.</w:t>
        </w:r>
      </w:ins>
    </w:p>
    <w:p w14:paraId="2C5350F2" w14:textId="77777777" w:rsidR="008E3728" w:rsidRDefault="008E3728" w:rsidP="008E3728">
      <w:pPr>
        <w:rPr>
          <w:ins w:id="651" w:author="Brian Pratt" w:date="2023-08-09T14:44:00Z"/>
        </w:rPr>
      </w:pPr>
      <w:ins w:id="652" w:author="Brian Pratt" w:date="2023-08-09T14:44:00Z">
        <w:r>
          <w:t>You can use whichever run you feel has the most representative retention times, which will often be the most recent run, as retention times can drift as a column ages. In this case, you saw that the retention times are quite stable, which means just about any option in this form will work with the 1-minute scheduling windows you assigned earlier. Regardless of what you choose the optimal CE values will be taken from the only replicate with CE optimization data.</w:t>
        </w:r>
      </w:ins>
    </w:p>
    <w:p w14:paraId="13550E49" w14:textId="77777777" w:rsidR="008E3728" w:rsidRPr="00412B7A" w:rsidRDefault="008E3728" w:rsidP="008E3728">
      <w:pPr>
        <w:keepNext/>
        <w:rPr>
          <w:ins w:id="653" w:author="Brian Pratt" w:date="2023-08-09T14:44:00Z"/>
        </w:rPr>
      </w:pPr>
      <w:ins w:id="654" w:author="Brian Pratt" w:date="2023-08-09T14:44:00Z">
        <w:r>
          <w:lastRenderedPageBreak/>
          <w:t xml:space="preserve">The </w:t>
        </w:r>
        <w:r w:rsidRPr="007906B8">
          <w:rPr>
            <w:b/>
          </w:rPr>
          <w:t>Scheduling Data</w:t>
        </w:r>
        <w:r>
          <w:t xml:space="preserve"> form should look like this:</w:t>
        </w:r>
      </w:ins>
    </w:p>
    <w:p w14:paraId="4111CD1A" w14:textId="5A903E39" w:rsidR="008E3728" w:rsidRDefault="007406AC" w:rsidP="008E3728">
      <w:pPr>
        <w:rPr>
          <w:ins w:id="655" w:author="Brian Pratt" w:date="2023-08-09T14:44:00Z"/>
        </w:rPr>
      </w:pPr>
      <w:ins w:id="656" w:author="Brian Pratt" w:date="2023-08-09T15:01:00Z">
        <w:r>
          <w:rPr>
            <w:noProof/>
            <w:lang w:eastAsia="en-US"/>
          </w:rPr>
          <w:drawing>
            <wp:inline distT="0" distB="0" distL="0" distR="0" wp14:anchorId="6AAFEF44" wp14:editId="7A7AE661">
              <wp:extent cx="3076190" cy="1619048"/>
              <wp:effectExtent l="0" t="0" r="0" b="63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76190" cy="1619048"/>
                      </a:xfrm>
                      <a:prstGeom prst="rect">
                        <a:avLst/>
                      </a:prstGeom>
                    </pic:spPr>
                  </pic:pic>
                </a:graphicData>
              </a:graphic>
            </wp:inline>
          </w:drawing>
        </w:r>
      </w:ins>
    </w:p>
    <w:p w14:paraId="62F63C54" w14:textId="77777777" w:rsidR="008E3728" w:rsidRPr="004E0514" w:rsidRDefault="008E3728" w:rsidP="008E3728">
      <w:pPr>
        <w:pStyle w:val="ListParagraph"/>
        <w:numPr>
          <w:ilvl w:val="0"/>
          <w:numId w:val="20"/>
        </w:numPr>
        <w:rPr>
          <w:ins w:id="657" w:author="Brian Pratt" w:date="2023-08-09T14:44:00Z"/>
        </w:rPr>
      </w:pPr>
      <w:ins w:id="658" w:author="Brian Pratt" w:date="2023-08-09T14:44:00Z">
        <w:r>
          <w:t xml:space="preserve">Click the </w:t>
        </w:r>
        <w:r>
          <w:rPr>
            <w:b/>
          </w:rPr>
          <w:t>OK</w:t>
        </w:r>
        <w:r>
          <w:t xml:space="preserve"> button.</w:t>
        </w:r>
      </w:ins>
    </w:p>
    <w:p w14:paraId="1B755336" w14:textId="77777777" w:rsidR="008E3728" w:rsidRDefault="008E3728" w:rsidP="008E3728">
      <w:pPr>
        <w:rPr>
          <w:ins w:id="659" w:author="Brian Pratt" w:date="2023-08-09T14:44:00Z"/>
        </w:rPr>
      </w:pPr>
      <w:ins w:id="660" w:author="Brian Pratt" w:date="2023-08-09T14:44:00Z">
        <w:r w:rsidRPr="00583D0A">
          <w:t>You</w:t>
        </w:r>
        <w:r>
          <w:t xml:space="preserve"> will be prompted for a transition list file name.</w:t>
        </w:r>
      </w:ins>
    </w:p>
    <w:p w14:paraId="7F05F948" w14:textId="77777777" w:rsidR="008E3728" w:rsidRDefault="008E3728" w:rsidP="008E3728">
      <w:pPr>
        <w:pStyle w:val="ListParagraph"/>
        <w:numPr>
          <w:ilvl w:val="0"/>
          <w:numId w:val="20"/>
        </w:numPr>
        <w:rPr>
          <w:ins w:id="661" w:author="Brian Pratt" w:date="2023-08-09T14:44:00Z"/>
        </w:rPr>
      </w:pPr>
      <w:ins w:id="662" w:author="Brian Pratt" w:date="2023-08-09T14:44:00Z">
        <w:r>
          <w:t>Save as “EnergyMet_5minutes_optimal.csv”.</w:t>
        </w:r>
      </w:ins>
    </w:p>
    <w:p w14:paraId="233947FA" w14:textId="77777777" w:rsidR="008E3728" w:rsidRDefault="008E3728" w:rsidP="008E3728">
      <w:pPr>
        <w:pStyle w:val="Heading1"/>
        <w:rPr>
          <w:ins w:id="663" w:author="Brian Pratt" w:date="2023-08-09T14:44:00Z"/>
          <w:noProof/>
        </w:rPr>
      </w:pPr>
      <w:ins w:id="664" w:author="Brian Pratt" w:date="2023-08-09T14:44:00Z">
        <w:r>
          <w:rPr>
            <w:noProof/>
          </w:rPr>
          <w:t>Comparing the Original CE Values with the Optimized CE Values</w:t>
        </w:r>
      </w:ins>
    </w:p>
    <w:p w14:paraId="678B0F5E" w14:textId="77777777" w:rsidR="008E3728" w:rsidRDefault="008E3728" w:rsidP="008E3728">
      <w:pPr>
        <w:rPr>
          <w:ins w:id="665" w:author="Brian Pratt" w:date="2023-08-09T14:44:00Z"/>
          <w:noProof/>
        </w:rPr>
      </w:pPr>
      <w:ins w:id="666" w:author="Brian Pratt" w:date="2023-08-09T14:44:00Z">
        <w:r>
          <w:rPr>
            <w:noProof/>
          </w:rPr>
          <w:t>At this point, it is interesting to compare where you began – using SRM transitions and CE values from the literature for an Agilent 6495 mass spectrometer published as a simple flat file; to where we have arrived – a retention time scheduled and CE-optimized SRM method for 18 energy metabolites and their internal standards for the instrument you plan to use, or at least the one we used in producing this tutorial, the Waters Xevo TQ-S.</w:t>
        </w:r>
      </w:ins>
    </w:p>
    <w:p w14:paraId="5CD98946" w14:textId="77777777" w:rsidR="008E3728" w:rsidRDefault="008E3728" w:rsidP="008E3728">
      <w:pPr>
        <w:pStyle w:val="ListParagraph"/>
        <w:numPr>
          <w:ilvl w:val="0"/>
          <w:numId w:val="24"/>
        </w:numPr>
        <w:rPr>
          <w:ins w:id="667" w:author="Brian Pratt" w:date="2023-08-09T14:44:00Z"/>
          <w:noProof/>
        </w:rPr>
      </w:pPr>
      <w:ins w:id="668" w:author="Brian Pratt" w:date="2023-08-09T14:44:00Z">
        <w:r>
          <w:rPr>
            <w:noProof/>
          </w:rPr>
          <w:t xml:space="preserve">Open the original (Agilent 6495 sourced) transition list </w:t>
        </w:r>
        <w:r w:rsidRPr="00A92864">
          <w:rPr>
            <w:noProof/>
          </w:rPr>
          <w:t>Energy_TransitionList.csv</w:t>
        </w:r>
        <w:r>
          <w:rPr>
            <w:noProof/>
          </w:rPr>
          <w:t xml:space="preserve"> and the final (Waters Xevo TQ-S optimized) transition list </w:t>
        </w:r>
        <w:r>
          <w:t>EnergyMet_5minutes_optimal.csv</w:t>
        </w:r>
        <w:r>
          <w:rPr>
            <w:noProof/>
          </w:rPr>
          <w:t xml:space="preserve"> in Excel or any other suitable viewer.</w:t>
        </w:r>
      </w:ins>
    </w:p>
    <w:p w14:paraId="20743380" w14:textId="77777777" w:rsidR="008E3728" w:rsidRDefault="008E3728" w:rsidP="008E3728">
      <w:pPr>
        <w:pStyle w:val="ListParagraph"/>
        <w:numPr>
          <w:ilvl w:val="0"/>
          <w:numId w:val="24"/>
        </w:numPr>
        <w:rPr>
          <w:ins w:id="669" w:author="Brian Pratt" w:date="2023-08-09T14:44:00Z"/>
          <w:noProof/>
        </w:rPr>
      </w:pPr>
      <w:ins w:id="670" w:author="Brian Pratt" w:date="2023-08-09T14:44:00Z">
        <w:r>
          <w:rPr>
            <w:noProof/>
          </w:rPr>
          <w:t>Compare the CE values in matching rows, and note these points of interest:</w:t>
        </w:r>
      </w:ins>
    </w:p>
    <w:p w14:paraId="24E86CA6" w14:textId="77777777" w:rsidR="008E3728" w:rsidRDefault="008E3728" w:rsidP="008E3728">
      <w:pPr>
        <w:pStyle w:val="ListParagraph"/>
        <w:numPr>
          <w:ilvl w:val="1"/>
          <w:numId w:val="24"/>
        </w:numPr>
        <w:rPr>
          <w:ins w:id="671" w:author="Brian Pratt" w:date="2023-08-09T14:44:00Z"/>
          <w:noProof/>
        </w:rPr>
      </w:pPr>
      <w:ins w:id="672" w:author="Brian Pratt" w:date="2023-08-09T14:44:00Z">
        <w:r w:rsidRPr="003B5AC0">
          <w:rPr>
            <w:noProof/>
          </w:rPr>
          <w:t>Acetyl-CoA</w:t>
        </w:r>
        <w:r>
          <w:rPr>
            <w:noProof/>
          </w:rPr>
          <w:t xml:space="preserve"> has the same optimal CE for both instruments.</w:t>
        </w:r>
      </w:ins>
    </w:p>
    <w:p w14:paraId="039CEA29" w14:textId="77777777" w:rsidR="008E3728" w:rsidRDefault="008E3728" w:rsidP="008E3728">
      <w:pPr>
        <w:pStyle w:val="ListParagraph"/>
        <w:numPr>
          <w:ilvl w:val="1"/>
          <w:numId w:val="24"/>
        </w:numPr>
        <w:rPr>
          <w:ins w:id="673" w:author="Brian Pratt" w:date="2023-08-09T14:44:00Z"/>
          <w:noProof/>
        </w:rPr>
      </w:pPr>
      <w:ins w:id="674" w:author="Brian Pratt" w:date="2023-08-09T14:44:00Z">
        <w:r>
          <w:rPr>
            <w:noProof/>
          </w:rPr>
          <w:t xml:space="preserve">Pentose-P has quite different values:  originally 45eV and optimally 35eV. </w:t>
        </w:r>
      </w:ins>
    </w:p>
    <w:p w14:paraId="35CFCFCE" w14:textId="77777777" w:rsidR="008E3728" w:rsidRDefault="008E3728" w:rsidP="008E3728">
      <w:pPr>
        <w:rPr>
          <w:ins w:id="675" w:author="Brian Pratt" w:date="2023-08-09T14:44:00Z"/>
          <w:noProof/>
        </w:rPr>
      </w:pPr>
      <w:ins w:id="676" w:author="Brian Pratt" w:date="2023-08-09T14:44:00Z">
        <w:r>
          <w:rPr>
            <w:noProof/>
          </w:rPr>
          <w:t xml:space="preserve">If you wished to further optimize the CE for Pentose-P (recalling that the CE value identified as optimal was at the edge of the tested range), you could repeat the process using the </w:t>
        </w:r>
        <w:r>
          <w:t>EnergyMet_5minutes_optimal.csv</w:t>
        </w:r>
        <w:r>
          <w:rPr>
            <w:noProof/>
          </w:rPr>
          <w:t xml:space="preserve"> transition list as the starting point for a new round of CE optimization, perhaps with a 1 volt step size and possibly fewer steps.</w:t>
        </w:r>
      </w:ins>
    </w:p>
    <w:p w14:paraId="0063F26C" w14:textId="77777777" w:rsidR="008E3728" w:rsidRDefault="008E3728" w:rsidP="008E3728">
      <w:pPr>
        <w:rPr>
          <w:ins w:id="677" w:author="Brian Pratt" w:date="2023-08-09T14:44:00Z"/>
          <w:noProof/>
        </w:rPr>
      </w:pPr>
      <w:ins w:id="678" w:author="Brian Pratt" w:date="2023-08-09T14:44:00Z">
        <w:r>
          <w:rPr>
            <w:noProof/>
          </w:rPr>
          <w:t xml:space="preserve">As mentioned previously, when performing iterative optimization, it is a good idea to start with large step values to test a broad range of CE values, and then move to smaller steps in later iterations to narrow in on the final values.  When performing CE optimization, if </w:t>
        </w:r>
        <w:r>
          <w:rPr>
            <w:b/>
            <w:noProof/>
          </w:rPr>
          <w:t>Use optimization v</w:t>
        </w:r>
        <w:r w:rsidRPr="009355A9">
          <w:rPr>
            <w:b/>
            <w:noProof/>
          </w:rPr>
          <w:t>alues</w:t>
        </w:r>
        <w:r>
          <w:rPr>
            <w:noProof/>
          </w:rPr>
          <w:t xml:space="preserve">” button is checked under </w:t>
        </w:r>
        <w:r w:rsidRPr="009355A9">
          <w:rPr>
            <w:b/>
            <w:noProof/>
          </w:rPr>
          <w:t>Settings</w:t>
        </w:r>
        <w:r>
          <w:rPr>
            <w:noProof/>
          </w:rPr>
          <w:t xml:space="preserve"> menu, </w:t>
        </w:r>
        <w:r w:rsidRPr="009355A9">
          <w:rPr>
            <w:b/>
            <w:noProof/>
          </w:rPr>
          <w:t>Transition Settings</w:t>
        </w:r>
        <w:r>
          <w:rPr>
            <w:noProof/>
          </w:rPr>
          <w:t xml:space="preserve">, </w:t>
        </w:r>
        <w:r w:rsidRPr="009355A9">
          <w:rPr>
            <w:b/>
            <w:noProof/>
          </w:rPr>
          <w:t>Prediction</w:t>
        </w:r>
        <w:r>
          <w:rPr>
            <w:noProof/>
          </w:rPr>
          <w:t>,  you can expect that the new exported method or transtion list will automatically incorporate the optimimum collision energy into the method.  No manual curation of the CE optimization data is required, other than examination to see if a wider CE optimization range needs to be explored.</w:t>
        </w:r>
      </w:ins>
    </w:p>
    <w:p w14:paraId="1557D1E2" w14:textId="77777777" w:rsidR="008E3728" w:rsidRDefault="008E3728" w:rsidP="008E3728">
      <w:pPr>
        <w:pStyle w:val="Heading1"/>
        <w:rPr>
          <w:ins w:id="679" w:author="Brian Pratt" w:date="2023-08-09T14:44:00Z"/>
        </w:rPr>
      </w:pPr>
      <w:ins w:id="680" w:author="Brian Pratt" w:date="2023-08-09T14:44:00Z">
        <w:r>
          <w:lastRenderedPageBreak/>
          <w:t>Conclusion</w:t>
        </w:r>
      </w:ins>
    </w:p>
    <w:p w14:paraId="651B8ADD" w14:textId="77777777" w:rsidR="008E3728" w:rsidRPr="00394DFD" w:rsidRDefault="008E3728" w:rsidP="008E3728">
      <w:pPr>
        <w:rPr>
          <w:ins w:id="681" w:author="Brian Pratt" w:date="2023-08-09T14:44:00Z"/>
        </w:rPr>
      </w:pPr>
      <w:ins w:id="682" w:author="Brian Pratt" w:date="2023-08-09T14:44:00Z">
        <w:r>
          <w:t xml:space="preserve">In this tutorial, you have learned how to create a Skyline document that targets stable isotope labeled small molecules specified as only precursor </w:t>
        </w:r>
        <w:r w:rsidRPr="004812FA">
          <w:rPr>
            <w:i/>
            <w:iCs/>
          </w:rPr>
          <w:t>m/z</w:t>
        </w:r>
        <w:r>
          <w:t xml:space="preserve">, product ion </w:t>
        </w:r>
        <w:r w:rsidRPr="004812FA">
          <w:rPr>
            <w:i/>
            <w:iCs/>
          </w:rPr>
          <w:t>m/z</w:t>
        </w:r>
        <w:r>
          <w:t>, and collision energy values, from published experiment. You performed retention time scheduling and collision energy optimization for small molecules by importing a multiple replicate data set from a Waters Xevo TQ-S using initial CE values from an Agilent 6495 triple quadrupole mass spectrometer. You learned how many existing Skyline features created initially for targeted proteomics use can now be applied to generalized molecule data. Non-proteomic molecule support is still a relatively new feature area for Skyline. As such, you can expect it to continue improving rapidly.</w:t>
        </w:r>
      </w:ins>
    </w:p>
    <w:p w14:paraId="3CAC234A" w14:textId="6CE73417" w:rsidR="003051C2" w:rsidRPr="00C80EEC" w:rsidDel="008E3728" w:rsidRDefault="003051C2" w:rsidP="008E3728">
      <w:pPr>
        <w:rPr>
          <w:del w:id="683" w:author="Brian Pratt" w:date="2023-08-09T14:44:00Z"/>
          <w:rFonts w:eastAsia="MS Mincho"/>
        </w:rPr>
      </w:pPr>
    </w:p>
    <w:p w14:paraId="32D299DC" w14:textId="2EB07A3B" w:rsidR="003051C2" w:rsidRPr="00C80EEC" w:rsidDel="008E3728" w:rsidRDefault="003051C2" w:rsidP="008E3728">
      <w:pPr>
        <w:rPr>
          <w:del w:id="684" w:author="Brian Pratt" w:date="2023-08-09T14:44:00Z"/>
          <w:rFonts w:eastAsia="MS Mincho"/>
        </w:rPr>
      </w:pPr>
      <w:del w:id="685" w:author="Brian Pratt" w:date="2023-08-09T14:44:00Z">
        <w:r w:rsidRPr="00C80EEC" w:rsidDel="008E3728">
          <w:rPr>
            <w:rFonts w:eastAsia="MS Mincho"/>
          </w:rPr>
          <w:delText>各分子のライト（</w:delText>
        </w:r>
        <w:r w:rsidRPr="00C80EEC" w:rsidDel="008E3728">
          <w:rPr>
            <w:rFonts w:eastAsia="MS Mincho"/>
          </w:rPr>
          <w:delText>12C</w:delText>
        </w:r>
        <w:r w:rsidRPr="00C80EEC" w:rsidDel="008E3728">
          <w:rPr>
            <w:rFonts w:eastAsia="MS Mincho"/>
          </w:rPr>
          <w:delText>）およびヘビー（</w:delText>
        </w:r>
        <w:r w:rsidRPr="00C80EEC" w:rsidDel="008E3728">
          <w:rPr>
            <w:rFonts w:eastAsia="MS Mincho"/>
          </w:rPr>
          <w:delText>13C</w:delText>
        </w:r>
        <w:r w:rsidR="00681C9F" w:rsidDel="008E3728">
          <w:rPr>
            <w:rFonts w:eastAsia="MS Mincho"/>
          </w:rPr>
          <w:delText xml:space="preserve">: </w:delText>
        </w:r>
        <w:r w:rsidR="00681C9F" w:rsidDel="008E3728">
          <w:rPr>
            <w:rFonts w:eastAsia="MS Mincho" w:hint="eastAsia"/>
          </w:rPr>
          <w:delText>安定同位体標識</w:delText>
        </w:r>
        <w:r w:rsidRPr="00C80EEC" w:rsidDel="008E3728">
          <w:rPr>
            <w:rFonts w:eastAsia="MS Mincho"/>
          </w:rPr>
          <w:delText>）プリカーサーやフラグメント</w:delText>
        </w:r>
        <w:r w:rsidR="00681C9F" w:rsidDel="008E3728">
          <w:rPr>
            <w:rFonts w:eastAsia="MS Mincho" w:hint="eastAsia"/>
          </w:rPr>
          <w:delText>の</w:delText>
        </w:r>
        <w:r w:rsidR="00364103" w:rsidRPr="00C80EEC" w:rsidDel="008E3728">
          <w:rPr>
            <w:rFonts w:eastAsia="MS Mincho"/>
            <w:i/>
            <w:iCs/>
          </w:rPr>
          <w:delText>m/z</w:delText>
        </w:r>
        <w:r w:rsidR="00681C9F" w:rsidDel="008E3728">
          <w:rPr>
            <w:rFonts w:eastAsia="MS Mincho" w:hint="eastAsia"/>
          </w:rPr>
          <w:delText>、</w:delText>
        </w:r>
        <w:r w:rsidRPr="00C80EEC" w:rsidDel="008E3728">
          <w:rPr>
            <w:rFonts w:eastAsia="MS Mincho"/>
          </w:rPr>
          <w:delText>電荷に関する情報が</w:delText>
        </w:r>
        <w:r w:rsidR="00681C9F" w:rsidDel="008E3728">
          <w:rPr>
            <w:rFonts w:eastAsia="MS Mincho" w:hint="eastAsia"/>
          </w:rPr>
          <w:delText>すべて</w:delText>
        </w:r>
        <w:r w:rsidRPr="00C80EEC" w:rsidDel="008E3728">
          <w:rPr>
            <w:rFonts w:eastAsia="MS Mincho"/>
          </w:rPr>
          <w:delText>記載されています。ここでは</w:delText>
        </w:r>
        <w:r w:rsidR="00681C9F" w:rsidDel="008E3728">
          <w:rPr>
            <w:rFonts w:eastAsia="MS Mincho" w:hint="eastAsia"/>
          </w:rPr>
          <w:delText>ネガティブ</w:delText>
        </w:r>
        <w:r w:rsidRPr="00C80EEC" w:rsidDel="008E3728">
          <w:rPr>
            <w:rFonts w:eastAsia="MS Mincho"/>
          </w:rPr>
          <w:delText>モードのエントリのみを使って作業します。</w:delText>
        </w:r>
        <w:r w:rsidRPr="00C80EEC" w:rsidDel="008E3728">
          <w:rPr>
            <w:rFonts w:eastAsia="MS Mincho"/>
          </w:rPr>
          <w:delText>CE</w:delText>
        </w:r>
        <w:r w:rsidR="00A15450" w:rsidDel="008E3728">
          <w:rPr>
            <w:rFonts w:eastAsia="MS Mincho" w:hint="eastAsia"/>
          </w:rPr>
          <w:delText>（</w:delText>
        </w:r>
        <w:r w:rsidR="00681C9F" w:rsidDel="008E3728">
          <w:rPr>
            <w:rFonts w:eastAsia="MS Mincho"/>
          </w:rPr>
          <w:delText>Collison energy</w:delText>
        </w:r>
        <w:r w:rsidR="00A15450" w:rsidDel="008E3728">
          <w:rPr>
            <w:rFonts w:eastAsia="MS Mincho" w:hint="eastAsia"/>
          </w:rPr>
          <w:delText>）</w:delText>
        </w:r>
        <w:r w:rsidRPr="00C80EEC" w:rsidDel="008E3728">
          <w:rPr>
            <w:rFonts w:eastAsia="MS Mincho"/>
          </w:rPr>
          <w:delText>値は</w:delText>
        </w:r>
        <w:r w:rsidR="0019672B" w:rsidDel="008E3728">
          <w:rPr>
            <w:rFonts w:eastAsia="MS Mincho" w:hint="eastAsia"/>
          </w:rPr>
          <w:delText>過去文献に記載されている（</w:delText>
        </w:r>
        <w:r w:rsidRPr="00C80EEC" w:rsidDel="008E3728">
          <w:rPr>
            <w:rFonts w:eastAsia="MS Mincho"/>
          </w:rPr>
          <w:delText>Agilent 6495</w:delText>
        </w:r>
        <w:r w:rsidR="0019672B" w:rsidRPr="0019672B" w:rsidDel="008E3728">
          <w:delText xml:space="preserve"> </w:delText>
        </w:r>
        <w:r w:rsidR="0019672B" w:rsidRPr="0019672B" w:rsidDel="008E3728">
          <w:rPr>
            <w:rFonts w:eastAsia="MS Mincho"/>
          </w:rPr>
          <w:delText>triple quadrupole mass spectrometer</w:delText>
        </w:r>
        <w:r w:rsidR="0019672B" w:rsidDel="008E3728">
          <w:rPr>
            <w:rFonts w:eastAsia="MS Mincho" w:hint="eastAsia"/>
          </w:rPr>
          <w:delText>）</w:delText>
        </w:r>
        <w:r w:rsidR="00A15450" w:rsidDel="008E3728">
          <w:rPr>
            <w:rFonts w:eastAsia="MS Mincho" w:hint="eastAsia"/>
          </w:rPr>
          <w:delText>の</w:delText>
        </w:r>
        <w:r w:rsidRPr="00C80EEC" w:rsidDel="008E3728">
          <w:rPr>
            <w:rFonts w:eastAsia="MS Mincho"/>
          </w:rPr>
          <w:delText>ものです。</w:delText>
        </w:r>
        <w:r w:rsidR="00473F03" w:rsidDel="008E3728">
          <w:rPr>
            <w:rFonts w:eastAsia="MS Mincho" w:hint="eastAsia"/>
          </w:rPr>
          <w:delText>異なる装置（</w:delText>
        </w:r>
        <w:r w:rsidRPr="00C80EEC" w:rsidDel="008E3728">
          <w:rPr>
            <w:rFonts w:eastAsia="MS Mincho"/>
          </w:rPr>
          <w:delText>Waters Xevo TQ-S</w:delText>
        </w:r>
        <w:r w:rsidR="00473F03" w:rsidDel="008E3728">
          <w:rPr>
            <w:rFonts w:eastAsia="MS Mincho" w:hint="eastAsia"/>
          </w:rPr>
          <w:delText>など）で</w:delText>
        </w:r>
        <w:r w:rsidRPr="00C80EEC" w:rsidDel="008E3728">
          <w:rPr>
            <w:rFonts w:eastAsia="MS Mincho"/>
          </w:rPr>
          <w:delText>新しいメソッドを</w:delText>
        </w:r>
        <w:r w:rsidR="00473F03" w:rsidDel="008E3728">
          <w:rPr>
            <w:rFonts w:eastAsia="MS Mincho" w:hint="eastAsia"/>
          </w:rPr>
          <w:delText>作成</w:delText>
        </w:r>
        <w:r w:rsidRPr="00C80EEC" w:rsidDel="008E3728">
          <w:rPr>
            <w:rFonts w:eastAsia="MS Mincho"/>
          </w:rPr>
          <w:delText>する場合</w:delText>
        </w:r>
        <w:r w:rsidR="00473F03" w:rsidDel="008E3728">
          <w:rPr>
            <w:rFonts w:eastAsia="MS Mincho" w:hint="eastAsia"/>
          </w:rPr>
          <w:delText>も同様にして行います</w:delText>
        </w:r>
        <w:r w:rsidRPr="00C80EEC" w:rsidDel="008E3728">
          <w:rPr>
            <w:rFonts w:eastAsia="MS Mincho"/>
          </w:rPr>
          <w:delText>。</w:delText>
        </w:r>
      </w:del>
    </w:p>
    <w:p w14:paraId="54656DCE" w14:textId="35274E8C" w:rsidR="002B08B3" w:rsidRPr="00C80EEC" w:rsidDel="008E3728" w:rsidRDefault="003051C2" w:rsidP="008E3728">
      <w:pPr>
        <w:rPr>
          <w:del w:id="686" w:author="Brian Pratt" w:date="2023-08-09T14:44:00Z"/>
          <w:rFonts w:eastAsia="MS Mincho"/>
        </w:rPr>
      </w:pPr>
      <w:del w:id="687" w:author="Brian Pratt" w:date="2023-08-09T14:44:00Z">
        <w:r w:rsidRPr="00C80EEC" w:rsidDel="008E3728">
          <w:rPr>
            <w:rFonts w:eastAsia="MS Mincho"/>
          </w:rPr>
          <w:delText>Excel</w:delText>
        </w:r>
        <w:r w:rsidRPr="00C80EEC" w:rsidDel="008E3728">
          <w:rPr>
            <w:rFonts w:eastAsia="MS Mincho"/>
          </w:rPr>
          <w:delText>や他のスプレッドシートエディターを</w:delText>
        </w:r>
        <w:r w:rsidR="00473F03" w:rsidDel="008E3728">
          <w:rPr>
            <w:rFonts w:eastAsia="MS Mincho" w:hint="eastAsia"/>
          </w:rPr>
          <w:delText>使用</w:delText>
        </w:r>
        <w:r w:rsidRPr="00C80EEC" w:rsidDel="008E3728">
          <w:rPr>
            <w:rFonts w:eastAsia="MS Mincho"/>
          </w:rPr>
          <w:delText>すれば、</w:delText>
        </w:r>
        <w:r w:rsidRPr="00C80EEC" w:rsidDel="008E3728">
          <w:rPr>
            <w:rFonts w:eastAsia="MS Mincho"/>
          </w:rPr>
          <w:delText>Skyline</w:delText>
        </w:r>
        <w:r w:rsidR="00473F03" w:rsidDel="008E3728">
          <w:rPr>
            <w:rFonts w:eastAsia="MS Mincho" w:hint="eastAsia"/>
          </w:rPr>
          <w:delText>で</w:delText>
        </w:r>
        <w:r w:rsidRPr="00C80EEC" w:rsidDel="008E3728">
          <w:rPr>
            <w:rFonts w:eastAsia="MS Mincho"/>
          </w:rPr>
          <w:delText>読み込める上記のような表</w:delText>
        </w:r>
        <w:r w:rsidR="007C651F" w:rsidDel="008E3728">
          <w:rPr>
            <w:rFonts w:eastAsia="MS Mincho" w:hint="eastAsia"/>
          </w:rPr>
          <w:delText>に</w:delText>
        </w:r>
        <w:r w:rsidRPr="00C80EEC" w:rsidDel="008E3728">
          <w:rPr>
            <w:rFonts w:eastAsia="MS Mincho"/>
          </w:rPr>
          <w:delText>フォーマット</w:delText>
        </w:r>
        <w:r w:rsidR="007C651F" w:rsidDel="008E3728">
          <w:rPr>
            <w:rFonts w:eastAsia="MS Mincho" w:hint="eastAsia"/>
          </w:rPr>
          <w:delText>化が</w:delText>
        </w:r>
        <w:r w:rsidRPr="00C80EEC" w:rsidDel="008E3728">
          <w:rPr>
            <w:rFonts w:eastAsia="MS Mincho"/>
          </w:rPr>
          <w:delText>できます。たとえば、各トランジションのヘビーとライトの</w:delText>
        </w:r>
        <w:r w:rsidR="007C651F" w:rsidDel="008E3728">
          <w:rPr>
            <w:rFonts w:eastAsia="MS Mincho" w:hint="eastAsia"/>
          </w:rPr>
          <w:delText>段（列）</w:delText>
        </w:r>
        <w:r w:rsidRPr="00C80EEC" w:rsidDel="008E3728">
          <w:rPr>
            <w:rFonts w:eastAsia="MS Mincho"/>
          </w:rPr>
          <w:delText>は、</w:delText>
        </w:r>
        <w:r w:rsidR="007C651F" w:rsidDel="008E3728">
          <w:rPr>
            <w:rFonts w:eastAsia="MS Mincho" w:hint="eastAsia"/>
          </w:rPr>
          <w:delText>メーカーが異なる</w:delText>
        </w:r>
        <w:r w:rsidRPr="00C80EEC" w:rsidDel="008E3728">
          <w:rPr>
            <w:rFonts w:eastAsia="MS Mincho"/>
          </w:rPr>
          <w:delText>装置のトランジションリスト</w:delText>
        </w:r>
        <w:r w:rsidR="007C651F" w:rsidDel="008E3728">
          <w:rPr>
            <w:rFonts w:eastAsia="MS Mincho" w:hint="eastAsia"/>
          </w:rPr>
          <w:delText>では列が別の位置になることもあります</w:delText>
        </w:r>
        <w:r w:rsidRPr="00C80EEC" w:rsidDel="008E3728">
          <w:rPr>
            <w:rFonts w:eastAsia="MS Mincho"/>
          </w:rPr>
          <w:delText>。本チュートリアルの開始時に作成したフォルダの中にある「</w:delText>
        </w:r>
        <w:bookmarkStart w:id="688" w:name="OLE_LINK5"/>
        <w:bookmarkStart w:id="689" w:name="OLE_LINK6"/>
        <w:r w:rsidRPr="00C80EEC" w:rsidDel="008E3728">
          <w:rPr>
            <w:rFonts w:eastAsia="MS Mincho"/>
          </w:rPr>
          <w:delText>Energy_TransitionList.csv</w:delText>
        </w:r>
        <w:bookmarkEnd w:id="688"/>
        <w:bookmarkEnd w:id="689"/>
        <w:r w:rsidRPr="00C80EEC" w:rsidDel="008E3728">
          <w:rPr>
            <w:rFonts w:eastAsia="MS Mincho"/>
          </w:rPr>
          <w:delText>」ファイル</w:delText>
        </w:r>
        <w:r w:rsidR="007C651F" w:rsidDel="008E3728">
          <w:rPr>
            <w:rFonts w:eastAsia="MS Mincho" w:hint="eastAsia"/>
          </w:rPr>
          <w:delText>はすでにフォーマット化したファイルとなります</w:delText>
        </w:r>
        <w:r w:rsidRPr="00C80EEC" w:rsidDel="008E3728">
          <w:rPr>
            <w:rFonts w:eastAsia="MS Mincho"/>
          </w:rPr>
          <w:delText>。</w:delText>
        </w:r>
      </w:del>
    </w:p>
    <w:p w14:paraId="52324C5B" w14:textId="2518DF1F" w:rsidR="00860D98" w:rsidRPr="00C80EEC" w:rsidDel="008E3728" w:rsidRDefault="00860D98" w:rsidP="008E3728">
      <w:pPr>
        <w:rPr>
          <w:del w:id="690" w:author="Brian Pratt" w:date="2023-08-09T14:44:00Z"/>
          <w:rFonts w:eastAsia="MS Mincho"/>
        </w:rPr>
      </w:pPr>
      <w:del w:id="691" w:author="Brian Pratt" w:date="2023-08-09T14:44:00Z">
        <w:r w:rsidRPr="00C80EEC" w:rsidDel="008E3728">
          <w:rPr>
            <w:rFonts w:eastAsia="MS Mincho"/>
          </w:rPr>
          <w:delText>「</w:delText>
        </w:r>
        <w:r w:rsidRPr="00C80EEC" w:rsidDel="008E3728">
          <w:rPr>
            <w:rFonts w:eastAsia="MS Mincho"/>
          </w:rPr>
          <w:delText>Energy_TransitionList.csv</w:delText>
        </w:r>
        <w:r w:rsidRPr="00C80EEC" w:rsidDel="008E3728">
          <w:rPr>
            <w:rFonts w:eastAsia="MS Mincho"/>
          </w:rPr>
          <w:delText>」ファイルは</w:delText>
        </w:r>
        <w:r w:rsidRPr="00C80EEC" w:rsidDel="008E3728">
          <w:rPr>
            <w:rFonts w:eastAsia="MS Mincho"/>
          </w:rPr>
          <w:delText>Skyline</w:delText>
        </w:r>
        <w:r w:rsidRPr="00C80EEC" w:rsidDel="008E3728">
          <w:rPr>
            <w:rFonts w:eastAsia="MS Mincho"/>
          </w:rPr>
          <w:delText>が認識する列ヘッダー</w:delText>
        </w:r>
        <w:r w:rsidR="007C651F" w:rsidDel="008E3728">
          <w:rPr>
            <w:rFonts w:eastAsia="MS Mincho" w:hint="eastAsia"/>
          </w:rPr>
          <w:delText>に</w:delText>
        </w:r>
        <w:r w:rsidRPr="00C80EEC" w:rsidDel="008E3728">
          <w:rPr>
            <w:rFonts w:eastAsia="MS Mincho"/>
          </w:rPr>
          <w:delText>フォーマット</w:delText>
        </w:r>
        <w:r w:rsidR="007C651F" w:rsidDel="008E3728">
          <w:rPr>
            <w:rFonts w:eastAsia="MS Mincho" w:hint="eastAsia"/>
          </w:rPr>
          <w:delText>化</w:delText>
        </w:r>
        <w:r w:rsidRPr="00C80EEC" w:rsidDel="008E3728">
          <w:rPr>
            <w:rFonts w:eastAsia="MS Mincho"/>
          </w:rPr>
          <w:delText>されてい</w:delText>
        </w:r>
        <w:r w:rsidR="007C651F" w:rsidDel="008E3728">
          <w:rPr>
            <w:rFonts w:eastAsia="MS Mincho" w:hint="eastAsia"/>
          </w:rPr>
          <w:delText>ます。</w:delText>
        </w:r>
        <w:r w:rsidRPr="00C80EEC" w:rsidDel="008E3728">
          <w:rPr>
            <w:rFonts w:eastAsia="MS Mincho"/>
          </w:rPr>
          <w:delText xml:space="preserve">[ </w:delText>
        </w:r>
        <w:r w:rsidRPr="00C80EEC" w:rsidDel="008E3728">
          <w:rPr>
            <w:rFonts w:eastAsia="MS Mincho"/>
            <w:b/>
          </w:rPr>
          <w:delText>トランジションリストの挿入</w:delText>
        </w:r>
        <w:r w:rsidRPr="00C80EEC" w:rsidDel="008E3728">
          <w:rPr>
            <w:rFonts w:eastAsia="MS Mincho"/>
          </w:rPr>
          <w:delText xml:space="preserve"> ] </w:delText>
        </w:r>
        <w:r w:rsidRPr="00C80EEC" w:rsidDel="008E3728">
          <w:rPr>
            <w:rFonts w:eastAsia="MS Mincho"/>
          </w:rPr>
          <w:delText>フォーム</w:delText>
        </w:r>
        <w:r w:rsidR="007C651F" w:rsidDel="008E3728">
          <w:rPr>
            <w:rFonts w:eastAsia="MS Mincho" w:hint="eastAsia"/>
          </w:rPr>
          <w:delText>で</w:delText>
        </w:r>
        <w:r w:rsidRPr="00C80EEC" w:rsidDel="008E3728">
          <w:rPr>
            <w:rFonts w:eastAsia="MS Mincho"/>
          </w:rPr>
          <w:delText>（メニューオプション</w:delText>
        </w:r>
        <w:r w:rsidR="007C651F" w:rsidDel="008E3728">
          <w:rPr>
            <w:rFonts w:eastAsia="MS Mincho" w:hint="eastAsia"/>
          </w:rPr>
          <w:delText>から</w:delText>
        </w:r>
        <w:r w:rsidRPr="00C80EEC" w:rsidDel="008E3728">
          <w:rPr>
            <w:rFonts w:eastAsia="MS Mincho"/>
          </w:rPr>
          <w:delText xml:space="preserve"> [ </w:delText>
        </w:r>
        <w:r w:rsidR="002B08B3" w:rsidRPr="00C80EEC" w:rsidDel="008E3728">
          <w:rPr>
            <w:rFonts w:eastAsia="MS Mincho"/>
            <w:b/>
          </w:rPr>
          <w:delText>編集</w:delText>
        </w:r>
        <w:r w:rsidRPr="00C80EEC" w:rsidDel="008E3728">
          <w:rPr>
            <w:rFonts w:eastAsia="MS Mincho"/>
          </w:rPr>
          <w:delText xml:space="preserve"> ] &gt; [ </w:delText>
        </w:r>
        <w:r w:rsidR="002B08B3" w:rsidRPr="00C80EEC" w:rsidDel="008E3728">
          <w:rPr>
            <w:rFonts w:eastAsia="MS Mincho"/>
            <w:b/>
          </w:rPr>
          <w:delText>挿入</w:delText>
        </w:r>
        <w:r w:rsidRPr="00C80EEC" w:rsidDel="008E3728">
          <w:rPr>
            <w:rFonts w:eastAsia="MS Mincho"/>
          </w:rPr>
          <w:delText xml:space="preserve"> ] &gt; [ </w:delText>
        </w:r>
        <w:r w:rsidR="002B08B3" w:rsidRPr="00C80EEC" w:rsidDel="008E3728">
          <w:rPr>
            <w:rFonts w:eastAsia="MS Mincho"/>
            <w:b/>
          </w:rPr>
          <w:delText>トランジションリスト</w:delText>
        </w:r>
        <w:r w:rsidRPr="00C80EEC" w:rsidDel="008E3728">
          <w:rPr>
            <w:rFonts w:eastAsia="MS Mincho"/>
          </w:rPr>
          <w:delText xml:space="preserve"> ]</w:delText>
        </w:r>
        <w:r w:rsidRPr="00C80EEC" w:rsidDel="008E3728">
          <w:rPr>
            <w:rFonts w:eastAsia="MS Mincho"/>
          </w:rPr>
          <w:delText>）ヘッダー行を含むすべてを</w:delText>
        </w:r>
        <w:r w:rsidRPr="00C80EEC" w:rsidDel="008E3728">
          <w:rPr>
            <w:rFonts w:eastAsia="MS Mincho"/>
          </w:rPr>
          <w:delText>Skyline</w:delText>
        </w:r>
        <w:r w:rsidRPr="00C80EEC" w:rsidDel="008E3728">
          <w:rPr>
            <w:rFonts w:eastAsia="MS Mincho"/>
          </w:rPr>
          <w:delText>の</w:delText>
        </w:r>
        <w:r w:rsidRPr="00C80EEC" w:rsidDel="008E3728">
          <w:rPr>
            <w:rFonts w:eastAsia="MS Mincho"/>
          </w:rPr>
          <w:delText xml:space="preserve"> [ </w:delText>
        </w:r>
        <w:r w:rsidRPr="00C80EEC" w:rsidDel="008E3728">
          <w:rPr>
            <w:rFonts w:eastAsia="MS Mincho"/>
            <w:b/>
          </w:rPr>
          <w:delText>ターゲット</w:delText>
        </w:r>
        <w:r w:rsidRPr="00C80EEC" w:rsidDel="008E3728">
          <w:rPr>
            <w:rFonts w:eastAsia="MS Mincho"/>
          </w:rPr>
          <w:delText xml:space="preserve"> ] </w:delText>
        </w:r>
        <w:r w:rsidRPr="00C80EEC" w:rsidDel="008E3728">
          <w:rPr>
            <w:rFonts w:eastAsia="MS Mincho"/>
          </w:rPr>
          <w:delText>ビューに貼り付けるだけです。以下</w:delText>
        </w:r>
        <w:r w:rsidR="007C651F" w:rsidDel="008E3728">
          <w:rPr>
            <w:rFonts w:eastAsia="MS Mincho" w:hint="eastAsia"/>
          </w:rPr>
          <w:delText>に</w:delText>
        </w:r>
        <w:r w:rsidRPr="00C80EEC" w:rsidDel="008E3728">
          <w:rPr>
            <w:rFonts w:eastAsia="MS Mincho"/>
          </w:rPr>
          <w:delText>手順を</w:delText>
        </w:r>
        <w:r w:rsidR="007C651F" w:rsidDel="008E3728">
          <w:rPr>
            <w:rFonts w:eastAsia="MS Mincho" w:hint="eastAsia"/>
          </w:rPr>
          <w:delText>記載</w:delText>
        </w:r>
        <w:r w:rsidRPr="00C80EEC" w:rsidDel="008E3728">
          <w:rPr>
            <w:rFonts w:eastAsia="MS Mincho"/>
          </w:rPr>
          <w:delText>します。</w:delText>
        </w:r>
      </w:del>
    </w:p>
    <w:p w14:paraId="6EA814B3" w14:textId="5FEAE305" w:rsidR="00860D98" w:rsidRPr="00C80EEC" w:rsidDel="008E3728" w:rsidRDefault="002B08B3" w:rsidP="008E3728">
      <w:pPr>
        <w:rPr>
          <w:del w:id="692" w:author="Brian Pratt" w:date="2023-08-09T14:44:00Z"/>
          <w:rFonts w:eastAsia="MS Mincho"/>
        </w:rPr>
      </w:pPr>
      <w:del w:id="693" w:author="Brian Pratt" w:date="2023-08-09T14:44:00Z">
        <w:r w:rsidRPr="00C80EEC" w:rsidDel="008E3728">
          <w:rPr>
            <w:rFonts w:eastAsia="MS Mincho"/>
          </w:rPr>
          <w:delText>本チュートリアル開始時に作成したフォルダから「</w:delText>
        </w:r>
        <w:r w:rsidRPr="00C80EEC" w:rsidDel="008E3728">
          <w:rPr>
            <w:rFonts w:eastAsia="MS Mincho"/>
          </w:rPr>
          <w:delText>Energy_TransitionList.csv</w:delText>
        </w:r>
        <w:r w:rsidRPr="00C80EEC" w:rsidDel="008E3728">
          <w:rPr>
            <w:rFonts w:eastAsia="MS Mincho"/>
          </w:rPr>
          <w:delText>」を</w:delText>
        </w:r>
        <w:r w:rsidR="007C651F" w:rsidRPr="00C80EEC" w:rsidDel="008E3728">
          <w:rPr>
            <w:rFonts w:eastAsia="MS Mincho"/>
          </w:rPr>
          <w:delText>Excel</w:delText>
        </w:r>
        <w:r w:rsidR="007C651F" w:rsidDel="008E3728">
          <w:rPr>
            <w:rFonts w:eastAsia="MS Mincho" w:hint="eastAsia"/>
          </w:rPr>
          <w:delText>もしくは</w:delText>
        </w:r>
        <w:r w:rsidR="007C651F" w:rsidRPr="00C80EEC" w:rsidDel="008E3728">
          <w:rPr>
            <w:rFonts w:eastAsia="MS Mincho"/>
          </w:rPr>
          <w:delText>その他テキストエディタ</w:delText>
        </w:r>
        <w:r w:rsidR="007C651F" w:rsidRPr="00C80EEC" w:rsidDel="008E3728">
          <w:rPr>
            <w:rFonts w:eastAsia="MS Mincho" w:hint="eastAsia"/>
          </w:rPr>
          <w:delText>で</w:delText>
        </w:r>
        <w:r w:rsidRPr="00C80EEC" w:rsidDel="008E3728">
          <w:rPr>
            <w:rFonts w:eastAsia="MS Mincho"/>
          </w:rPr>
          <w:delText>開きます。</w:delText>
        </w:r>
      </w:del>
    </w:p>
    <w:p w14:paraId="412F0878" w14:textId="1C12DF87" w:rsidR="00860D98" w:rsidRPr="00C80EEC" w:rsidDel="008E3728" w:rsidRDefault="00860D98" w:rsidP="008E3728">
      <w:pPr>
        <w:rPr>
          <w:del w:id="694" w:author="Brian Pratt" w:date="2023-08-09T14:44:00Z"/>
          <w:rFonts w:eastAsia="MS Mincho"/>
        </w:rPr>
      </w:pPr>
      <w:del w:id="695" w:author="Brian Pratt" w:date="2023-08-09T14:44:00Z">
        <w:r w:rsidRPr="00C80EEC" w:rsidDel="008E3728">
          <w:rPr>
            <w:rFonts w:eastAsia="MS Mincho"/>
            <w:b/>
          </w:rPr>
          <w:delText xml:space="preserve">[ </w:delText>
        </w:r>
        <w:r w:rsidRPr="00C80EEC" w:rsidDel="008E3728">
          <w:rPr>
            <w:rFonts w:eastAsia="MS Mincho"/>
            <w:b/>
          </w:rPr>
          <w:delText>すべてを選択</w:delText>
        </w:r>
        <w:r w:rsidR="002B08B3" w:rsidRPr="00C80EEC" w:rsidDel="008E3728">
          <w:rPr>
            <w:rFonts w:eastAsia="MS Mincho"/>
          </w:rPr>
          <w:delText xml:space="preserve"> ]</w:delText>
        </w:r>
        <w:r w:rsidR="002B08B3" w:rsidRPr="00C80EEC" w:rsidDel="008E3728">
          <w:rPr>
            <w:rFonts w:eastAsia="MS Mincho"/>
          </w:rPr>
          <w:delText>（</w:delText>
        </w:r>
        <w:r w:rsidR="002B08B3" w:rsidRPr="00C80EEC" w:rsidDel="008E3728">
          <w:rPr>
            <w:rFonts w:eastAsia="MS Mincho"/>
          </w:rPr>
          <w:delText>Ctrl+A</w:delText>
        </w:r>
        <w:r w:rsidR="002B08B3" w:rsidRPr="00C80EEC" w:rsidDel="008E3728">
          <w:rPr>
            <w:rFonts w:eastAsia="MS Mincho"/>
          </w:rPr>
          <w:delText>）</w:delText>
        </w:r>
        <w:r w:rsidR="007C651F" w:rsidDel="008E3728">
          <w:rPr>
            <w:rFonts w:eastAsia="MS Mincho" w:hint="eastAsia"/>
          </w:rPr>
          <w:delText>し</w:delText>
        </w:r>
        <w:r w:rsidR="002B08B3" w:rsidRPr="00C80EEC" w:rsidDel="008E3728">
          <w:rPr>
            <w:rFonts w:eastAsia="MS Mincho"/>
          </w:rPr>
          <w:delText>、</w:delText>
        </w:r>
        <w:r w:rsidR="002B08B3" w:rsidRPr="00C80EEC" w:rsidDel="008E3728">
          <w:rPr>
            <w:rFonts w:eastAsia="MS Mincho"/>
          </w:rPr>
          <w:delText xml:space="preserve">[ </w:delText>
        </w:r>
        <w:r w:rsidRPr="00C80EEC" w:rsidDel="008E3728">
          <w:rPr>
            <w:rFonts w:eastAsia="MS Mincho"/>
            <w:b/>
          </w:rPr>
          <w:delText>コピー</w:delText>
        </w:r>
        <w:r w:rsidRPr="00C80EEC" w:rsidDel="008E3728">
          <w:rPr>
            <w:rFonts w:eastAsia="MS Mincho"/>
          </w:rPr>
          <w:delText xml:space="preserve"> ]</w:delText>
        </w:r>
        <w:r w:rsidRPr="00C80EEC" w:rsidDel="008E3728">
          <w:rPr>
            <w:rFonts w:eastAsia="MS Mincho"/>
          </w:rPr>
          <w:delText>（</w:delText>
        </w:r>
        <w:r w:rsidRPr="00C80EEC" w:rsidDel="008E3728">
          <w:rPr>
            <w:rFonts w:eastAsia="MS Mincho"/>
          </w:rPr>
          <w:delText>Ctrl+C</w:delText>
        </w:r>
        <w:r w:rsidRPr="00C80EEC" w:rsidDel="008E3728">
          <w:rPr>
            <w:rFonts w:eastAsia="MS Mincho"/>
          </w:rPr>
          <w:delText>）します。ヘッダー行を含むのを忘れないようにします。</w:delText>
        </w:r>
      </w:del>
    </w:p>
    <w:p w14:paraId="4464BDBC" w14:textId="66DE4372" w:rsidR="00860D98" w:rsidRPr="00C80EEC" w:rsidDel="008E3728" w:rsidRDefault="002B08B3" w:rsidP="008E3728">
      <w:pPr>
        <w:rPr>
          <w:del w:id="696" w:author="Brian Pratt" w:date="2023-08-09T14:44:00Z"/>
          <w:rFonts w:eastAsia="MS Mincho"/>
        </w:rPr>
      </w:pPr>
      <w:del w:id="697" w:author="Brian Pratt" w:date="2023-08-09T14:44:00Z">
        <w:r w:rsidRPr="00C80EEC" w:rsidDel="008E3728">
          <w:rPr>
            <w:rFonts w:eastAsia="MS Mincho"/>
          </w:rPr>
          <w:delText>Skyline</w:delText>
        </w:r>
        <w:r w:rsidR="007C651F" w:rsidDel="008E3728">
          <w:rPr>
            <w:rFonts w:eastAsia="MS Mincho" w:hint="eastAsia"/>
          </w:rPr>
          <w:delText>の</w:delText>
        </w:r>
        <w:r w:rsidRPr="00C80EEC" w:rsidDel="008E3728">
          <w:rPr>
            <w:rFonts w:eastAsia="MS Mincho"/>
          </w:rPr>
          <w:delText xml:space="preserve">[ </w:delText>
        </w:r>
        <w:r w:rsidRPr="00C80EEC" w:rsidDel="008E3728">
          <w:rPr>
            <w:rFonts w:eastAsia="MS Mincho"/>
            <w:b/>
          </w:rPr>
          <w:delText>編集</w:delText>
        </w:r>
        <w:r w:rsidRPr="00C80EEC" w:rsidDel="008E3728">
          <w:rPr>
            <w:rFonts w:eastAsia="MS Mincho"/>
          </w:rPr>
          <w:delText xml:space="preserve"> ] </w:delText>
        </w:r>
        <w:r w:rsidRPr="00C80EEC" w:rsidDel="008E3728">
          <w:rPr>
            <w:rFonts w:eastAsia="MS Mincho"/>
          </w:rPr>
          <w:delText>メニュー</w:delText>
        </w:r>
        <w:r w:rsidR="007C651F" w:rsidDel="008E3728">
          <w:rPr>
            <w:rFonts w:eastAsia="MS Mincho" w:hint="eastAsia"/>
          </w:rPr>
          <w:delText>から</w:delText>
        </w:r>
        <w:r w:rsidRPr="00C80EEC" w:rsidDel="008E3728">
          <w:rPr>
            <w:rFonts w:eastAsia="MS Mincho"/>
          </w:rPr>
          <w:delText xml:space="preserve"> [ </w:delText>
        </w:r>
        <w:r w:rsidR="00491D1D" w:rsidRPr="00C80EEC" w:rsidDel="008E3728">
          <w:rPr>
            <w:rFonts w:eastAsia="MS Mincho"/>
            <w:b/>
          </w:rPr>
          <w:delText>貼り付け</w:delText>
        </w:r>
        <w:r w:rsidRPr="00C80EEC" w:rsidDel="008E3728">
          <w:rPr>
            <w:rFonts w:eastAsia="MS Mincho"/>
          </w:rPr>
          <w:delText xml:space="preserve"> ]</w:delText>
        </w:r>
        <w:r w:rsidRPr="00C80EEC" w:rsidDel="008E3728">
          <w:rPr>
            <w:rFonts w:eastAsia="MS Mincho"/>
          </w:rPr>
          <w:delText>（</w:delText>
        </w:r>
        <w:r w:rsidRPr="00C80EEC" w:rsidDel="008E3728">
          <w:rPr>
            <w:rFonts w:eastAsia="MS Mincho"/>
          </w:rPr>
          <w:delText>Ctrl+V</w:delText>
        </w:r>
        <w:r w:rsidRPr="00C80EEC" w:rsidDel="008E3728">
          <w:rPr>
            <w:rFonts w:eastAsia="MS Mincho"/>
          </w:rPr>
          <w:delText>）をクリックします。</w:delText>
        </w:r>
      </w:del>
    </w:p>
    <w:p w14:paraId="67CF9C7A" w14:textId="22E1EBFA" w:rsidR="00997EF1" w:rsidRPr="00C80EEC" w:rsidDel="008E3728" w:rsidRDefault="00364103" w:rsidP="008E3728">
      <w:pPr>
        <w:rPr>
          <w:del w:id="698" w:author="Brian Pratt" w:date="2023-08-09T14:44:00Z"/>
          <w:rFonts w:eastAsia="MS Mincho"/>
        </w:rPr>
      </w:pPr>
      <w:del w:id="699" w:author="Brian Pratt" w:date="2023-08-09T14:44:00Z">
        <w:r w:rsidRPr="00C80EEC" w:rsidDel="008E3728">
          <w:rPr>
            <w:rFonts w:eastAsia="MS Mincho"/>
          </w:rPr>
          <w:delText>Skyline</w:delText>
        </w:r>
        <w:r w:rsidRPr="00C80EEC" w:rsidDel="008E3728">
          <w:rPr>
            <w:rFonts w:eastAsia="MS Mincho"/>
          </w:rPr>
          <w:delText>ウィンドウは以下のようになります。</w:delText>
        </w:r>
      </w:del>
    </w:p>
    <w:p w14:paraId="22B2E397" w14:textId="71AA5790" w:rsidR="00BA46EB" w:rsidRPr="00C80EEC" w:rsidDel="008E3728" w:rsidRDefault="007F3420" w:rsidP="008E3728">
      <w:pPr>
        <w:rPr>
          <w:del w:id="700" w:author="Brian Pratt" w:date="2023-08-09T14:44:00Z"/>
          <w:rFonts w:eastAsia="MS Mincho"/>
        </w:rPr>
      </w:pPr>
      <w:del w:id="701" w:author="Brian Pratt" w:date="2023-08-09T14:44:00Z">
        <w:r w:rsidRPr="00C80EEC" w:rsidDel="008E3728">
          <w:rPr>
            <w:rFonts w:eastAsia="MS Mincho"/>
            <w:noProof/>
            <w:lang w:eastAsia="en-US"/>
          </w:rPr>
          <w:drawing>
            <wp:inline distT="0" distB="0" distL="0" distR="0" wp14:anchorId="62D6C9CE" wp14:editId="6508DDE4">
              <wp:extent cx="5943600" cy="440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943600" cy="4409440"/>
                      </a:xfrm>
                      <a:prstGeom prst="rect">
                        <a:avLst/>
                      </a:prstGeom>
                    </pic:spPr>
                  </pic:pic>
                </a:graphicData>
              </a:graphic>
            </wp:inline>
          </w:drawing>
        </w:r>
      </w:del>
    </w:p>
    <w:tbl>
      <w:tblPr>
        <w:tblStyle w:val="TableGrid"/>
        <w:tblW w:w="0" w:type="auto"/>
        <w:tblLook w:val="04A0" w:firstRow="1" w:lastRow="0" w:firstColumn="1" w:lastColumn="0" w:noHBand="0" w:noVBand="1"/>
      </w:tblPr>
      <w:tblGrid>
        <w:gridCol w:w="9576"/>
      </w:tblGrid>
      <w:tr w:rsidR="00636702" w:rsidRPr="00C80EEC" w:rsidDel="008E3728" w14:paraId="66ADFCCB" w14:textId="19C7DACA" w:rsidTr="00636702">
        <w:trPr>
          <w:del w:id="702" w:author="Brian Pratt" w:date="2023-08-09T14:44:00Z"/>
        </w:trPr>
        <w:tc>
          <w:tcPr>
            <w:tcW w:w="9576" w:type="dxa"/>
          </w:tcPr>
          <w:p w14:paraId="43D1E794" w14:textId="24D4FBAD" w:rsidR="00636702" w:rsidRPr="00C80EEC" w:rsidDel="008E3728" w:rsidRDefault="00636702" w:rsidP="008E3728">
            <w:pPr>
              <w:rPr>
                <w:del w:id="703" w:author="Brian Pratt" w:date="2023-08-09T14:44:00Z"/>
                <w:rFonts w:eastAsia="MS Mincho"/>
              </w:rPr>
            </w:pPr>
            <w:del w:id="704" w:author="Brian Pratt" w:date="2023-08-09T14:44:00Z">
              <w:r w:rsidRPr="00C80EEC" w:rsidDel="008E3728">
                <w:rPr>
                  <w:rFonts w:eastAsia="MS Mincho"/>
                </w:rPr>
                <w:delText>注：本チュートリアルではこのターゲット</w:delText>
              </w:r>
              <w:r w:rsidR="007C651F" w:rsidDel="008E3728">
                <w:rPr>
                  <w:rFonts w:eastAsia="MS Mincho" w:hint="eastAsia"/>
                </w:rPr>
                <w:delText>の</w:delText>
              </w:r>
              <w:r w:rsidRPr="00C80EEC" w:rsidDel="008E3728">
                <w:rPr>
                  <w:rFonts w:eastAsia="MS Mincho"/>
                  <w:i/>
                  <w:iCs/>
                </w:rPr>
                <w:delText>m/z</w:delText>
              </w:r>
              <w:r w:rsidRPr="00C80EEC" w:rsidDel="008E3728">
                <w:rPr>
                  <w:rFonts w:eastAsia="MS Mincho"/>
                </w:rPr>
                <w:delText>と電荷値を</w:delText>
              </w:r>
              <w:r w:rsidR="007C651F" w:rsidDel="008E3728">
                <w:rPr>
                  <w:rFonts w:eastAsia="MS Mincho" w:hint="eastAsia"/>
                </w:rPr>
                <w:delText>記載</w:delText>
              </w:r>
              <w:r w:rsidRPr="00C80EEC" w:rsidDel="008E3728">
                <w:rPr>
                  <w:rFonts w:eastAsia="MS Mincho"/>
                </w:rPr>
                <w:delText>しています</w:delText>
              </w:r>
              <w:r w:rsidR="007C651F" w:rsidDel="008E3728">
                <w:rPr>
                  <w:rFonts w:eastAsia="MS Mincho" w:hint="eastAsia"/>
                </w:rPr>
                <w:delText>が、</w:delText>
              </w:r>
              <w:r w:rsidRPr="00C80EEC" w:rsidDel="008E3728">
                <w:rPr>
                  <w:rFonts w:eastAsia="MS Mincho"/>
                </w:rPr>
                <w:delText>化学式や同位体標識など</w:delText>
              </w:r>
              <w:r w:rsidR="007C651F" w:rsidDel="008E3728">
                <w:rPr>
                  <w:rFonts w:eastAsia="MS Mincho" w:hint="eastAsia"/>
                </w:rPr>
                <w:delText>より詳細な情報</w:delText>
              </w:r>
              <w:r w:rsidRPr="00C80EEC" w:rsidDel="008E3728">
                <w:rPr>
                  <w:rFonts w:eastAsia="MS Mincho"/>
                </w:rPr>
                <w:delText>も</w:delText>
              </w:r>
              <w:r w:rsidR="007C651F" w:rsidDel="008E3728">
                <w:rPr>
                  <w:rFonts w:eastAsia="MS Mincho" w:hint="eastAsia"/>
                </w:rPr>
                <w:delText>記録でき</w:delText>
              </w:r>
              <w:r w:rsidRPr="00C80EEC" w:rsidDel="008E3728">
                <w:rPr>
                  <w:rFonts w:eastAsia="MS Mincho"/>
                </w:rPr>
                <w:delText>ます。フルスキャンや高分解能</w:delText>
              </w:r>
              <w:r w:rsidR="007C651F" w:rsidDel="008E3728">
                <w:rPr>
                  <w:rFonts w:eastAsia="MS Mincho" w:hint="eastAsia"/>
                </w:rPr>
                <w:delText>MS</w:delText>
              </w:r>
              <w:r w:rsidR="00F24BB7" w:rsidDel="008E3728">
                <w:rPr>
                  <w:rFonts w:eastAsia="MS Mincho" w:hint="eastAsia"/>
                </w:rPr>
                <w:delText>で取得した</w:delText>
              </w:r>
              <w:r w:rsidRPr="00C80EEC" w:rsidDel="008E3728">
                <w:rPr>
                  <w:rFonts w:eastAsia="MS Mincho"/>
                </w:rPr>
                <w:delText>データを</w:delText>
              </w:r>
              <w:r w:rsidR="00F24BB7" w:rsidDel="008E3728">
                <w:rPr>
                  <w:rFonts w:eastAsia="MS Mincho" w:hint="eastAsia"/>
                </w:rPr>
                <w:delText>解析する場合</w:delText>
              </w:r>
              <w:r w:rsidRPr="00C80EEC" w:rsidDel="008E3728">
                <w:rPr>
                  <w:rFonts w:eastAsia="MS Mincho"/>
                </w:rPr>
                <w:delText>は化学式があると同位体分布</w:delText>
              </w:r>
              <w:r w:rsidR="00F24BB7" w:rsidDel="008E3728">
                <w:rPr>
                  <w:rFonts w:eastAsia="MS Mincho" w:hint="eastAsia"/>
                </w:rPr>
                <w:delText>も</w:delText>
              </w:r>
              <w:r w:rsidRPr="00C80EEC" w:rsidDel="008E3728">
                <w:rPr>
                  <w:rFonts w:eastAsia="MS Mincho"/>
                </w:rPr>
                <w:delText>計算でき</w:delText>
              </w:r>
              <w:r w:rsidR="00F24BB7" w:rsidDel="008E3728">
                <w:rPr>
                  <w:rFonts w:eastAsia="MS Mincho" w:hint="eastAsia"/>
                </w:rPr>
                <w:delText>、</w:delText>
              </w:r>
              <w:r w:rsidRPr="00C80EEC" w:rsidDel="008E3728">
                <w:rPr>
                  <w:rFonts w:eastAsia="MS Mincho"/>
                </w:rPr>
                <w:delText>有用です</w:delText>
              </w:r>
              <w:r w:rsidR="00F24BB7" w:rsidDel="008E3728">
                <w:rPr>
                  <w:rFonts w:eastAsia="MS Mincho" w:hint="eastAsia"/>
                </w:rPr>
                <w:delText>。</w:delText>
              </w:r>
              <w:r w:rsidRPr="00C80EEC" w:rsidDel="008E3728">
                <w:rPr>
                  <w:rFonts w:eastAsia="MS Mincho"/>
                </w:rPr>
                <w:delText>今回</w:delText>
              </w:r>
              <w:r w:rsidR="00F24BB7" w:rsidDel="008E3728">
                <w:rPr>
                  <w:rFonts w:eastAsia="MS Mincho" w:hint="eastAsia"/>
                </w:rPr>
                <w:delText>は四重極を用いた</w:delText>
              </w:r>
              <w:r w:rsidRPr="00C80EEC" w:rsidDel="008E3728">
                <w:rPr>
                  <w:rFonts w:eastAsia="MS Mincho"/>
                </w:rPr>
                <w:delText>SRM</w:delText>
              </w:r>
              <w:r w:rsidRPr="00C80EEC" w:rsidDel="008E3728">
                <w:rPr>
                  <w:rFonts w:eastAsia="MS Mincho"/>
                </w:rPr>
                <w:delText>データ</w:delText>
              </w:r>
              <w:r w:rsidR="00F24BB7" w:rsidDel="008E3728">
                <w:rPr>
                  <w:rFonts w:eastAsia="MS Mincho" w:hint="eastAsia"/>
                </w:rPr>
                <w:delText>なので</w:delText>
              </w:r>
              <w:r w:rsidRPr="00C80EEC" w:rsidDel="008E3728">
                <w:rPr>
                  <w:rFonts w:eastAsia="MS Mincho"/>
                </w:rPr>
                <w:delText>、</w:delText>
              </w:r>
              <w:r w:rsidRPr="00C80EEC" w:rsidDel="008E3728">
                <w:rPr>
                  <w:rFonts w:eastAsia="MS Mincho"/>
                  <w:i/>
                  <w:iCs/>
                </w:rPr>
                <w:delText>m/z</w:delText>
              </w:r>
              <w:r w:rsidRPr="00C80EEC" w:rsidDel="008E3728">
                <w:rPr>
                  <w:rFonts w:eastAsia="MS Mincho"/>
                </w:rPr>
                <w:delText>と電荷</w:delText>
              </w:r>
              <w:r w:rsidR="00F24BB7" w:rsidDel="008E3728">
                <w:rPr>
                  <w:rFonts w:eastAsia="MS Mincho" w:hint="eastAsia"/>
                </w:rPr>
                <w:delText>のみで十分です</w:delText>
              </w:r>
              <w:r w:rsidRPr="00C80EEC" w:rsidDel="008E3728">
                <w:rPr>
                  <w:rFonts w:eastAsia="MS Mincho"/>
                </w:rPr>
                <w:delText>。</w:delText>
              </w:r>
            </w:del>
          </w:p>
        </w:tc>
      </w:tr>
    </w:tbl>
    <w:p w14:paraId="3BC7E465" w14:textId="4DC8E550" w:rsidR="0067496A" w:rsidRPr="00C80EEC" w:rsidDel="008E3728" w:rsidRDefault="002064E4" w:rsidP="008E3728">
      <w:pPr>
        <w:rPr>
          <w:del w:id="705" w:author="Brian Pratt" w:date="2023-08-09T14:44:00Z"/>
          <w:rFonts w:eastAsia="MS Mincho"/>
        </w:rPr>
      </w:pPr>
      <w:del w:id="706" w:author="Brian Pratt" w:date="2023-08-09T14:44:00Z">
        <w:r w:rsidRPr="00C80EEC" w:rsidDel="008E3728">
          <w:rPr>
            <w:rFonts w:eastAsia="MS Mincho"/>
          </w:rPr>
          <w:delText>トランジション設定</w:delText>
        </w:r>
      </w:del>
    </w:p>
    <w:p w14:paraId="7E91B8B3" w14:textId="6305D655" w:rsidR="0067496A" w:rsidRPr="00C80EEC" w:rsidDel="008E3728" w:rsidRDefault="0067496A" w:rsidP="008E3728">
      <w:pPr>
        <w:rPr>
          <w:del w:id="707" w:author="Brian Pratt" w:date="2023-08-09T14:44:00Z"/>
          <w:rFonts w:eastAsia="MS Mincho"/>
        </w:rPr>
      </w:pPr>
      <w:del w:id="708" w:author="Brian Pratt" w:date="2023-08-09T14:44:00Z">
        <w:r w:rsidRPr="00C80EEC" w:rsidDel="008E3728">
          <w:rPr>
            <w:rFonts w:eastAsia="MS Mincho"/>
          </w:rPr>
          <w:delText>以下の手順</w:delText>
        </w:r>
        <w:r w:rsidR="00F24BB7" w:rsidDel="008E3728">
          <w:rPr>
            <w:rFonts w:eastAsia="MS Mincho" w:hint="eastAsia"/>
          </w:rPr>
          <w:delText>で</w:delText>
        </w:r>
        <w:r w:rsidRPr="00C80EEC" w:rsidDel="008E3728">
          <w:rPr>
            <w:rFonts w:eastAsia="MS Mincho"/>
            <w:b/>
          </w:rPr>
          <w:delText>トランジション設定</w:delText>
        </w:r>
        <w:r w:rsidRPr="00C80EEC" w:rsidDel="008E3728">
          <w:rPr>
            <w:rFonts w:eastAsia="MS Mincho"/>
          </w:rPr>
          <w:delText>を更新し、装置メソッドと本チュートリアル</w:delText>
        </w:r>
        <w:r w:rsidR="00F24BB7" w:rsidDel="008E3728">
          <w:rPr>
            <w:rFonts w:eastAsia="MS Mincho" w:hint="eastAsia"/>
          </w:rPr>
          <w:delText>で用いる測定データ</w:delText>
        </w:r>
        <w:r w:rsidRPr="00C80EEC" w:rsidDel="008E3728">
          <w:rPr>
            <w:rFonts w:eastAsia="MS Mincho"/>
          </w:rPr>
          <w:delText>を</w:delText>
        </w:r>
        <w:r w:rsidR="00F24BB7" w:rsidDel="008E3728">
          <w:rPr>
            <w:rFonts w:eastAsia="MS Mincho" w:hint="eastAsia"/>
          </w:rPr>
          <w:delText>合わせます</w:delText>
        </w:r>
        <w:r w:rsidRPr="00C80EEC" w:rsidDel="008E3728">
          <w:rPr>
            <w:rFonts w:eastAsia="MS Mincho"/>
          </w:rPr>
          <w:delText>。</w:delText>
        </w:r>
        <w:r w:rsidR="00F24BB7" w:rsidDel="008E3728">
          <w:rPr>
            <w:rFonts w:eastAsia="MS Mincho" w:hint="eastAsia"/>
          </w:rPr>
          <w:delText>インポート元の</w:delText>
        </w:r>
        <w:r w:rsidR="00F24BB7" w:rsidDel="008E3728">
          <w:rPr>
            <w:rFonts w:eastAsia="MS Mincho" w:hint="eastAsia"/>
          </w:rPr>
          <w:delText>CE</w:delText>
        </w:r>
        <w:r w:rsidR="00F24BB7" w:rsidDel="008E3728">
          <w:rPr>
            <w:rFonts w:eastAsia="MS Mincho" w:hint="eastAsia"/>
          </w:rPr>
          <w:delText>データと</w:delText>
        </w:r>
        <w:r w:rsidR="00F24BB7" w:rsidDel="008E3728">
          <w:rPr>
            <w:rFonts w:eastAsia="MS Mincho" w:hint="eastAsia"/>
          </w:rPr>
          <w:delText>Raw</w:delText>
        </w:r>
        <w:r w:rsidR="00F24BB7" w:rsidDel="008E3728">
          <w:rPr>
            <w:rFonts w:eastAsia="MS Mincho" w:hint="eastAsia"/>
          </w:rPr>
          <w:delText>データがそれぞれ異なる装置を用いて行うためこの作業は重要です。</w:delText>
        </w:r>
      </w:del>
    </w:p>
    <w:p w14:paraId="3767AC34" w14:textId="7DF66F35" w:rsidR="0067496A" w:rsidRPr="00C80EEC" w:rsidDel="008E3728" w:rsidRDefault="0067496A" w:rsidP="008E3728">
      <w:pPr>
        <w:rPr>
          <w:del w:id="709" w:author="Brian Pratt" w:date="2023-08-09T14:44:00Z"/>
          <w:rFonts w:eastAsia="MS Mincho"/>
        </w:rPr>
      </w:pPr>
      <w:del w:id="710" w:author="Brian Pratt" w:date="2023-08-09T14:44:00Z">
        <w:r w:rsidRPr="00C80EEC" w:rsidDel="008E3728">
          <w:rPr>
            <w:rFonts w:eastAsia="MS Mincho"/>
          </w:rPr>
          <w:delText xml:space="preserve">[ </w:delText>
        </w:r>
        <w:r w:rsidRPr="00C80EEC" w:rsidDel="008E3728">
          <w:rPr>
            <w:rFonts w:eastAsia="MS Mincho"/>
            <w:b/>
          </w:rPr>
          <w:delText>設定</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 </w:delText>
        </w:r>
        <w:r w:rsidRPr="00C80EEC" w:rsidDel="008E3728">
          <w:rPr>
            <w:rFonts w:eastAsia="MS Mincho"/>
            <w:b/>
          </w:rPr>
          <w:delText>トランジション設定</w:delText>
        </w:r>
        <w:r w:rsidRPr="00C80EEC" w:rsidDel="008E3728">
          <w:rPr>
            <w:rFonts w:eastAsia="MS Mincho"/>
          </w:rPr>
          <w:delText xml:space="preserve"> ] </w:delText>
        </w:r>
        <w:r w:rsidRPr="00C80EEC" w:rsidDel="008E3728">
          <w:rPr>
            <w:rFonts w:eastAsia="MS Mincho"/>
          </w:rPr>
          <w:delText>をクリックします。</w:delText>
        </w:r>
      </w:del>
    </w:p>
    <w:p w14:paraId="1F46266D" w14:textId="5DB032B3" w:rsidR="001213EB" w:rsidRPr="00C80EEC" w:rsidDel="008E3728" w:rsidRDefault="002064E4" w:rsidP="008E3728">
      <w:pPr>
        <w:rPr>
          <w:del w:id="711" w:author="Brian Pratt" w:date="2023-08-09T14:44:00Z"/>
          <w:rFonts w:eastAsia="MS Mincho"/>
        </w:rPr>
      </w:pPr>
      <w:del w:id="712" w:author="Brian Pratt" w:date="2023-08-09T14:44:00Z">
        <w:r w:rsidRPr="00C80EEC" w:rsidDel="008E3728">
          <w:rPr>
            <w:rFonts w:eastAsia="MS Mincho"/>
          </w:rPr>
          <w:delText xml:space="preserve">[ </w:delText>
        </w:r>
        <w:r w:rsidRPr="00C80EEC" w:rsidDel="008E3728">
          <w:rPr>
            <w:rFonts w:eastAsia="MS Mincho"/>
            <w:b/>
          </w:rPr>
          <w:delText>予測</w:delText>
        </w:r>
        <w:r w:rsidRPr="00C80EEC" w:rsidDel="008E3728">
          <w:rPr>
            <w:rFonts w:eastAsia="MS Mincho"/>
          </w:rPr>
          <w:delText xml:space="preserve"> ] </w:delText>
        </w:r>
        <w:r w:rsidRPr="00C80EEC" w:rsidDel="008E3728">
          <w:rPr>
            <w:rFonts w:eastAsia="MS Mincho"/>
          </w:rPr>
          <w:delText>タブの</w:delText>
        </w:r>
        <w:r w:rsidRPr="00C80EEC" w:rsidDel="008E3728">
          <w:rPr>
            <w:rFonts w:eastAsia="MS Mincho"/>
          </w:rPr>
          <w:delText xml:space="preserve"> [ </w:delText>
        </w:r>
        <w:r w:rsidRPr="00C80EEC" w:rsidDel="008E3728">
          <w:rPr>
            <w:rFonts w:eastAsia="MS Mincho"/>
            <w:b/>
          </w:rPr>
          <w:delText>衝突エネルギー</w:delText>
        </w:r>
        <w:r w:rsidRPr="00C80EEC" w:rsidDel="008E3728">
          <w:rPr>
            <w:rFonts w:eastAsia="MS Mincho"/>
          </w:rPr>
          <w:delText xml:space="preserve"> ] </w:delText>
        </w:r>
        <w:r w:rsidRPr="00C80EEC" w:rsidDel="008E3728">
          <w:rPr>
            <w:rFonts w:eastAsia="MS Mincho"/>
          </w:rPr>
          <w:delText>ドロップダウンリストで、「</w:delText>
        </w:r>
        <w:r w:rsidRPr="00C80EEC" w:rsidDel="008E3728">
          <w:rPr>
            <w:rFonts w:eastAsia="MS Mincho"/>
          </w:rPr>
          <w:delText>Waters Xevo</w:delText>
        </w:r>
        <w:r w:rsidRPr="00C80EEC" w:rsidDel="008E3728">
          <w:rPr>
            <w:rFonts w:eastAsia="MS Mincho"/>
          </w:rPr>
          <w:delText>」を選択します。</w:delText>
        </w:r>
      </w:del>
    </w:p>
    <w:p w14:paraId="613CEDC6" w14:textId="4F6F082A" w:rsidR="00191962" w:rsidRPr="00C80EEC" w:rsidDel="008E3728" w:rsidRDefault="007F3420" w:rsidP="008E3728">
      <w:pPr>
        <w:rPr>
          <w:del w:id="713" w:author="Brian Pratt" w:date="2023-08-09T14:44:00Z"/>
          <w:rFonts w:eastAsia="MS Mincho"/>
        </w:rPr>
      </w:pPr>
      <w:del w:id="714" w:author="Brian Pratt" w:date="2023-08-09T14:44:00Z">
        <w:r w:rsidRPr="00C80EEC" w:rsidDel="008E3728">
          <w:rPr>
            <w:rFonts w:eastAsia="MS Mincho"/>
            <w:noProof/>
            <w:lang w:eastAsia="en-US"/>
          </w:rPr>
          <w:drawing>
            <wp:inline distT="0" distB="0" distL="0" distR="0" wp14:anchorId="20356FE9" wp14:editId="3D130FB1">
              <wp:extent cx="3876675" cy="5734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3876675" cy="5734050"/>
                      </a:xfrm>
                      <a:prstGeom prst="rect">
                        <a:avLst/>
                      </a:prstGeom>
                    </pic:spPr>
                  </pic:pic>
                </a:graphicData>
              </a:graphic>
            </wp:inline>
          </w:drawing>
        </w:r>
      </w:del>
    </w:p>
    <w:p w14:paraId="797ABE63" w14:textId="38370593" w:rsidR="00146DA8" w:rsidRPr="00C80EEC" w:rsidDel="008E3728" w:rsidRDefault="002064E4" w:rsidP="008E3728">
      <w:pPr>
        <w:rPr>
          <w:del w:id="715" w:author="Brian Pratt" w:date="2023-08-09T14:44:00Z"/>
          <w:rFonts w:eastAsia="MS Mincho"/>
        </w:rPr>
      </w:pPr>
      <w:del w:id="716" w:author="Brian Pratt" w:date="2023-08-09T14:44:00Z">
        <w:r w:rsidRPr="00C80EEC" w:rsidDel="008E3728">
          <w:rPr>
            <w:rFonts w:eastAsia="MS Mincho"/>
          </w:rPr>
          <w:delText>衝突エネルギー</w:delText>
        </w:r>
        <w:r w:rsidR="00F24BB7" w:rsidDel="008E3728">
          <w:rPr>
            <w:rFonts w:eastAsia="MS Mincho" w:hint="eastAsia"/>
          </w:rPr>
          <w:delText>の値</w:delText>
        </w:r>
        <w:r w:rsidRPr="00C80EEC" w:rsidDel="008E3728">
          <w:rPr>
            <w:rFonts w:eastAsia="MS Mincho"/>
          </w:rPr>
          <w:delText>は</w:delText>
        </w:r>
        <w:r w:rsidRPr="00C80EEC" w:rsidDel="008E3728">
          <w:rPr>
            <w:rFonts w:eastAsia="MS Mincho"/>
          </w:rPr>
          <w:delText>Agilen</w:delText>
        </w:r>
        <w:r w:rsidR="00A15450" w:rsidDel="008E3728">
          <w:rPr>
            <w:rFonts w:eastAsia="MS Mincho" w:hint="eastAsia"/>
          </w:rPr>
          <w:delText>t</w:delText>
        </w:r>
        <w:r w:rsidR="00F24BB7" w:rsidDel="008E3728">
          <w:rPr>
            <w:rFonts w:eastAsia="MS Mincho" w:hint="eastAsia"/>
          </w:rPr>
          <w:delText>の</w:delText>
        </w:r>
        <w:r w:rsidRPr="00C80EEC" w:rsidDel="008E3728">
          <w:rPr>
            <w:rFonts w:eastAsia="MS Mincho"/>
          </w:rPr>
          <w:delText>装置</w:delText>
        </w:r>
        <w:r w:rsidR="00F24BB7" w:rsidDel="008E3728">
          <w:rPr>
            <w:rFonts w:eastAsia="MS Mincho" w:hint="eastAsia"/>
          </w:rPr>
          <w:delText>由来ですすが</w:delText>
        </w:r>
        <w:r w:rsidRPr="00C80EEC" w:rsidDel="008E3728">
          <w:rPr>
            <w:rFonts w:eastAsia="MS Mincho"/>
          </w:rPr>
          <w:delText>、</w:delText>
        </w:r>
        <w:r w:rsidR="00F24BB7" w:rsidDel="008E3728">
          <w:rPr>
            <w:rFonts w:eastAsia="MS Mincho" w:hint="eastAsia"/>
          </w:rPr>
          <w:delText>Raw</w:delText>
        </w:r>
        <w:r w:rsidR="00F24BB7" w:rsidDel="008E3728">
          <w:rPr>
            <w:rFonts w:eastAsia="MS Mincho" w:hint="eastAsia"/>
          </w:rPr>
          <w:delText>データは</w:delText>
        </w:r>
        <w:r w:rsidRPr="00C80EEC" w:rsidDel="008E3728">
          <w:rPr>
            <w:rFonts w:eastAsia="MS Mincho"/>
          </w:rPr>
          <w:delText>Waters Xevo</w:delText>
        </w:r>
        <w:r w:rsidR="00F24BB7" w:rsidDel="008E3728">
          <w:rPr>
            <w:rFonts w:eastAsia="MS Mincho" w:hint="eastAsia"/>
          </w:rPr>
          <w:delText>なので</w:delText>
        </w:r>
        <w:r w:rsidRPr="00C80EEC" w:rsidDel="008E3728">
          <w:rPr>
            <w:rFonts w:eastAsia="MS Mincho"/>
          </w:rPr>
          <w:delText>衝突エネルギー最適化を</w:delText>
        </w:r>
        <w:r w:rsidR="00F24BB7" w:rsidDel="008E3728">
          <w:rPr>
            <w:rFonts w:eastAsia="MS Mincho" w:hint="eastAsia"/>
          </w:rPr>
          <w:delText>このように</w:delText>
        </w:r>
        <w:r w:rsidRPr="00C80EEC" w:rsidDel="008E3728">
          <w:rPr>
            <w:rFonts w:eastAsia="MS Mincho"/>
          </w:rPr>
          <w:delText>実施します。</w:delText>
        </w:r>
      </w:del>
    </w:p>
    <w:p w14:paraId="74E6C6A9" w14:textId="708C8344" w:rsidR="00146DA8" w:rsidRPr="00C80EEC" w:rsidDel="008E3728" w:rsidRDefault="00146DA8" w:rsidP="008E3728">
      <w:pPr>
        <w:rPr>
          <w:del w:id="717" w:author="Brian Pratt" w:date="2023-08-09T14:44:00Z"/>
          <w:rFonts w:eastAsia="MS Mincho"/>
        </w:rPr>
      </w:pPr>
      <w:del w:id="718" w:author="Brian Pratt" w:date="2023-08-09T14:44:00Z">
        <w:r w:rsidRPr="00C80EEC" w:rsidDel="008E3728">
          <w:rPr>
            <w:rFonts w:eastAsia="MS Mincho"/>
          </w:rPr>
          <w:delText xml:space="preserve">[ </w:delText>
        </w:r>
        <w:r w:rsidRPr="00C80EEC" w:rsidDel="008E3728">
          <w:rPr>
            <w:rFonts w:eastAsia="MS Mincho"/>
            <w:b/>
          </w:rPr>
          <w:delText>フィルタ</w:delText>
        </w:r>
        <w:r w:rsidRPr="00C80EEC" w:rsidDel="008E3728">
          <w:rPr>
            <w:rFonts w:eastAsia="MS Mincho"/>
          </w:rPr>
          <w:delText xml:space="preserve"> ] </w:delText>
        </w:r>
        <w:r w:rsidRPr="00C80EEC" w:rsidDel="008E3728">
          <w:rPr>
            <w:rFonts w:eastAsia="MS Mincho"/>
          </w:rPr>
          <w:delText>タブをクリックします。</w:delText>
        </w:r>
      </w:del>
    </w:p>
    <w:p w14:paraId="54603469" w14:textId="2081F131" w:rsidR="00146DA8" w:rsidRPr="00C80EEC" w:rsidDel="008E3728" w:rsidRDefault="00F24BB7" w:rsidP="008E3728">
      <w:pPr>
        <w:rPr>
          <w:del w:id="719" w:author="Brian Pratt" w:date="2023-08-09T14:44:00Z"/>
          <w:rFonts w:eastAsia="MS Mincho"/>
        </w:rPr>
      </w:pPr>
      <w:del w:id="720" w:author="Brian Pratt" w:date="2023-08-09T14:44:00Z">
        <w:r w:rsidDel="008E3728">
          <w:rPr>
            <w:rFonts w:eastAsia="MS Mincho" w:hint="eastAsia"/>
          </w:rPr>
          <w:delText>ネガティブモードでの解析なので</w:delText>
        </w:r>
        <w:r w:rsidR="00146DA8" w:rsidRPr="00C80EEC" w:rsidDel="008E3728">
          <w:rPr>
            <w:rFonts w:eastAsia="MS Mincho"/>
          </w:rPr>
          <w:delText xml:space="preserve">[ </w:delText>
        </w:r>
        <w:r w:rsidR="00146DA8" w:rsidRPr="00C80EEC" w:rsidDel="008E3728">
          <w:rPr>
            <w:rFonts w:eastAsia="MS Mincho"/>
            <w:b/>
          </w:rPr>
          <w:delText>プリカーサー付加イオン</w:delText>
        </w:r>
        <w:r w:rsidR="00146DA8" w:rsidRPr="00C80EEC" w:rsidDel="008E3728">
          <w:rPr>
            <w:rFonts w:eastAsia="MS Mincho"/>
          </w:rPr>
          <w:delText xml:space="preserve"> ] </w:delText>
        </w:r>
        <w:r w:rsidR="00146DA8" w:rsidRPr="00C80EEC" w:rsidDel="008E3728">
          <w:rPr>
            <w:rFonts w:eastAsia="MS Mincho"/>
          </w:rPr>
          <w:delText>および</w:delText>
        </w:r>
        <w:r w:rsidR="00146DA8" w:rsidRPr="00C80EEC" w:rsidDel="008E3728">
          <w:rPr>
            <w:rFonts w:eastAsia="MS Mincho"/>
          </w:rPr>
          <w:delText xml:space="preserve"> [ </w:delText>
        </w:r>
        <w:r w:rsidR="00146DA8" w:rsidRPr="00C80EEC" w:rsidDel="008E3728">
          <w:rPr>
            <w:rFonts w:eastAsia="MS Mincho"/>
            <w:b/>
          </w:rPr>
          <w:delText>フラグメント付加イオン</w:delText>
        </w:r>
        <w:r w:rsidR="00146DA8" w:rsidRPr="00C80EEC" w:rsidDel="008E3728">
          <w:rPr>
            <w:rFonts w:eastAsia="MS Mincho"/>
          </w:rPr>
          <w:delText xml:space="preserve"> ] </w:delText>
        </w:r>
        <w:r w:rsidR="00146DA8" w:rsidRPr="00C80EEC" w:rsidDel="008E3728">
          <w:rPr>
            <w:rFonts w:eastAsia="MS Mincho"/>
          </w:rPr>
          <w:delText>フィールドで「</w:delText>
        </w:r>
        <w:r w:rsidR="00146DA8" w:rsidRPr="00C80EEC" w:rsidDel="008E3728">
          <w:rPr>
            <w:rFonts w:eastAsia="MS Mincho"/>
          </w:rPr>
          <w:delText>[M-]</w:delText>
        </w:r>
        <w:r w:rsidR="00146DA8" w:rsidRPr="00C80EEC" w:rsidDel="008E3728">
          <w:rPr>
            <w:rFonts w:eastAsia="MS Mincho"/>
          </w:rPr>
          <w:delText>」に変更します。</w:delText>
        </w:r>
      </w:del>
    </w:p>
    <w:p w14:paraId="09C77318" w14:textId="2E8A5240" w:rsidR="001169A8" w:rsidRPr="00C80EEC" w:rsidDel="008E3728" w:rsidRDefault="007F3420" w:rsidP="008E3728">
      <w:pPr>
        <w:rPr>
          <w:del w:id="721" w:author="Brian Pratt" w:date="2023-08-09T14:44:00Z"/>
          <w:rFonts w:eastAsia="MS Mincho"/>
        </w:rPr>
      </w:pPr>
      <w:del w:id="722" w:author="Brian Pratt" w:date="2023-08-09T14:44:00Z">
        <w:r w:rsidRPr="00C80EEC" w:rsidDel="008E3728">
          <w:rPr>
            <w:rFonts w:eastAsia="MS Mincho"/>
            <w:noProof/>
            <w:lang w:eastAsia="en-US"/>
          </w:rPr>
          <w:drawing>
            <wp:inline distT="0" distB="0" distL="0" distR="0" wp14:anchorId="1F4DCF2C" wp14:editId="0711849C">
              <wp:extent cx="3876675" cy="5734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3876675" cy="5734050"/>
                      </a:xfrm>
                      <a:prstGeom prst="rect">
                        <a:avLst/>
                      </a:prstGeom>
                    </pic:spPr>
                  </pic:pic>
                </a:graphicData>
              </a:graphic>
            </wp:inline>
          </w:drawing>
        </w:r>
      </w:del>
    </w:p>
    <w:p w14:paraId="4397161E" w14:textId="6F703645" w:rsidR="00F24BB7" w:rsidDel="008E3728" w:rsidRDefault="00146DA8" w:rsidP="008E3728">
      <w:pPr>
        <w:rPr>
          <w:del w:id="723" w:author="Brian Pratt" w:date="2023-08-09T14:44:00Z"/>
          <w:rFonts w:eastAsia="MS Mincho"/>
        </w:rPr>
      </w:pPr>
      <w:del w:id="724" w:author="Brian Pratt" w:date="2023-08-09T14:44:00Z">
        <w:r w:rsidRPr="00C80EEC" w:rsidDel="008E3728">
          <w:rPr>
            <w:rFonts w:eastAsia="MS Mincho"/>
          </w:rPr>
          <w:delText>この実験</w:delText>
        </w:r>
        <w:r w:rsidR="00F24BB7" w:rsidDel="008E3728">
          <w:rPr>
            <w:rFonts w:eastAsia="MS Mincho" w:hint="eastAsia"/>
          </w:rPr>
          <w:delText>で</w:delText>
        </w:r>
        <w:r w:rsidRPr="00C80EEC" w:rsidDel="008E3728">
          <w:rPr>
            <w:rFonts w:eastAsia="MS Mincho"/>
          </w:rPr>
          <w:delText>はトランジション設定で指定したように、負の電荷をもつトランジションのみ</w:delText>
        </w:r>
        <w:r w:rsidR="00D669EC" w:rsidDel="008E3728">
          <w:rPr>
            <w:rFonts w:eastAsia="MS Mincho" w:hint="eastAsia"/>
          </w:rPr>
          <w:delText>の</w:delText>
        </w:r>
        <w:r w:rsidR="00F24BB7" w:rsidDel="008E3728">
          <w:rPr>
            <w:rFonts w:eastAsia="MS Mincho" w:hint="eastAsia"/>
          </w:rPr>
          <w:delText>ネガティブモードでの</w:delText>
        </w:r>
        <w:r w:rsidRPr="00C80EEC" w:rsidDel="008E3728">
          <w:rPr>
            <w:rFonts w:eastAsia="MS Mincho"/>
          </w:rPr>
          <w:delText>測定</w:delText>
        </w:r>
        <w:r w:rsidR="00F24BB7" w:rsidDel="008E3728">
          <w:rPr>
            <w:rFonts w:eastAsia="MS Mincho" w:hint="eastAsia"/>
          </w:rPr>
          <w:delText>となります</w:delText>
        </w:r>
        <w:r w:rsidRPr="00C80EEC" w:rsidDel="008E3728">
          <w:rPr>
            <w:rFonts w:eastAsia="MS Mincho"/>
          </w:rPr>
          <w:delText>。</w:delText>
        </w:r>
        <w:r w:rsidRPr="00C80EEC" w:rsidDel="008E3728">
          <w:rPr>
            <w:rFonts w:eastAsia="MS Mincho"/>
          </w:rPr>
          <w:delText>Skyline</w:delText>
        </w:r>
        <w:r w:rsidR="00F24BB7" w:rsidDel="008E3728">
          <w:rPr>
            <w:rFonts w:eastAsia="MS Mincho" w:hint="eastAsia"/>
          </w:rPr>
          <w:delText>で</w:delText>
        </w:r>
        <w:r w:rsidRPr="00C80EEC" w:rsidDel="008E3728">
          <w:rPr>
            <w:rFonts w:eastAsia="MS Mincho"/>
          </w:rPr>
          <w:delText>の付加物の説明は</w:delText>
        </w:r>
        <w:r w:rsidR="00F24BB7" w:rsidDel="008E3728">
          <w:rPr>
            <w:rFonts w:eastAsia="MS Mincho" w:hint="eastAsia"/>
          </w:rPr>
          <w:delText>通常よく</w:delText>
        </w:r>
      </w:del>
    </w:p>
    <w:p w14:paraId="163851CC" w14:textId="55AE0A20" w:rsidR="00146DA8" w:rsidRPr="00C80EEC" w:rsidDel="008E3728" w:rsidRDefault="00F24BB7" w:rsidP="008E3728">
      <w:pPr>
        <w:rPr>
          <w:del w:id="725" w:author="Brian Pratt" w:date="2023-08-09T14:44:00Z"/>
          <w:rFonts w:eastAsia="MS Mincho"/>
        </w:rPr>
      </w:pPr>
      <w:del w:id="726" w:author="Brian Pratt" w:date="2023-08-09T14:44:00Z">
        <w:r w:rsidDel="008E3728">
          <w:rPr>
            <w:rFonts w:eastAsia="MS Mincho" w:hint="eastAsia"/>
          </w:rPr>
          <w:delText>目にする</w:delText>
        </w:r>
        <w:r w:rsidR="00146DA8" w:rsidRPr="00C80EEC" w:rsidDel="008E3728">
          <w:rPr>
            <w:rFonts w:eastAsia="MS Mincho"/>
          </w:rPr>
          <w:delText>「</w:delText>
        </w:r>
        <w:r w:rsidR="00146DA8" w:rsidRPr="00C80EEC" w:rsidDel="008E3728">
          <w:rPr>
            <w:rFonts w:eastAsia="MS Mincho"/>
          </w:rPr>
          <w:delText>[M-H]</w:delText>
        </w:r>
        <w:r w:rsidR="00146DA8" w:rsidRPr="00C80EEC" w:rsidDel="008E3728">
          <w:rPr>
            <w:rFonts w:eastAsia="MS Mincho"/>
          </w:rPr>
          <w:delText>」、「</w:delText>
        </w:r>
        <w:r w:rsidR="00146DA8" w:rsidRPr="00C80EEC" w:rsidDel="008E3728">
          <w:rPr>
            <w:rFonts w:eastAsia="MS Mincho"/>
          </w:rPr>
          <w:delText>[M+Na]</w:delText>
        </w:r>
        <w:r w:rsidR="00146DA8" w:rsidRPr="00C80EEC" w:rsidDel="008E3728">
          <w:rPr>
            <w:rFonts w:eastAsia="MS Mincho"/>
          </w:rPr>
          <w:delText>」</w:delText>
        </w:r>
        <w:r w:rsidDel="008E3728">
          <w:rPr>
            <w:rFonts w:eastAsia="MS Mincho" w:hint="eastAsia"/>
          </w:rPr>
          <w:delText>だけでなく</w:delText>
        </w:r>
        <w:r w:rsidR="00146DA8" w:rsidRPr="00C80EEC" w:rsidDel="008E3728">
          <w:rPr>
            <w:rFonts w:eastAsia="MS Mincho"/>
          </w:rPr>
          <w:delText>、未知のイオンにも対応</w:delText>
        </w:r>
        <w:r w:rsidDel="008E3728">
          <w:rPr>
            <w:rFonts w:eastAsia="MS Mincho" w:hint="eastAsia"/>
          </w:rPr>
          <w:delText>が可能です</w:delText>
        </w:r>
        <w:r w:rsidR="00146DA8" w:rsidRPr="00C80EEC" w:rsidDel="008E3728">
          <w:rPr>
            <w:rFonts w:eastAsia="MS Mincho"/>
          </w:rPr>
          <w:delText>（ここで</w:delText>
        </w:r>
        <w:r w:rsidDel="008E3728">
          <w:rPr>
            <w:rFonts w:eastAsia="MS Mincho" w:hint="eastAsia"/>
          </w:rPr>
          <w:delText>選択した</w:delText>
        </w:r>
        <w:r w:rsidR="00146DA8" w:rsidRPr="00C80EEC" w:rsidDel="008E3728">
          <w:rPr>
            <w:rFonts w:eastAsia="MS Mincho"/>
          </w:rPr>
          <w:delText>「</w:delText>
        </w:r>
        <w:r w:rsidR="00146DA8" w:rsidRPr="00C80EEC" w:rsidDel="008E3728">
          <w:rPr>
            <w:rFonts w:eastAsia="MS Mincho"/>
          </w:rPr>
          <w:delText>[M-]</w:delText>
        </w:r>
        <w:r w:rsidR="00146DA8" w:rsidRPr="00C80EEC" w:rsidDel="008E3728">
          <w:rPr>
            <w:rFonts w:eastAsia="MS Mincho"/>
          </w:rPr>
          <w:delText>」</w:delText>
        </w:r>
        <w:r w:rsidDel="008E3728">
          <w:rPr>
            <w:rFonts w:eastAsia="MS Mincho" w:hint="eastAsia"/>
          </w:rPr>
          <w:delText>は</w:delText>
        </w:r>
        <w:r w:rsidR="00146DA8" w:rsidRPr="00C80EEC" w:rsidDel="008E3728">
          <w:rPr>
            <w:rFonts w:eastAsia="MS Mincho"/>
          </w:rPr>
          <w:delText>電荷</w:delText>
        </w:r>
        <w:r w:rsidR="00146DA8" w:rsidRPr="00C80EEC" w:rsidDel="008E3728">
          <w:rPr>
            <w:rFonts w:eastAsia="MS Mincho"/>
          </w:rPr>
          <w:delText>1</w:delText>
        </w:r>
        <w:r w:rsidR="00146DA8" w:rsidRPr="00C80EEC" w:rsidDel="008E3728">
          <w:rPr>
            <w:rFonts w:eastAsia="MS Mincho"/>
          </w:rPr>
          <w:delText>の負のイオンモード</w:delText>
        </w:r>
        <w:r w:rsidDel="008E3728">
          <w:rPr>
            <w:rFonts w:eastAsia="MS Mincho" w:hint="eastAsia"/>
          </w:rPr>
          <w:delText>ということで既知の化学組成</w:delText>
        </w:r>
        <w:r w:rsidR="00DB66BF" w:rsidDel="008E3728">
          <w:rPr>
            <w:rFonts w:eastAsia="MS Mincho" w:hint="eastAsia"/>
          </w:rPr>
          <w:delText>を反映していません</w:delText>
        </w:r>
        <w:r w:rsidR="00146DA8" w:rsidRPr="00C80EEC" w:rsidDel="008E3728">
          <w:rPr>
            <w:rFonts w:eastAsia="MS Mincho"/>
          </w:rPr>
          <w:delText>）。</w:delText>
        </w:r>
        <w:r w:rsidR="00DB66BF" w:rsidDel="008E3728">
          <w:rPr>
            <w:rFonts w:eastAsia="MS Mincho" w:hint="eastAsia"/>
          </w:rPr>
          <w:delText>今回は</w:delText>
        </w:r>
        <w:r w:rsidR="00146DA8" w:rsidRPr="00C80EEC" w:rsidDel="008E3728">
          <w:rPr>
            <w:rFonts w:eastAsia="MS Mincho"/>
          </w:rPr>
          <w:delText>フラグメントイオンのトランジションのみ測定</w:delText>
        </w:r>
        <w:r w:rsidR="00DB66BF" w:rsidDel="008E3728">
          <w:rPr>
            <w:rFonts w:eastAsia="MS Mincho" w:hint="eastAsia"/>
          </w:rPr>
          <w:delText>するため</w:delText>
        </w:r>
        <w:r w:rsidR="00DB66BF" w:rsidRPr="00C80EEC" w:rsidDel="008E3728">
          <w:rPr>
            <w:rFonts w:eastAsia="MS Mincho"/>
          </w:rPr>
          <w:delText xml:space="preserve">[ </w:delText>
        </w:r>
        <w:r w:rsidR="00DB66BF" w:rsidRPr="00C80EEC" w:rsidDel="008E3728">
          <w:rPr>
            <w:rFonts w:eastAsia="MS Mincho"/>
            <w:b/>
          </w:rPr>
          <w:delText>イオンタイプ</w:delText>
        </w:r>
        <w:r w:rsidR="00DB66BF" w:rsidRPr="00C80EEC" w:rsidDel="008E3728">
          <w:rPr>
            <w:rFonts w:eastAsia="MS Mincho"/>
          </w:rPr>
          <w:delText xml:space="preserve"> ] </w:delText>
        </w:r>
        <w:r w:rsidR="00DB66BF" w:rsidRPr="00C80EEC" w:rsidDel="008E3728">
          <w:rPr>
            <w:rFonts w:eastAsia="MS Mincho"/>
          </w:rPr>
          <w:delText>フィールド</w:delText>
        </w:r>
        <w:r w:rsidR="00DB66BF" w:rsidDel="008E3728">
          <w:rPr>
            <w:rFonts w:eastAsia="MS Mincho" w:hint="eastAsia"/>
          </w:rPr>
          <w:delText>は</w:delText>
        </w:r>
        <w:r w:rsidR="00DB66BF" w:rsidRPr="00C80EEC" w:rsidDel="008E3728">
          <w:rPr>
            <w:rFonts w:eastAsia="MS Mincho"/>
          </w:rPr>
          <w:delText>「</w:delText>
        </w:r>
        <w:r w:rsidR="00DB66BF" w:rsidRPr="00C80EEC" w:rsidDel="008E3728">
          <w:rPr>
            <w:rFonts w:eastAsia="MS Mincho"/>
          </w:rPr>
          <w:delText>f</w:delText>
        </w:r>
        <w:r w:rsidR="00DB66BF" w:rsidRPr="00C80EEC" w:rsidDel="008E3728">
          <w:rPr>
            <w:rFonts w:eastAsia="MS Mincho"/>
          </w:rPr>
          <w:delText>」</w:delText>
        </w:r>
        <w:r w:rsidR="00DB66BF" w:rsidDel="008E3728">
          <w:rPr>
            <w:rFonts w:eastAsia="MS Mincho" w:hint="eastAsia"/>
          </w:rPr>
          <w:delText>にします</w:delText>
        </w:r>
        <w:r w:rsidR="00146DA8" w:rsidRPr="00C80EEC" w:rsidDel="008E3728">
          <w:rPr>
            <w:rFonts w:eastAsia="MS Mincho"/>
          </w:rPr>
          <w:delText>。プリカーサーイオンも</w:delText>
        </w:r>
        <w:r w:rsidR="00DB66BF" w:rsidDel="008E3728">
          <w:rPr>
            <w:rFonts w:eastAsia="MS Mincho" w:hint="eastAsia"/>
          </w:rPr>
          <w:delText>同時に</w:delText>
        </w:r>
        <w:r w:rsidR="00146DA8" w:rsidRPr="00C80EEC" w:rsidDel="008E3728">
          <w:rPr>
            <w:rFonts w:eastAsia="MS Mincho"/>
          </w:rPr>
          <w:delText>測定したい場合は「</w:delText>
        </w:r>
        <w:r w:rsidR="00146DA8" w:rsidRPr="00C80EEC" w:rsidDel="008E3728">
          <w:rPr>
            <w:rFonts w:eastAsia="MS Mincho"/>
          </w:rPr>
          <w:delText>f, p</w:delText>
        </w:r>
        <w:r w:rsidR="00146DA8" w:rsidRPr="00C80EEC" w:rsidDel="008E3728">
          <w:rPr>
            <w:rFonts w:eastAsia="MS Mincho"/>
          </w:rPr>
          <w:delText>」</w:delText>
        </w:r>
        <w:r w:rsidR="00DB66BF" w:rsidDel="008E3728">
          <w:rPr>
            <w:rFonts w:eastAsia="MS Mincho" w:hint="eastAsia"/>
          </w:rPr>
          <w:delText>とします</w:delText>
        </w:r>
        <w:r w:rsidR="00146DA8" w:rsidRPr="00C80EEC" w:rsidDel="008E3728">
          <w:rPr>
            <w:rFonts w:eastAsia="MS Mincho"/>
          </w:rPr>
          <w:delText>。</w:delText>
        </w:r>
      </w:del>
    </w:p>
    <w:p w14:paraId="09A6AADF" w14:textId="0D9FACFD" w:rsidR="007A1254" w:rsidRPr="00C80EEC" w:rsidDel="008E3728" w:rsidRDefault="00146DA8" w:rsidP="008E3728">
      <w:pPr>
        <w:rPr>
          <w:del w:id="727" w:author="Brian Pratt" w:date="2023-08-09T14:44:00Z"/>
          <w:rFonts w:eastAsia="MS Mincho"/>
        </w:rPr>
      </w:pPr>
      <w:del w:id="728"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59F5E37C" w14:textId="22863922" w:rsidR="004812FA" w:rsidRPr="00C80EEC" w:rsidDel="008E3728" w:rsidRDefault="004812FA" w:rsidP="008E3728">
      <w:pPr>
        <w:rPr>
          <w:del w:id="729" w:author="Brian Pratt" w:date="2023-08-09T14:44:00Z"/>
          <w:rFonts w:eastAsia="MS Mincho"/>
        </w:rPr>
      </w:pPr>
      <w:del w:id="730" w:author="Brian Pratt" w:date="2023-08-09T14:44:00Z">
        <w:r w:rsidRPr="00C80EEC" w:rsidDel="008E3728">
          <w:rPr>
            <w:rFonts w:eastAsia="MS Mincho"/>
          </w:rPr>
          <w:delText>残りの</w:delText>
        </w:r>
        <w:r w:rsidRPr="00C80EEC" w:rsidDel="008E3728">
          <w:rPr>
            <w:rFonts w:eastAsia="MS Mincho"/>
          </w:rPr>
          <w:delText>3</w:delText>
        </w:r>
        <w:r w:rsidRPr="00C80EEC" w:rsidDel="008E3728">
          <w:rPr>
            <w:rFonts w:eastAsia="MS Mincho"/>
          </w:rPr>
          <w:delText>つのタブ</w:delText>
        </w:r>
        <w:r w:rsidR="00CC4D8C" w:rsidDel="008E3728">
          <w:rPr>
            <w:rFonts w:eastAsia="MS Mincho" w:hint="eastAsia"/>
          </w:rPr>
          <w:delText>についてですが、</w:delText>
        </w:r>
        <w:r w:rsidRPr="00C80EEC" w:rsidDel="008E3728">
          <w:rPr>
            <w:rFonts w:eastAsia="MS Mincho"/>
          </w:rPr>
          <w:delText xml:space="preserve">[ </w:delText>
        </w:r>
        <w:r w:rsidRPr="00C80EEC" w:rsidDel="008E3728">
          <w:rPr>
            <w:rFonts w:eastAsia="MS Mincho"/>
            <w:b/>
          </w:rPr>
          <w:delText>ライブラリ</w:delText>
        </w:r>
        <w:r w:rsidRPr="00C80EEC" w:rsidDel="008E3728">
          <w:rPr>
            <w:rFonts w:eastAsia="MS Mincho"/>
          </w:rPr>
          <w:delText xml:space="preserve"> ] </w:delText>
        </w:r>
        <w:r w:rsidRPr="00C80EEC" w:rsidDel="008E3728">
          <w:rPr>
            <w:rFonts w:eastAsia="MS Mincho"/>
          </w:rPr>
          <w:delText>および</w:delText>
        </w:r>
        <w:r w:rsidRPr="00C80EEC" w:rsidDel="008E3728">
          <w:rPr>
            <w:rFonts w:eastAsia="MS Mincho"/>
          </w:rPr>
          <w:delText xml:space="preserve"> [ </w:delText>
        </w:r>
        <w:r w:rsidRPr="00C80EEC" w:rsidDel="008E3728">
          <w:rPr>
            <w:rFonts w:eastAsia="MS Mincho"/>
            <w:b/>
          </w:rPr>
          <w:delText>フルスキャン</w:delText>
        </w:r>
        <w:r w:rsidRPr="00C80EEC" w:rsidDel="008E3728">
          <w:rPr>
            <w:rFonts w:eastAsia="MS Mincho"/>
          </w:rPr>
          <w:delText xml:space="preserve"> ]</w:delText>
        </w:r>
        <w:r w:rsidR="00CC4D8C" w:rsidDel="008E3728">
          <w:rPr>
            <w:rFonts w:eastAsia="MS Mincho" w:hint="eastAsia"/>
          </w:rPr>
          <w:delText>は今回は関係ないので適用外</w:delText>
        </w:r>
        <w:r w:rsidR="00D669EC" w:rsidDel="008E3728">
          <w:rPr>
            <w:rFonts w:eastAsia="MS Mincho" w:hint="eastAsia"/>
          </w:rPr>
          <w:delText>、</w:delText>
        </w:r>
        <w:r w:rsidR="00CC4D8C" w:rsidRPr="00C80EEC" w:rsidDel="008E3728">
          <w:rPr>
            <w:rFonts w:eastAsia="MS Mincho"/>
          </w:rPr>
          <w:delText xml:space="preserve">[ </w:delText>
        </w:r>
        <w:r w:rsidR="00CC4D8C" w:rsidRPr="00C80EEC" w:rsidDel="008E3728">
          <w:rPr>
            <w:rFonts w:eastAsia="MS Mincho"/>
            <w:b/>
          </w:rPr>
          <w:delText>装置</w:delText>
        </w:r>
        <w:r w:rsidR="00CC4D8C" w:rsidRPr="00C80EEC" w:rsidDel="008E3728">
          <w:rPr>
            <w:rFonts w:eastAsia="MS Mincho"/>
          </w:rPr>
          <w:delText xml:space="preserve"> ]</w:delText>
        </w:r>
        <w:r w:rsidR="00CC4D8C" w:rsidDel="008E3728">
          <w:rPr>
            <w:rFonts w:eastAsia="MS Mincho" w:hint="eastAsia"/>
          </w:rPr>
          <w:delText>については</w:delText>
        </w:r>
        <w:r w:rsidRPr="00C80EEC" w:rsidDel="008E3728">
          <w:rPr>
            <w:rFonts w:eastAsia="MS Mincho"/>
          </w:rPr>
          <w:delText>デフォルト</w:delText>
        </w:r>
        <w:r w:rsidR="00CC4D8C" w:rsidDel="008E3728">
          <w:rPr>
            <w:rFonts w:eastAsia="MS Mincho" w:hint="eastAsia"/>
          </w:rPr>
          <w:delText>での対応が可能なため設定変更は不要となります</w:delText>
        </w:r>
        <w:r w:rsidRPr="00C80EEC" w:rsidDel="008E3728">
          <w:rPr>
            <w:rFonts w:eastAsia="MS Mincho"/>
          </w:rPr>
          <w:delText>。</w:delText>
        </w:r>
      </w:del>
    </w:p>
    <w:p w14:paraId="4924E7E9" w14:textId="752606A2" w:rsidR="00D21745" w:rsidRPr="00C80EEC" w:rsidDel="008E3728" w:rsidRDefault="000D70FC" w:rsidP="008E3728">
      <w:pPr>
        <w:rPr>
          <w:del w:id="731" w:author="Brian Pratt" w:date="2023-08-09T14:44:00Z"/>
          <w:rFonts w:eastAsia="MS Mincho"/>
        </w:rPr>
      </w:pPr>
      <w:del w:id="732" w:author="Brian Pratt" w:date="2023-08-09T14:44:00Z">
        <w:r w:rsidRPr="00C80EEC" w:rsidDel="008E3728">
          <w:rPr>
            <w:rFonts w:eastAsia="MS Mincho"/>
          </w:rPr>
          <w:delText>以下のようにして</w:delText>
        </w:r>
        <w:r w:rsidRPr="00C80EEC" w:rsidDel="008E3728">
          <w:rPr>
            <w:rFonts w:eastAsia="MS Mincho"/>
          </w:rPr>
          <w:delText>Skyline</w:delText>
        </w:r>
        <w:r w:rsidRPr="00C80EEC" w:rsidDel="008E3728">
          <w:rPr>
            <w:rFonts w:eastAsia="MS Mincho"/>
          </w:rPr>
          <w:delText>ドキュメントを保存します。</w:delText>
        </w:r>
      </w:del>
    </w:p>
    <w:p w14:paraId="27E1A3A6" w14:textId="77DFB7BE" w:rsidR="00D21745" w:rsidRPr="00C80EEC" w:rsidDel="008E3728" w:rsidRDefault="004812FA" w:rsidP="008E3728">
      <w:pPr>
        <w:rPr>
          <w:del w:id="733" w:author="Brian Pratt" w:date="2023-08-09T14:44:00Z"/>
          <w:rFonts w:eastAsia="MS Mincho"/>
        </w:rPr>
      </w:pPr>
      <w:del w:id="734" w:author="Brian Pratt" w:date="2023-08-09T14:44:00Z">
        <w:r w:rsidRPr="00C80EEC" w:rsidDel="008E3728">
          <w:rPr>
            <w:rFonts w:eastAsia="MS Mincho"/>
          </w:rPr>
          <w:delText xml:space="preserve">[ </w:delText>
        </w:r>
        <w:r w:rsidR="00D21745" w:rsidRPr="00C80EEC" w:rsidDel="008E3728">
          <w:rPr>
            <w:rFonts w:eastAsia="MS Mincho"/>
            <w:b/>
          </w:rPr>
          <w:delText>ファイル</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 </w:delText>
        </w:r>
        <w:r w:rsidR="00D21745" w:rsidRPr="00C80EEC" w:rsidDel="008E3728">
          <w:rPr>
            <w:rFonts w:eastAsia="MS Mincho"/>
            <w:b/>
          </w:rPr>
          <w:delText>保存</w:delText>
        </w:r>
        <w:r w:rsidRPr="00C80EEC" w:rsidDel="008E3728">
          <w:rPr>
            <w:rFonts w:eastAsia="MS Mincho"/>
          </w:rPr>
          <w:delText xml:space="preserve"> ] </w:delText>
        </w:r>
        <w:r w:rsidRPr="00C80EEC" w:rsidDel="008E3728">
          <w:rPr>
            <w:rFonts w:eastAsia="MS Mincho"/>
          </w:rPr>
          <w:delText>をクリックします（</w:delText>
        </w:r>
        <w:r w:rsidRPr="00C80EEC" w:rsidDel="008E3728">
          <w:rPr>
            <w:rFonts w:eastAsia="MS Mincho"/>
          </w:rPr>
          <w:delText>Ctrl+S</w:delText>
        </w:r>
        <w:r w:rsidRPr="00C80EEC" w:rsidDel="008E3728">
          <w:rPr>
            <w:rFonts w:eastAsia="MS Mincho"/>
          </w:rPr>
          <w:delText>）。</w:delText>
        </w:r>
      </w:del>
    </w:p>
    <w:p w14:paraId="164FCE28" w14:textId="5342F8B9" w:rsidR="004812FA" w:rsidRPr="00C80EEC" w:rsidDel="008E3728" w:rsidRDefault="004812FA" w:rsidP="008E3728">
      <w:pPr>
        <w:rPr>
          <w:del w:id="735" w:author="Brian Pratt" w:date="2023-08-09T14:44:00Z"/>
          <w:rFonts w:eastAsia="MS Mincho"/>
        </w:rPr>
      </w:pPr>
      <w:del w:id="736" w:author="Brian Pratt" w:date="2023-08-09T14:44:00Z">
        <w:r w:rsidRPr="00C80EEC" w:rsidDel="008E3728">
          <w:rPr>
            <w:rFonts w:eastAsia="MS Mincho"/>
          </w:rPr>
          <w:delText>作成した</w:delText>
        </w:r>
        <w:r w:rsidRPr="00C80EEC" w:rsidDel="008E3728">
          <w:rPr>
            <w:rFonts w:eastAsia="MS Mincho"/>
          </w:rPr>
          <w:delText>SmallMolMethodCE</w:delText>
        </w:r>
        <w:r w:rsidRPr="00C80EEC" w:rsidDel="008E3728">
          <w:rPr>
            <w:rFonts w:eastAsia="MS Mincho"/>
          </w:rPr>
          <w:delText>フォルダ</w:delText>
        </w:r>
        <w:r w:rsidR="00CC4D8C" w:rsidDel="008E3728">
          <w:rPr>
            <w:rFonts w:eastAsia="MS Mincho" w:hint="eastAsia"/>
          </w:rPr>
          <w:delText>へ</w:delText>
        </w:r>
        <w:r w:rsidRPr="00C80EEC" w:rsidDel="008E3728">
          <w:rPr>
            <w:rFonts w:eastAsia="MS Mincho"/>
          </w:rPr>
          <w:delText>移動します。</w:delText>
        </w:r>
      </w:del>
    </w:p>
    <w:p w14:paraId="0EA48683" w14:textId="3162E4F3" w:rsidR="004812FA" w:rsidRPr="00C80EEC" w:rsidDel="008E3728" w:rsidRDefault="004812FA" w:rsidP="008E3728">
      <w:pPr>
        <w:rPr>
          <w:del w:id="737" w:author="Brian Pratt" w:date="2023-08-09T14:44:00Z"/>
          <w:rFonts w:eastAsia="MS Mincho"/>
        </w:rPr>
      </w:pPr>
      <w:del w:id="738" w:author="Brian Pratt" w:date="2023-08-09T14:44:00Z">
        <w:r w:rsidRPr="00C80EEC" w:rsidDel="008E3728">
          <w:rPr>
            <w:rFonts w:eastAsia="MS Mincho"/>
          </w:rPr>
          <w:delText xml:space="preserve">[ </w:delText>
        </w:r>
        <w:r w:rsidRPr="00C80EEC" w:rsidDel="008E3728">
          <w:rPr>
            <w:rFonts w:eastAsia="MS Mincho"/>
            <w:b/>
          </w:rPr>
          <w:delText>ファイル名</w:delText>
        </w:r>
        <w:r w:rsidRPr="00C80EEC" w:rsidDel="008E3728">
          <w:rPr>
            <w:rFonts w:eastAsia="MS Mincho"/>
          </w:rPr>
          <w:delText xml:space="preserve"> ] </w:delText>
        </w:r>
        <w:r w:rsidRPr="00C80EEC" w:rsidDel="008E3728">
          <w:rPr>
            <w:rFonts w:eastAsia="MS Mincho"/>
          </w:rPr>
          <w:delText>に「</w:delText>
        </w:r>
        <w:r w:rsidRPr="00C80EEC" w:rsidDel="008E3728">
          <w:rPr>
            <w:rFonts w:eastAsia="MS Mincho"/>
          </w:rPr>
          <w:delText>EnergyMet</w:delText>
        </w:r>
        <w:r w:rsidRPr="00C80EEC" w:rsidDel="008E3728">
          <w:rPr>
            <w:rFonts w:eastAsia="MS Mincho"/>
          </w:rPr>
          <w:delText>」と入力します。</w:delText>
        </w:r>
      </w:del>
    </w:p>
    <w:p w14:paraId="58C908FC" w14:textId="307C3993" w:rsidR="00E26A6B" w:rsidRPr="00C80EEC" w:rsidDel="008E3728" w:rsidRDefault="004812FA" w:rsidP="008E3728">
      <w:pPr>
        <w:rPr>
          <w:del w:id="739" w:author="Brian Pratt" w:date="2023-08-09T14:44:00Z"/>
          <w:rFonts w:eastAsia="MS Mincho"/>
        </w:rPr>
      </w:pPr>
      <w:del w:id="740" w:author="Brian Pratt" w:date="2023-08-09T14:44:00Z">
        <w:r w:rsidRPr="00C80EEC" w:rsidDel="008E3728">
          <w:rPr>
            <w:rFonts w:eastAsia="MS Mincho"/>
          </w:rPr>
          <w:delText xml:space="preserve">[ </w:delText>
        </w:r>
        <w:r w:rsidRPr="00C80EEC" w:rsidDel="008E3728">
          <w:rPr>
            <w:rFonts w:eastAsia="MS Mincho"/>
            <w:b/>
          </w:rPr>
          <w:delText>保存</w:delText>
        </w:r>
        <w:r w:rsidRPr="00C80EEC" w:rsidDel="008E3728">
          <w:rPr>
            <w:rFonts w:eastAsia="MS Mincho"/>
          </w:rPr>
          <w:delText xml:space="preserve"> ] </w:delText>
        </w:r>
        <w:r w:rsidRPr="00C80EEC" w:rsidDel="008E3728">
          <w:rPr>
            <w:rFonts w:eastAsia="MS Mincho"/>
          </w:rPr>
          <w:delText>ボタンをクリックします。</w:delText>
        </w:r>
      </w:del>
    </w:p>
    <w:p w14:paraId="336A8AA2" w14:textId="327168E6" w:rsidR="000D70FC" w:rsidRPr="00C80EEC" w:rsidDel="008E3728" w:rsidRDefault="00CC4D8C" w:rsidP="008E3728">
      <w:pPr>
        <w:rPr>
          <w:del w:id="741" w:author="Brian Pratt" w:date="2023-08-09T14:44:00Z"/>
          <w:rFonts w:eastAsia="MS Mincho"/>
        </w:rPr>
      </w:pPr>
      <w:del w:id="742" w:author="Brian Pratt" w:date="2023-08-09T14:44:00Z">
        <w:r w:rsidDel="008E3728">
          <w:rPr>
            <w:rFonts w:eastAsia="MS Mincho" w:hint="eastAsia"/>
          </w:rPr>
          <w:delText>Unscheduled</w:delText>
        </w:r>
        <w:r w:rsidDel="008E3728">
          <w:rPr>
            <w:rFonts w:eastAsia="MS Mincho" w:hint="eastAsia"/>
          </w:rPr>
          <w:delText>（</w:delText>
        </w:r>
        <w:r w:rsidR="002064E4" w:rsidRPr="00C80EEC" w:rsidDel="008E3728">
          <w:rPr>
            <w:rFonts w:eastAsia="MS Mincho"/>
          </w:rPr>
          <w:delText>スケジュール化されていない</w:delText>
        </w:r>
        <w:r w:rsidDel="008E3728">
          <w:rPr>
            <w:rFonts w:eastAsia="MS Mincho" w:hint="eastAsia"/>
          </w:rPr>
          <w:delText>）</w:delText>
        </w:r>
        <w:r w:rsidR="002064E4" w:rsidRPr="00C80EEC" w:rsidDel="008E3728">
          <w:rPr>
            <w:rFonts w:eastAsia="MS Mincho"/>
          </w:rPr>
          <w:delText>メソッドのエクスポート</w:delText>
        </w:r>
      </w:del>
    </w:p>
    <w:p w14:paraId="19552F96" w14:textId="40C4AA35" w:rsidR="00ED5063" w:rsidRPr="00C80EEC" w:rsidDel="008E3728" w:rsidRDefault="00CC4D8C" w:rsidP="008E3728">
      <w:pPr>
        <w:rPr>
          <w:del w:id="743" w:author="Brian Pratt" w:date="2023-08-09T14:44:00Z"/>
          <w:rFonts w:eastAsia="MS Mincho"/>
        </w:rPr>
      </w:pPr>
      <w:del w:id="744" w:author="Brian Pratt" w:date="2023-08-09T14:44:00Z">
        <w:r w:rsidDel="008E3728">
          <w:rPr>
            <w:rFonts w:eastAsia="MS Mincho" w:hint="eastAsia"/>
          </w:rPr>
          <w:delText>測定に用いる</w:delText>
        </w:r>
        <w:r w:rsidR="00707713" w:rsidRPr="00C80EEC" w:rsidDel="008E3728">
          <w:rPr>
            <w:rFonts w:eastAsia="MS Mincho"/>
          </w:rPr>
          <w:delText>質量分析</w:delText>
        </w:r>
        <w:r w:rsidDel="008E3728">
          <w:rPr>
            <w:rFonts w:eastAsia="MS Mincho" w:hint="eastAsia"/>
          </w:rPr>
          <w:delText>装置</w:delText>
        </w:r>
        <w:r w:rsidR="00707713" w:rsidRPr="00C80EEC" w:rsidDel="008E3728">
          <w:rPr>
            <w:rFonts w:eastAsia="MS Mincho"/>
          </w:rPr>
          <w:delText>制御ソフトウェア</w:delText>
        </w:r>
        <w:r w:rsidDel="008E3728">
          <w:rPr>
            <w:rFonts w:eastAsia="MS Mincho" w:hint="eastAsia"/>
          </w:rPr>
          <w:delText>が</w:delText>
        </w:r>
        <w:r w:rsidR="00707713" w:rsidRPr="00C80EEC" w:rsidDel="008E3728">
          <w:rPr>
            <w:rFonts w:eastAsia="MS Mincho"/>
          </w:rPr>
          <w:delText>インストール</w:delText>
        </w:r>
        <w:r w:rsidDel="008E3728">
          <w:rPr>
            <w:rFonts w:eastAsia="MS Mincho" w:hint="eastAsia"/>
          </w:rPr>
          <w:delText>され</w:delText>
        </w:r>
        <w:r w:rsidR="00707713" w:rsidRPr="00C80EEC" w:rsidDel="008E3728">
          <w:rPr>
            <w:rFonts w:eastAsia="MS Mincho"/>
          </w:rPr>
          <w:delText>たコンピュータで</w:delText>
        </w:r>
        <w:r w:rsidR="00707713" w:rsidRPr="00C80EEC" w:rsidDel="008E3728">
          <w:rPr>
            <w:rFonts w:eastAsia="MS Mincho"/>
          </w:rPr>
          <w:delText>Skyline</w:delText>
        </w:r>
        <w:r w:rsidR="00707713" w:rsidRPr="00C80EEC" w:rsidDel="008E3728">
          <w:rPr>
            <w:rFonts w:eastAsia="MS Mincho"/>
          </w:rPr>
          <w:delText>を</w:delText>
        </w:r>
        <w:r w:rsidDel="008E3728">
          <w:rPr>
            <w:rFonts w:eastAsia="MS Mincho" w:hint="eastAsia"/>
          </w:rPr>
          <w:delText>使う場合</w:delText>
        </w:r>
        <w:r w:rsidR="00707713" w:rsidRPr="00C80EEC" w:rsidDel="008E3728">
          <w:rPr>
            <w:rFonts w:eastAsia="MS Mincho"/>
          </w:rPr>
          <w:delText>、指定するテンプレートメソッドファイルを装置</w:delText>
        </w:r>
        <w:r w:rsidDel="008E3728">
          <w:rPr>
            <w:rFonts w:eastAsia="MS Mincho" w:hint="eastAsia"/>
          </w:rPr>
          <w:delText>の</w:delText>
        </w:r>
        <w:r w:rsidR="00707713" w:rsidRPr="00C80EEC" w:rsidDel="008E3728">
          <w:rPr>
            <w:rFonts w:eastAsia="MS Mincho"/>
          </w:rPr>
          <w:delText>メソッド</w:delText>
        </w:r>
        <w:r w:rsidDel="008E3728">
          <w:rPr>
            <w:rFonts w:eastAsia="MS Mincho" w:hint="eastAsia"/>
          </w:rPr>
          <w:delText>へ</w:delText>
        </w:r>
        <w:r w:rsidR="00707713" w:rsidRPr="00C80EEC" w:rsidDel="008E3728">
          <w:rPr>
            <w:rFonts w:eastAsia="MS Mincho"/>
          </w:rPr>
          <w:delText>エクスポート</w:delText>
        </w:r>
        <w:r w:rsidDel="008E3728">
          <w:rPr>
            <w:rFonts w:eastAsia="MS Mincho" w:hint="eastAsia"/>
          </w:rPr>
          <w:delText>も</w:delText>
        </w:r>
        <w:r w:rsidR="00707713" w:rsidRPr="00C80EEC" w:rsidDel="008E3728">
          <w:rPr>
            <w:rFonts w:eastAsia="MS Mincho"/>
          </w:rPr>
          <w:delText>できます。一部の</w:delText>
        </w:r>
        <w:r w:rsidR="00707713" w:rsidRPr="00C80EEC" w:rsidDel="008E3728">
          <w:rPr>
            <w:rFonts w:eastAsia="MS Mincho"/>
          </w:rPr>
          <w:delText>Thermo</w:delText>
        </w:r>
        <w:r w:rsidR="00707713" w:rsidRPr="00C80EEC" w:rsidDel="008E3728">
          <w:rPr>
            <w:rFonts w:eastAsia="MS Mincho"/>
          </w:rPr>
          <w:delText>装置では装置制御コンピュータで</w:delText>
        </w:r>
        <w:r w:rsidDel="008E3728">
          <w:rPr>
            <w:rFonts w:eastAsia="MS Mincho" w:hint="eastAsia"/>
          </w:rPr>
          <w:delText>の</w:delText>
        </w:r>
        <w:r w:rsidR="00707713" w:rsidRPr="00C80EEC" w:rsidDel="008E3728">
          <w:rPr>
            <w:rFonts w:eastAsia="MS Mincho"/>
          </w:rPr>
          <w:delText>実行</w:delText>
        </w:r>
        <w:r w:rsidDel="008E3728">
          <w:rPr>
            <w:rFonts w:eastAsia="MS Mincho" w:hint="eastAsia"/>
          </w:rPr>
          <w:delText>が必須となります</w:delText>
        </w:r>
        <w:r w:rsidR="00707713" w:rsidRPr="00C80EEC" w:rsidDel="008E3728">
          <w:rPr>
            <w:rFonts w:eastAsia="MS Mincho"/>
          </w:rPr>
          <w:delText>。</w:delText>
        </w:r>
      </w:del>
    </w:p>
    <w:p w14:paraId="740F52F3" w14:textId="51BB6D69" w:rsidR="000D70FC" w:rsidRPr="00C80EEC" w:rsidDel="008E3728" w:rsidRDefault="008C3598" w:rsidP="008E3728">
      <w:pPr>
        <w:rPr>
          <w:del w:id="745" w:author="Brian Pratt" w:date="2023-08-09T14:44:00Z"/>
          <w:rFonts w:eastAsia="MS Mincho"/>
        </w:rPr>
      </w:pPr>
      <w:del w:id="746" w:author="Brian Pratt" w:date="2023-08-09T14:44:00Z">
        <w:r w:rsidDel="008E3728">
          <w:rPr>
            <w:rFonts w:eastAsia="MS Mincho" w:hint="eastAsia"/>
          </w:rPr>
          <w:delText>Raw</w:delText>
        </w:r>
        <w:r w:rsidDel="008E3728">
          <w:rPr>
            <w:rFonts w:eastAsia="MS Mincho" w:hint="eastAsia"/>
          </w:rPr>
          <w:delText>データが今回は</w:delText>
        </w:r>
        <w:r w:rsidDel="008E3728">
          <w:rPr>
            <w:rFonts w:eastAsia="MS Mincho" w:hint="eastAsia"/>
          </w:rPr>
          <w:delText>Waters</w:delText>
        </w:r>
        <w:r w:rsidDel="008E3728">
          <w:rPr>
            <w:rFonts w:eastAsia="MS Mincho" w:hint="eastAsia"/>
          </w:rPr>
          <w:delText>の装置であるため、</w:delText>
        </w:r>
        <w:r w:rsidR="000D70FC" w:rsidRPr="00C80EEC" w:rsidDel="008E3728">
          <w:rPr>
            <w:rFonts w:eastAsia="MS Mincho"/>
          </w:rPr>
          <w:delText>Waters MassLynx</w:delText>
        </w:r>
        <w:r w:rsidR="000D70FC" w:rsidRPr="00C80EEC" w:rsidDel="008E3728">
          <w:rPr>
            <w:rFonts w:eastAsia="MS Mincho"/>
          </w:rPr>
          <w:delText>がインストールされていない場合には、「トランジションリストのエクスポート」</w:delText>
        </w:r>
        <w:r w:rsidDel="008E3728">
          <w:rPr>
            <w:rFonts w:eastAsia="MS Mincho" w:hint="eastAsia"/>
          </w:rPr>
          <w:delText>のセクション</w:delText>
        </w:r>
        <w:r w:rsidR="000D70FC" w:rsidRPr="00C80EEC" w:rsidDel="008E3728">
          <w:rPr>
            <w:rFonts w:eastAsia="MS Mincho"/>
          </w:rPr>
          <w:delText>に進んでください。</w:delText>
        </w:r>
      </w:del>
    </w:p>
    <w:p w14:paraId="0AEE1CBB" w14:textId="40F83B9E" w:rsidR="00381052" w:rsidRPr="00C80EEC" w:rsidDel="008E3728" w:rsidRDefault="008C3598" w:rsidP="008E3728">
      <w:pPr>
        <w:rPr>
          <w:del w:id="747" w:author="Brian Pratt" w:date="2023-08-09T14:44:00Z"/>
          <w:rFonts w:eastAsia="MS Mincho"/>
        </w:rPr>
      </w:pPr>
      <w:del w:id="748" w:author="Brian Pratt" w:date="2023-08-09T14:44:00Z">
        <w:r w:rsidDel="008E3728">
          <w:rPr>
            <w:rFonts w:eastAsia="MS Mincho" w:hint="eastAsia"/>
          </w:rPr>
          <w:delText>インストールがすでに完了している場合は</w:delText>
        </w:r>
        <w:r w:rsidR="00A117BD" w:rsidRPr="00C80EEC" w:rsidDel="008E3728">
          <w:rPr>
            <w:rFonts w:eastAsia="MS Mincho"/>
          </w:rPr>
          <w:delText>以下のように</w:delText>
        </w:r>
        <w:r w:rsidDel="008E3728">
          <w:rPr>
            <w:rFonts w:eastAsia="MS Mincho" w:hint="eastAsia"/>
          </w:rPr>
          <w:delText>測定</w:delText>
        </w:r>
        <w:r w:rsidR="00A117BD" w:rsidRPr="00C80EEC" w:rsidDel="008E3728">
          <w:rPr>
            <w:rFonts w:eastAsia="MS Mincho"/>
          </w:rPr>
          <w:delText>時間が</w:delText>
        </w:r>
        <w:r w:rsidR="00A117BD" w:rsidRPr="00C80EEC" w:rsidDel="008E3728">
          <w:rPr>
            <w:rFonts w:eastAsia="MS Mincho"/>
          </w:rPr>
          <w:delText>2</w:delText>
        </w:r>
        <w:r w:rsidR="00A117BD" w:rsidRPr="00C80EEC" w:rsidDel="008E3728">
          <w:rPr>
            <w:rFonts w:eastAsia="MS Mincho"/>
          </w:rPr>
          <w:delText>分と</w:delText>
        </w:r>
        <w:r w:rsidR="00A117BD" w:rsidRPr="00C80EEC" w:rsidDel="008E3728">
          <w:rPr>
            <w:rFonts w:eastAsia="MS Mincho"/>
          </w:rPr>
          <w:delText>5</w:delText>
        </w:r>
        <w:r w:rsidR="00A117BD" w:rsidRPr="00C80EEC" w:rsidDel="008E3728">
          <w:rPr>
            <w:rFonts w:eastAsia="MS Mincho"/>
          </w:rPr>
          <w:delText>分の</w:delText>
        </w:r>
        <w:r w:rsidR="00A117BD" w:rsidRPr="00C80EEC" w:rsidDel="008E3728">
          <w:rPr>
            <w:rFonts w:eastAsia="MS Mincho"/>
          </w:rPr>
          <w:delText>2</w:delText>
        </w:r>
        <w:r w:rsidR="00A117BD" w:rsidRPr="00C80EEC" w:rsidDel="008E3728">
          <w:rPr>
            <w:rFonts w:eastAsia="MS Mincho"/>
          </w:rPr>
          <w:delText>つのメソッドをエクスポートします。</w:delText>
        </w:r>
      </w:del>
    </w:p>
    <w:p w14:paraId="6BD0ED80" w14:textId="7E3275F9" w:rsidR="00A117BD" w:rsidRPr="00C80EEC" w:rsidDel="008E3728" w:rsidRDefault="00A117BD" w:rsidP="008E3728">
      <w:pPr>
        <w:rPr>
          <w:del w:id="749" w:author="Brian Pratt" w:date="2023-08-09T14:44:00Z"/>
          <w:rFonts w:eastAsia="MS Mincho"/>
        </w:rPr>
      </w:pPr>
      <w:del w:id="750" w:author="Brian Pratt" w:date="2023-08-09T14:44:00Z">
        <w:r w:rsidRPr="00C80EEC" w:rsidDel="008E3728">
          <w:rPr>
            <w:rFonts w:eastAsia="MS Mincho"/>
          </w:rPr>
          <w:delText xml:space="preserve">[ </w:delText>
        </w:r>
        <w:r w:rsidR="00381052" w:rsidRPr="00C80EEC" w:rsidDel="008E3728">
          <w:rPr>
            <w:rFonts w:eastAsia="MS Mincho"/>
            <w:b/>
          </w:rPr>
          <w:delText>ファイル</w:delText>
        </w:r>
        <w:r w:rsidR="00381052" w:rsidRPr="00C80EEC" w:rsidDel="008E3728">
          <w:rPr>
            <w:rFonts w:eastAsia="MS Mincho"/>
            <w:b/>
          </w:rPr>
          <w:delText xml:space="preserve"> ] </w:delText>
        </w:r>
        <w:r w:rsidR="00381052" w:rsidRPr="00C80EEC" w:rsidDel="008E3728">
          <w:rPr>
            <w:rFonts w:eastAsia="MS Mincho"/>
            <w:b/>
          </w:rPr>
          <w:delText>メニューで</w:delText>
        </w:r>
        <w:r w:rsidR="00381052" w:rsidRPr="00C80EEC" w:rsidDel="008E3728">
          <w:rPr>
            <w:rFonts w:eastAsia="MS Mincho"/>
            <w:b/>
          </w:rPr>
          <w:delText xml:space="preserve"> [ </w:delText>
        </w:r>
        <w:r w:rsidR="00381052" w:rsidRPr="00C80EEC" w:rsidDel="008E3728">
          <w:rPr>
            <w:rFonts w:eastAsia="MS Mincho"/>
            <w:b/>
          </w:rPr>
          <w:delText>エクスポート</w:delText>
        </w:r>
        <w:r w:rsidRPr="00C80EEC" w:rsidDel="008E3728">
          <w:rPr>
            <w:rFonts w:eastAsia="MS Mincho"/>
          </w:rPr>
          <w:delText xml:space="preserve"> ] </w:delText>
        </w:r>
        <w:r w:rsidRPr="00C80EEC" w:rsidDel="008E3728">
          <w:rPr>
            <w:rFonts w:eastAsia="MS Mincho"/>
          </w:rPr>
          <w:delText>を選択し、</w:delText>
        </w:r>
        <w:r w:rsidRPr="00C80EEC" w:rsidDel="008E3728">
          <w:rPr>
            <w:rFonts w:eastAsia="MS Mincho"/>
          </w:rPr>
          <w:delText xml:space="preserve">[ </w:delText>
        </w:r>
        <w:r w:rsidRPr="00C80EEC" w:rsidDel="008E3728">
          <w:rPr>
            <w:rFonts w:eastAsia="MS Mincho"/>
            <w:b/>
          </w:rPr>
          <w:delText>メソッド</w:delText>
        </w:r>
        <w:r w:rsidRPr="00C80EEC" w:rsidDel="008E3728">
          <w:rPr>
            <w:rFonts w:eastAsia="MS Mincho"/>
          </w:rPr>
          <w:delText xml:space="preserve"> ] </w:delText>
        </w:r>
        <w:r w:rsidRPr="00C80EEC" w:rsidDel="008E3728">
          <w:rPr>
            <w:rFonts w:eastAsia="MS Mincho"/>
          </w:rPr>
          <w:delText>をクリックします。</w:delText>
        </w:r>
      </w:del>
    </w:p>
    <w:p w14:paraId="493430D9" w14:textId="647B4E08" w:rsidR="0061745D" w:rsidRPr="00C80EEC" w:rsidDel="008E3728" w:rsidRDefault="00AF2AAC" w:rsidP="008E3728">
      <w:pPr>
        <w:rPr>
          <w:del w:id="751" w:author="Brian Pratt" w:date="2023-08-09T14:44:00Z"/>
          <w:rFonts w:eastAsia="MS Mincho"/>
        </w:rPr>
      </w:pPr>
      <w:del w:id="752" w:author="Brian Pratt" w:date="2023-08-09T14:44:00Z">
        <w:r w:rsidRPr="00C80EEC" w:rsidDel="008E3728">
          <w:rPr>
            <w:rFonts w:eastAsia="MS Mincho"/>
          </w:rPr>
          <w:delText xml:space="preserve">[ </w:delText>
        </w:r>
        <w:r w:rsidRPr="00C80EEC" w:rsidDel="008E3728">
          <w:rPr>
            <w:rFonts w:eastAsia="MS Mincho"/>
            <w:b/>
          </w:rPr>
          <w:delText>装置タイプ</w:delText>
        </w:r>
        <w:r w:rsidRPr="00C80EEC" w:rsidDel="008E3728">
          <w:rPr>
            <w:rFonts w:eastAsia="MS Mincho"/>
          </w:rPr>
          <w:delText xml:space="preserve"> ] </w:delText>
        </w:r>
        <w:r w:rsidRPr="00C80EEC" w:rsidDel="008E3728">
          <w:rPr>
            <w:rFonts w:eastAsia="MS Mincho"/>
          </w:rPr>
          <w:delText>ドロップダウンリストで、「</w:delText>
        </w:r>
        <w:r w:rsidRPr="00C80EEC" w:rsidDel="008E3728">
          <w:rPr>
            <w:rFonts w:eastAsia="MS Mincho"/>
          </w:rPr>
          <w:delText>Waters Xevo TQ</w:delText>
        </w:r>
        <w:r w:rsidRPr="00C80EEC" w:rsidDel="008E3728">
          <w:rPr>
            <w:rFonts w:eastAsia="MS Mincho"/>
          </w:rPr>
          <w:delText>」を選択します。</w:delText>
        </w:r>
      </w:del>
    </w:p>
    <w:p w14:paraId="7242DDA7" w14:textId="05B0EB51" w:rsidR="00AF2AAC" w:rsidRPr="00C80EEC" w:rsidDel="008E3728" w:rsidRDefault="00AF2AAC" w:rsidP="008E3728">
      <w:pPr>
        <w:rPr>
          <w:del w:id="753" w:author="Brian Pratt" w:date="2023-08-09T14:44:00Z"/>
          <w:rFonts w:eastAsia="MS Mincho"/>
        </w:rPr>
      </w:pPr>
      <w:del w:id="754" w:author="Brian Pratt" w:date="2023-08-09T14:44:00Z">
        <w:r w:rsidRPr="00C80EEC" w:rsidDel="008E3728">
          <w:rPr>
            <w:rFonts w:eastAsia="MS Mincho"/>
          </w:rPr>
          <w:delText xml:space="preserve">[ </w:delText>
        </w:r>
        <w:r w:rsidRPr="00C80EEC" w:rsidDel="008E3728">
          <w:rPr>
            <w:rFonts w:eastAsia="MS Mincho"/>
            <w:b/>
          </w:rPr>
          <w:delText>実行時間</w:delText>
        </w:r>
        <w:r w:rsidRPr="00C80EEC" w:rsidDel="008E3728">
          <w:rPr>
            <w:rFonts w:eastAsia="MS Mincho"/>
          </w:rPr>
          <w:delText xml:space="preserve"> ] </w:delText>
        </w:r>
        <w:r w:rsidRPr="00C80EEC" w:rsidDel="008E3728">
          <w:rPr>
            <w:rFonts w:eastAsia="MS Mincho"/>
          </w:rPr>
          <w:delText>に「</w:delText>
        </w:r>
        <w:r w:rsidRPr="00C80EEC" w:rsidDel="008E3728">
          <w:rPr>
            <w:rFonts w:eastAsia="MS Mincho"/>
          </w:rPr>
          <w:delText>2</w:delText>
        </w:r>
        <w:r w:rsidRPr="00C80EEC" w:rsidDel="008E3728">
          <w:rPr>
            <w:rFonts w:eastAsia="MS Mincho"/>
          </w:rPr>
          <w:delText>」を入力します。</w:delText>
        </w:r>
      </w:del>
    </w:p>
    <w:p w14:paraId="0A3E544B" w14:textId="30AFBEAA" w:rsidR="00AF2AAC" w:rsidRPr="00C80EEC" w:rsidDel="008E3728" w:rsidRDefault="00AF2AAC" w:rsidP="008E3728">
      <w:pPr>
        <w:rPr>
          <w:del w:id="755" w:author="Brian Pratt" w:date="2023-08-09T14:44:00Z"/>
          <w:rFonts w:eastAsia="MS Mincho"/>
        </w:rPr>
      </w:pPr>
      <w:del w:id="756" w:author="Brian Pratt" w:date="2023-08-09T14:44:00Z">
        <w:r w:rsidRPr="00C80EEC" w:rsidDel="008E3728">
          <w:rPr>
            <w:rFonts w:eastAsia="MS Mincho"/>
          </w:rPr>
          <w:delText xml:space="preserve">[ </w:delText>
        </w:r>
        <w:r w:rsidRPr="00C80EEC" w:rsidDel="008E3728">
          <w:rPr>
            <w:rFonts w:eastAsia="MS Mincho"/>
            <w:b/>
          </w:rPr>
          <w:delText>参照</w:delText>
        </w:r>
        <w:r w:rsidRPr="00C80EEC" w:rsidDel="008E3728">
          <w:rPr>
            <w:rFonts w:eastAsia="MS Mincho"/>
          </w:rPr>
          <w:delText xml:space="preserve"> ] </w:delText>
        </w:r>
        <w:r w:rsidRPr="00C80EEC" w:rsidDel="008E3728">
          <w:rPr>
            <w:rFonts w:eastAsia="MS Mincho"/>
          </w:rPr>
          <w:delText>ボタンをクリックし、チュートリアルフォルダにある</w:delText>
        </w:r>
        <w:r w:rsidRPr="00C80EEC" w:rsidDel="008E3728">
          <w:rPr>
            <w:rFonts w:eastAsia="MS Mincho"/>
          </w:rPr>
          <w:delText>VerifyETemplate.exp</w:delText>
        </w:r>
        <w:r w:rsidRPr="00C80EEC" w:rsidDel="008E3728">
          <w:rPr>
            <w:rFonts w:eastAsia="MS Mincho"/>
          </w:rPr>
          <w:delText>を選択します。</w:delText>
        </w:r>
      </w:del>
    </w:p>
    <w:p w14:paraId="14348835" w14:textId="0A89919A" w:rsidR="00AF2AAC" w:rsidRPr="00C80EEC" w:rsidDel="008E3728" w:rsidRDefault="00AF2AAC" w:rsidP="008E3728">
      <w:pPr>
        <w:rPr>
          <w:del w:id="757" w:author="Brian Pratt" w:date="2023-08-09T14:44:00Z"/>
          <w:rFonts w:eastAsia="MS Mincho"/>
        </w:rPr>
      </w:pPr>
      <w:del w:id="758" w:author="Brian Pratt" w:date="2023-08-09T14:44:00Z">
        <w:r w:rsidRPr="00C80EEC" w:rsidDel="008E3728">
          <w:rPr>
            <w:rFonts w:eastAsia="MS Mincho"/>
          </w:rPr>
          <w:delText xml:space="preserve">[ </w:delText>
        </w:r>
        <w:r w:rsidRPr="00C80EEC" w:rsidDel="008E3728">
          <w:rPr>
            <w:rFonts w:eastAsia="MS Mincho"/>
            <w:b/>
          </w:rPr>
          <w:delText>メソッドをエクスポート</w:delText>
        </w:r>
        <w:r w:rsidRPr="00C80EEC" w:rsidDel="008E3728">
          <w:rPr>
            <w:rFonts w:eastAsia="MS Mincho"/>
          </w:rPr>
          <w:delText xml:space="preserve"> ] </w:delText>
        </w:r>
        <w:r w:rsidRPr="00C80EEC" w:rsidDel="008E3728">
          <w:rPr>
            <w:rFonts w:eastAsia="MS Mincho"/>
          </w:rPr>
          <w:delText>は以下のようになります。</w:delText>
        </w:r>
      </w:del>
    </w:p>
    <w:p w14:paraId="3E5A0D41" w14:textId="49A25CD5" w:rsidR="00F64B7C" w:rsidRPr="00C80EEC" w:rsidDel="008E3728" w:rsidRDefault="007F3420" w:rsidP="008E3728">
      <w:pPr>
        <w:rPr>
          <w:del w:id="759" w:author="Brian Pratt" w:date="2023-08-09T14:44:00Z"/>
          <w:rFonts w:eastAsia="MS Mincho"/>
        </w:rPr>
      </w:pPr>
      <w:del w:id="760" w:author="Brian Pratt" w:date="2023-08-09T14:44:00Z">
        <w:r w:rsidRPr="00C80EEC" w:rsidDel="008E3728">
          <w:rPr>
            <w:rFonts w:eastAsia="MS Mincho"/>
            <w:noProof/>
            <w:lang w:eastAsia="en-US"/>
          </w:rPr>
          <w:drawing>
            <wp:inline distT="0" distB="0" distL="0" distR="0" wp14:anchorId="4618FBEF" wp14:editId="4785E08E">
              <wp:extent cx="3009900" cy="4324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3009900" cy="4324350"/>
                      </a:xfrm>
                      <a:prstGeom prst="rect">
                        <a:avLst/>
                      </a:prstGeom>
                    </pic:spPr>
                  </pic:pic>
                </a:graphicData>
              </a:graphic>
            </wp:inline>
          </w:drawing>
        </w:r>
      </w:del>
    </w:p>
    <w:p w14:paraId="1FBB52B4" w14:textId="5CC7940D" w:rsidR="00AF2AAC" w:rsidRPr="00C80EEC" w:rsidDel="008E3728" w:rsidRDefault="00265AB6" w:rsidP="008E3728">
      <w:pPr>
        <w:rPr>
          <w:del w:id="761" w:author="Brian Pratt" w:date="2023-08-09T14:44:00Z"/>
          <w:rFonts w:eastAsia="MS Mincho"/>
        </w:rPr>
      </w:pPr>
      <w:del w:id="762"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70607FEE" w14:textId="288F9686" w:rsidR="000D70FC" w:rsidRPr="00C80EEC" w:rsidDel="008E3728" w:rsidRDefault="00AF2AAC" w:rsidP="008E3728">
      <w:pPr>
        <w:rPr>
          <w:del w:id="763" w:author="Brian Pratt" w:date="2023-08-09T14:44:00Z"/>
          <w:rFonts w:eastAsia="MS Mincho"/>
        </w:rPr>
      </w:pPr>
      <w:del w:id="764" w:author="Brian Pratt" w:date="2023-08-09T14:44:00Z">
        <w:r w:rsidRPr="00C80EEC" w:rsidDel="008E3728">
          <w:rPr>
            <w:rFonts w:eastAsia="MS Mincho"/>
          </w:rPr>
          <w:delText>メソッドを「</w:delText>
        </w:r>
        <w:r w:rsidRPr="00C80EEC" w:rsidDel="008E3728">
          <w:rPr>
            <w:rFonts w:eastAsia="MS Mincho"/>
          </w:rPr>
          <w:delText>EnergyMet_2minutes</w:delText>
        </w:r>
        <w:r w:rsidRPr="00C80EEC" w:rsidDel="008E3728">
          <w:rPr>
            <w:rFonts w:eastAsia="MS Mincho"/>
          </w:rPr>
          <w:delText>」</w:delText>
        </w:r>
        <w:r w:rsidR="008C3598" w:rsidDel="008E3728">
          <w:rPr>
            <w:rFonts w:eastAsia="MS Mincho" w:hint="eastAsia"/>
          </w:rPr>
          <w:delText>の</w:delText>
        </w:r>
        <w:r w:rsidRPr="00C80EEC" w:rsidDel="008E3728">
          <w:rPr>
            <w:rFonts w:eastAsia="MS Mincho"/>
          </w:rPr>
          <w:delText>名前で保存します。</w:delText>
        </w:r>
      </w:del>
    </w:p>
    <w:p w14:paraId="4118C4AC" w14:textId="76864ED4" w:rsidR="00265AB6" w:rsidRPr="00C80EEC" w:rsidDel="008E3728" w:rsidRDefault="008C3598" w:rsidP="008E3728">
      <w:pPr>
        <w:rPr>
          <w:del w:id="765" w:author="Brian Pratt" w:date="2023-08-09T14:44:00Z"/>
          <w:rFonts w:eastAsia="MS Mincho"/>
        </w:rPr>
      </w:pPr>
      <w:del w:id="766" w:author="Brian Pratt" w:date="2023-08-09T14:44:00Z">
        <w:r w:rsidDel="008E3728">
          <w:rPr>
            <w:rFonts w:eastAsia="MS Mincho" w:hint="eastAsia"/>
          </w:rPr>
          <w:delText>次に</w:delText>
        </w:r>
        <w:r w:rsidR="000D70FC" w:rsidRPr="00C80EEC" w:rsidDel="008E3728">
          <w:rPr>
            <w:rFonts w:eastAsia="MS Mincho"/>
          </w:rPr>
          <w:delText>上記の手順を繰り返し、</w:delText>
        </w:r>
        <w:r w:rsidDel="008E3728">
          <w:rPr>
            <w:rFonts w:eastAsia="MS Mincho" w:hint="eastAsia"/>
          </w:rPr>
          <w:delText>今度は</w:delText>
        </w:r>
        <w:r w:rsidR="000D70FC" w:rsidRPr="00C80EEC" w:rsidDel="008E3728">
          <w:rPr>
            <w:rFonts w:eastAsia="MS Mincho"/>
          </w:rPr>
          <w:delText>実行時間を</w:delText>
        </w:r>
        <w:r w:rsidR="000D70FC" w:rsidRPr="00C80EEC" w:rsidDel="008E3728">
          <w:rPr>
            <w:rFonts w:eastAsia="MS Mincho"/>
          </w:rPr>
          <w:delText>5</w:delText>
        </w:r>
        <w:r w:rsidR="000D70FC" w:rsidRPr="00C80EEC" w:rsidDel="008E3728">
          <w:rPr>
            <w:rFonts w:eastAsia="MS Mincho"/>
          </w:rPr>
          <w:delText>に変更し「</w:delText>
        </w:r>
        <w:r w:rsidR="000D70FC" w:rsidRPr="00C80EEC" w:rsidDel="008E3728">
          <w:rPr>
            <w:rFonts w:eastAsia="MS Mincho"/>
          </w:rPr>
          <w:delText>EnergyMet_5minutes</w:delText>
        </w:r>
        <w:r w:rsidR="000D70FC" w:rsidRPr="00C80EEC" w:rsidDel="008E3728">
          <w:rPr>
            <w:rFonts w:eastAsia="MS Mincho"/>
          </w:rPr>
          <w:delText>」</w:delText>
        </w:r>
        <w:r w:rsidDel="008E3728">
          <w:rPr>
            <w:rFonts w:eastAsia="MS Mincho" w:hint="eastAsia"/>
          </w:rPr>
          <w:delText>の</w:delText>
        </w:r>
        <w:r w:rsidR="000D70FC" w:rsidRPr="00C80EEC" w:rsidDel="008E3728">
          <w:rPr>
            <w:rFonts w:eastAsia="MS Mincho"/>
          </w:rPr>
          <w:delText>名前で保存します。</w:delText>
        </w:r>
      </w:del>
    </w:p>
    <w:p w14:paraId="6E3DD405" w14:textId="3134BD37" w:rsidR="00DA4E6C" w:rsidRPr="00C80EEC" w:rsidDel="008E3728" w:rsidRDefault="008C3598" w:rsidP="008E3728">
      <w:pPr>
        <w:rPr>
          <w:del w:id="767" w:author="Brian Pratt" w:date="2023-08-09T14:44:00Z"/>
          <w:rFonts w:eastAsia="MS Mincho"/>
        </w:rPr>
      </w:pPr>
      <w:del w:id="768" w:author="Brian Pratt" w:date="2023-08-09T14:44:00Z">
        <w:r w:rsidDel="008E3728">
          <w:rPr>
            <w:rFonts w:eastAsia="MS Mincho" w:hint="eastAsia"/>
          </w:rPr>
          <w:delText>Unscheduled</w:delText>
        </w:r>
        <w:r w:rsidDel="008E3728">
          <w:rPr>
            <w:rFonts w:eastAsia="MS Mincho" w:hint="eastAsia"/>
          </w:rPr>
          <w:delText>（</w:delText>
        </w:r>
        <w:r w:rsidR="000D70FC" w:rsidRPr="00C80EEC" w:rsidDel="008E3728">
          <w:rPr>
            <w:rFonts w:eastAsia="MS Mincho"/>
          </w:rPr>
          <w:delText>スケジュール化されていない</w:delText>
        </w:r>
        <w:r w:rsidDel="008E3728">
          <w:rPr>
            <w:rFonts w:eastAsia="MS Mincho" w:hint="eastAsia"/>
          </w:rPr>
          <w:delText>）</w:delText>
        </w:r>
        <w:r w:rsidR="000D70FC" w:rsidRPr="00C80EEC" w:rsidDel="008E3728">
          <w:rPr>
            <w:rFonts w:eastAsia="MS Mincho"/>
          </w:rPr>
          <w:delText>トランジションリストのエクスポート</w:delText>
        </w:r>
      </w:del>
    </w:p>
    <w:p w14:paraId="54FBC657" w14:textId="3C0869A4" w:rsidR="000D70FC" w:rsidRPr="00C80EEC" w:rsidDel="008E3728" w:rsidRDefault="00836C4D" w:rsidP="008E3728">
      <w:pPr>
        <w:rPr>
          <w:del w:id="769" w:author="Brian Pratt" w:date="2023-08-09T14:44:00Z"/>
          <w:rFonts w:eastAsia="MS Mincho"/>
        </w:rPr>
      </w:pPr>
      <w:del w:id="770" w:author="Brian Pratt" w:date="2023-08-09T14:44:00Z">
        <w:r w:rsidDel="008E3728">
          <w:rPr>
            <w:rFonts w:eastAsia="MS Mincho" w:hint="eastAsia"/>
          </w:rPr>
          <w:delText>お使いの</w:delText>
        </w:r>
        <w:r w:rsidR="006B2B76" w:rsidRPr="00C80EEC" w:rsidDel="008E3728">
          <w:rPr>
            <w:rFonts w:eastAsia="MS Mincho"/>
          </w:rPr>
          <w:delText>コンピュータ</w:delText>
        </w:r>
        <w:r w:rsidDel="008E3728">
          <w:rPr>
            <w:rFonts w:eastAsia="MS Mincho" w:hint="eastAsia"/>
          </w:rPr>
          <w:delText>で</w:delText>
        </w:r>
        <w:r w:rsidR="006B2B76" w:rsidRPr="00C80EEC" w:rsidDel="008E3728">
          <w:rPr>
            <w:rFonts w:eastAsia="MS Mincho"/>
          </w:rPr>
          <w:delText>装置メソッドファイル</w:delText>
        </w:r>
        <w:r w:rsidDel="008E3728">
          <w:rPr>
            <w:rFonts w:eastAsia="MS Mincho" w:hint="eastAsia"/>
          </w:rPr>
          <w:delText>の形式に合う形での</w:delText>
        </w:r>
        <w:r w:rsidR="006B2B76" w:rsidRPr="00C80EEC" w:rsidDel="008E3728">
          <w:rPr>
            <w:rFonts w:eastAsia="MS Mincho"/>
          </w:rPr>
          <w:delText>エクスポート</w:delText>
        </w:r>
        <w:r w:rsidDel="008E3728">
          <w:rPr>
            <w:rFonts w:eastAsia="MS Mincho" w:hint="eastAsia"/>
          </w:rPr>
          <w:delText>ができない場合でも（対応する装置メーカーのソフトがインストールされていないなど）</w:delText>
        </w:r>
        <w:r w:rsidR="006B2B76" w:rsidRPr="00C80EEC" w:rsidDel="008E3728">
          <w:rPr>
            <w:rFonts w:eastAsia="MS Mincho"/>
          </w:rPr>
          <w:delText>、</w:delText>
        </w:r>
        <w:r w:rsidDel="008E3728">
          <w:rPr>
            <w:rFonts w:eastAsia="MS Mincho" w:hint="eastAsia"/>
          </w:rPr>
          <w:delText>まずエクスポートを行い後で</w:delText>
        </w:r>
        <w:r w:rsidR="006B2B76" w:rsidRPr="00C80EEC" w:rsidDel="008E3728">
          <w:rPr>
            <w:rFonts w:eastAsia="MS Mincho"/>
          </w:rPr>
          <w:delText>メーカーソフトウェアを使用して装置メソッド</w:delText>
        </w:r>
        <w:r w:rsidDel="008E3728">
          <w:rPr>
            <w:rFonts w:eastAsia="MS Mincho" w:hint="eastAsia"/>
          </w:rPr>
          <w:delText>で</w:delText>
        </w:r>
        <w:r w:rsidR="006B2B76" w:rsidRPr="00C80EEC" w:rsidDel="008E3728">
          <w:rPr>
            <w:rFonts w:eastAsia="MS Mincho"/>
          </w:rPr>
          <w:delText>インポート</w:delText>
        </w:r>
        <w:r w:rsidDel="008E3728">
          <w:rPr>
            <w:rFonts w:eastAsia="MS Mincho" w:hint="eastAsia"/>
          </w:rPr>
          <w:delText>するという方法をとれば</w:delText>
        </w:r>
        <w:r w:rsidR="006B2B76" w:rsidRPr="00C80EEC" w:rsidDel="008E3728">
          <w:rPr>
            <w:rFonts w:eastAsia="MS Mincho"/>
          </w:rPr>
          <w:delText>装置固有のトランジションリスト</w:delText>
        </w:r>
        <w:r w:rsidDel="008E3728">
          <w:rPr>
            <w:rFonts w:eastAsia="MS Mincho" w:hint="eastAsia"/>
          </w:rPr>
          <w:delText>の形となり使用可能となります</w:delText>
        </w:r>
        <w:r w:rsidR="006B2B76" w:rsidRPr="00C80EEC" w:rsidDel="008E3728">
          <w:rPr>
            <w:rFonts w:eastAsia="MS Mincho"/>
          </w:rPr>
          <w:delText>。トランジションリスト</w:delText>
        </w:r>
        <w:r w:rsidDel="008E3728">
          <w:rPr>
            <w:rFonts w:eastAsia="MS Mincho" w:hint="eastAsia"/>
          </w:rPr>
          <w:delText>の</w:delText>
        </w:r>
        <w:r w:rsidR="006B2B76" w:rsidRPr="00C80EEC" w:rsidDel="008E3728">
          <w:rPr>
            <w:rFonts w:eastAsia="MS Mincho"/>
          </w:rPr>
          <w:delText>エクスポートは、</w:delText>
        </w:r>
        <w:r w:rsidDel="008E3728">
          <w:rPr>
            <w:rFonts w:eastAsia="MS Mincho" w:hint="eastAsia"/>
          </w:rPr>
          <w:delText>Unscheduled</w:delText>
        </w:r>
        <w:r w:rsidDel="008E3728">
          <w:rPr>
            <w:rFonts w:eastAsia="MS Mincho" w:hint="eastAsia"/>
          </w:rPr>
          <w:delText>（</w:delText>
        </w:r>
        <w:r w:rsidR="006B2B76" w:rsidRPr="00C80EEC" w:rsidDel="008E3728">
          <w:rPr>
            <w:rFonts w:eastAsia="MS Mincho"/>
          </w:rPr>
          <w:delText>スケジュール化されていない</w:delText>
        </w:r>
        <w:r w:rsidDel="008E3728">
          <w:rPr>
            <w:rFonts w:eastAsia="MS Mincho" w:hint="eastAsia"/>
          </w:rPr>
          <w:delText>）</w:delText>
        </w:r>
        <w:r w:rsidR="006B2B76" w:rsidRPr="00C80EEC" w:rsidDel="008E3728">
          <w:rPr>
            <w:rFonts w:eastAsia="MS Mincho"/>
          </w:rPr>
          <w:delText>メソッドをエクスポートする手順</w:delText>
        </w:r>
        <w:r w:rsidDel="008E3728">
          <w:rPr>
            <w:rFonts w:eastAsia="MS Mincho" w:hint="eastAsia"/>
          </w:rPr>
          <w:delText>はテンプレートファイルがない点を除き</w:delText>
        </w:r>
        <w:r w:rsidDel="008E3728">
          <w:rPr>
            <w:rFonts w:eastAsia="MS Mincho" w:hint="eastAsia"/>
          </w:rPr>
          <w:delText>Scheduled</w:delText>
        </w:r>
        <w:r w:rsidDel="008E3728">
          <w:rPr>
            <w:rFonts w:eastAsia="MS Mincho" w:hint="eastAsia"/>
          </w:rPr>
          <w:delText>のメソッドのエクスポートと基本的に同じとなります。</w:delText>
        </w:r>
      </w:del>
    </w:p>
    <w:p w14:paraId="59F4E1A1" w14:textId="32852A28" w:rsidR="006B2B76" w:rsidRPr="00C80EEC" w:rsidDel="008E3728" w:rsidRDefault="006B2B76" w:rsidP="008E3728">
      <w:pPr>
        <w:rPr>
          <w:del w:id="771" w:author="Brian Pratt" w:date="2023-08-09T14:44:00Z"/>
          <w:rFonts w:eastAsia="MS Mincho"/>
        </w:rPr>
      </w:pPr>
      <w:del w:id="772" w:author="Brian Pratt" w:date="2023-08-09T14:44:00Z">
        <w:r w:rsidRPr="00C80EEC" w:rsidDel="008E3728">
          <w:rPr>
            <w:rFonts w:eastAsia="MS Mincho"/>
          </w:rPr>
          <w:delText xml:space="preserve">[ </w:delText>
        </w:r>
        <w:r w:rsidRPr="00C80EEC" w:rsidDel="008E3728">
          <w:rPr>
            <w:rFonts w:eastAsia="MS Mincho"/>
            <w:b/>
          </w:rPr>
          <w:delText>ファイル</w:delText>
        </w:r>
        <w:r w:rsidRPr="00C80EEC" w:rsidDel="008E3728">
          <w:rPr>
            <w:rFonts w:eastAsia="MS Mincho"/>
            <w:b/>
          </w:rPr>
          <w:delText xml:space="preserve"> ] </w:delText>
        </w:r>
        <w:r w:rsidRPr="00C80EEC" w:rsidDel="008E3728">
          <w:rPr>
            <w:rFonts w:eastAsia="MS Mincho"/>
            <w:b/>
          </w:rPr>
          <w:delText>メニューで</w:delText>
        </w:r>
        <w:r w:rsidRPr="00C80EEC" w:rsidDel="008E3728">
          <w:rPr>
            <w:rFonts w:eastAsia="MS Mincho"/>
            <w:b/>
          </w:rPr>
          <w:delText xml:space="preserve"> [ </w:delText>
        </w:r>
        <w:r w:rsidRPr="00C80EEC" w:rsidDel="008E3728">
          <w:rPr>
            <w:rFonts w:eastAsia="MS Mincho"/>
            <w:b/>
          </w:rPr>
          <w:delText>エクスポート</w:delText>
        </w:r>
        <w:r w:rsidRPr="00C80EEC" w:rsidDel="008E3728">
          <w:rPr>
            <w:rFonts w:eastAsia="MS Mincho"/>
          </w:rPr>
          <w:delText xml:space="preserve"> ] </w:delText>
        </w:r>
        <w:r w:rsidRPr="00C80EEC" w:rsidDel="008E3728">
          <w:rPr>
            <w:rFonts w:eastAsia="MS Mincho"/>
          </w:rPr>
          <w:delText>を選択し、</w:delText>
        </w:r>
        <w:r w:rsidRPr="00C80EEC" w:rsidDel="008E3728">
          <w:rPr>
            <w:rFonts w:eastAsia="MS Mincho"/>
          </w:rPr>
          <w:delText xml:space="preserve">[ </w:delText>
        </w:r>
        <w:r w:rsidRPr="00C80EEC" w:rsidDel="008E3728">
          <w:rPr>
            <w:rFonts w:eastAsia="MS Mincho"/>
            <w:b/>
          </w:rPr>
          <w:delText>トランジションリスト</w:delText>
        </w:r>
        <w:r w:rsidRPr="00C80EEC" w:rsidDel="008E3728">
          <w:rPr>
            <w:rFonts w:eastAsia="MS Mincho"/>
          </w:rPr>
          <w:delText xml:space="preserve"> ] </w:delText>
        </w:r>
        <w:r w:rsidRPr="00C80EEC" w:rsidDel="008E3728">
          <w:rPr>
            <w:rFonts w:eastAsia="MS Mincho"/>
          </w:rPr>
          <w:delText>をクリックします。</w:delText>
        </w:r>
      </w:del>
    </w:p>
    <w:p w14:paraId="2280B827" w14:textId="5D8F3E28" w:rsidR="006B2B76" w:rsidRPr="00C80EEC" w:rsidDel="008E3728" w:rsidRDefault="006B2B76" w:rsidP="008E3728">
      <w:pPr>
        <w:rPr>
          <w:del w:id="773" w:author="Brian Pratt" w:date="2023-08-09T14:44:00Z"/>
          <w:rFonts w:eastAsia="MS Mincho"/>
        </w:rPr>
      </w:pPr>
      <w:del w:id="774" w:author="Brian Pratt" w:date="2023-08-09T14:44:00Z">
        <w:r w:rsidRPr="00C80EEC" w:rsidDel="008E3728">
          <w:rPr>
            <w:rFonts w:eastAsia="MS Mincho"/>
          </w:rPr>
          <w:delText xml:space="preserve">[ </w:delText>
        </w:r>
        <w:r w:rsidRPr="00C80EEC" w:rsidDel="008E3728">
          <w:rPr>
            <w:rFonts w:eastAsia="MS Mincho"/>
            <w:b/>
          </w:rPr>
          <w:delText>装置タイプ</w:delText>
        </w:r>
        <w:r w:rsidRPr="00C80EEC" w:rsidDel="008E3728">
          <w:rPr>
            <w:rFonts w:eastAsia="MS Mincho"/>
          </w:rPr>
          <w:delText xml:space="preserve"> ] </w:delText>
        </w:r>
        <w:r w:rsidRPr="00C80EEC" w:rsidDel="008E3728">
          <w:rPr>
            <w:rFonts w:eastAsia="MS Mincho"/>
          </w:rPr>
          <w:delText>ドロップダウンリストでは、先ほど</w:delText>
        </w:r>
        <w:r w:rsidRPr="00C80EEC" w:rsidDel="008E3728">
          <w:rPr>
            <w:rFonts w:eastAsia="MS Mincho"/>
          </w:rPr>
          <w:delText xml:space="preserve"> [ </w:delText>
        </w:r>
        <w:r w:rsidRPr="00C80EEC" w:rsidDel="008E3728">
          <w:rPr>
            <w:rFonts w:eastAsia="MS Mincho"/>
            <w:b/>
          </w:rPr>
          <w:delText>トランジション設定</w:delText>
        </w:r>
        <w:r w:rsidRPr="00C80EEC" w:rsidDel="008E3728">
          <w:rPr>
            <w:rFonts w:eastAsia="MS Mincho"/>
          </w:rPr>
          <w:delText xml:space="preserve"> ] - [ </w:delText>
        </w:r>
        <w:r w:rsidRPr="00C80EEC" w:rsidDel="008E3728">
          <w:rPr>
            <w:rFonts w:eastAsia="MS Mincho"/>
            <w:b/>
          </w:rPr>
          <w:delText>予測</w:delText>
        </w:r>
        <w:r w:rsidRPr="00C80EEC" w:rsidDel="008E3728">
          <w:rPr>
            <w:rFonts w:eastAsia="MS Mincho"/>
          </w:rPr>
          <w:delText xml:space="preserve"> ] </w:delText>
        </w:r>
        <w:r w:rsidRPr="00C80EEC" w:rsidDel="008E3728">
          <w:rPr>
            <w:rFonts w:eastAsia="MS Mincho"/>
          </w:rPr>
          <w:delText>タブで設定した</w:delText>
        </w:r>
        <w:r w:rsidRPr="00C80EEC" w:rsidDel="008E3728">
          <w:rPr>
            <w:rFonts w:eastAsia="MS Mincho"/>
          </w:rPr>
          <w:delText xml:space="preserve"> [ </w:delText>
        </w:r>
        <w:r w:rsidRPr="00C80EEC" w:rsidDel="008E3728">
          <w:rPr>
            <w:rFonts w:eastAsia="MS Mincho"/>
            <w:b/>
          </w:rPr>
          <w:delText>衝突エネルギー</w:delText>
        </w:r>
        <w:r w:rsidRPr="00C80EEC" w:rsidDel="008E3728">
          <w:rPr>
            <w:rFonts w:eastAsia="MS Mincho"/>
          </w:rPr>
          <w:delText xml:space="preserve"> ] </w:delText>
        </w:r>
        <w:r w:rsidRPr="00C80EEC" w:rsidDel="008E3728">
          <w:rPr>
            <w:rFonts w:eastAsia="MS Mincho"/>
          </w:rPr>
          <w:delText>値に基づいて</w:delText>
        </w:r>
        <w:r w:rsidRPr="00C80EEC" w:rsidDel="008E3728">
          <w:rPr>
            <w:rFonts w:eastAsia="MS Mincho"/>
          </w:rPr>
          <w:delText>Skyline</w:delText>
        </w:r>
        <w:r w:rsidRPr="00C80EEC" w:rsidDel="008E3728">
          <w:rPr>
            <w:rFonts w:eastAsia="MS Mincho"/>
          </w:rPr>
          <w:delText>が自動的に「</w:delText>
        </w:r>
        <w:r w:rsidRPr="00C80EEC" w:rsidDel="008E3728">
          <w:rPr>
            <w:rFonts w:eastAsia="MS Mincho"/>
          </w:rPr>
          <w:delText>Waters</w:delText>
        </w:r>
        <w:r w:rsidRPr="00C80EEC" w:rsidDel="008E3728">
          <w:rPr>
            <w:rFonts w:eastAsia="MS Mincho"/>
          </w:rPr>
          <w:delText>」を選択します。</w:delText>
        </w:r>
      </w:del>
    </w:p>
    <w:p w14:paraId="3F2581C4" w14:textId="0C51A056" w:rsidR="006B2B76" w:rsidRPr="00C80EEC" w:rsidDel="008E3728" w:rsidRDefault="006B2B76" w:rsidP="008E3728">
      <w:pPr>
        <w:rPr>
          <w:del w:id="775" w:author="Brian Pratt" w:date="2023-08-09T14:44:00Z"/>
          <w:rFonts w:eastAsia="MS Mincho"/>
        </w:rPr>
      </w:pPr>
      <w:del w:id="776" w:author="Brian Pratt" w:date="2023-08-09T14:44:00Z">
        <w:r w:rsidRPr="00C80EEC" w:rsidDel="008E3728">
          <w:rPr>
            <w:rFonts w:eastAsia="MS Mincho"/>
          </w:rPr>
          <w:delText xml:space="preserve">[ </w:delText>
        </w:r>
        <w:r w:rsidRPr="00C80EEC" w:rsidDel="008E3728">
          <w:rPr>
            <w:rFonts w:eastAsia="MS Mincho"/>
            <w:b/>
          </w:rPr>
          <w:delText>実行時間</w:delText>
        </w:r>
        <w:r w:rsidRPr="00C80EEC" w:rsidDel="008E3728">
          <w:rPr>
            <w:rFonts w:eastAsia="MS Mincho"/>
          </w:rPr>
          <w:delText xml:space="preserve"> ] </w:delText>
        </w:r>
        <w:r w:rsidRPr="00C80EEC" w:rsidDel="008E3728">
          <w:rPr>
            <w:rFonts w:eastAsia="MS Mincho"/>
          </w:rPr>
          <w:delText>フィールドに「</w:delText>
        </w:r>
        <w:r w:rsidRPr="00C80EEC" w:rsidDel="008E3728">
          <w:rPr>
            <w:rFonts w:eastAsia="MS Mincho"/>
          </w:rPr>
          <w:delText>2</w:delText>
        </w:r>
        <w:r w:rsidRPr="00C80EEC" w:rsidDel="008E3728">
          <w:rPr>
            <w:rFonts w:eastAsia="MS Mincho"/>
          </w:rPr>
          <w:delText>」を入力します。</w:delText>
        </w:r>
      </w:del>
    </w:p>
    <w:p w14:paraId="1CF00EA0" w14:textId="3CC0F457" w:rsidR="00AE3F1A" w:rsidRPr="00C80EEC" w:rsidDel="008E3728" w:rsidRDefault="00AE3F1A" w:rsidP="008E3728">
      <w:pPr>
        <w:rPr>
          <w:del w:id="777" w:author="Brian Pratt" w:date="2023-08-09T14:44:00Z"/>
          <w:rFonts w:eastAsia="MS Mincho"/>
        </w:rPr>
      </w:pPr>
      <w:del w:id="778" w:author="Brian Pratt" w:date="2023-08-09T14:44:00Z">
        <w:r w:rsidRPr="00C80EEC" w:rsidDel="008E3728">
          <w:rPr>
            <w:rFonts w:eastAsia="MS Mincho"/>
          </w:rPr>
          <w:delText xml:space="preserve">[ </w:delText>
        </w:r>
        <w:r w:rsidRPr="00C80EEC" w:rsidDel="008E3728">
          <w:rPr>
            <w:rFonts w:eastAsia="MS Mincho"/>
            <w:b/>
          </w:rPr>
          <w:delText>メソッドをエクスポート</w:delText>
        </w:r>
        <w:r w:rsidRPr="00C80EEC" w:rsidDel="008E3728">
          <w:rPr>
            <w:rFonts w:eastAsia="MS Mincho"/>
          </w:rPr>
          <w:delText xml:space="preserve"> ] </w:delText>
        </w:r>
        <w:r w:rsidRPr="00C80EEC" w:rsidDel="008E3728">
          <w:rPr>
            <w:rFonts w:eastAsia="MS Mincho"/>
          </w:rPr>
          <w:delText>フォームは以下のようになります。</w:delText>
        </w:r>
      </w:del>
    </w:p>
    <w:p w14:paraId="406DE279" w14:textId="7C121228" w:rsidR="004D59E3" w:rsidRPr="00C80EEC" w:rsidDel="008E3728" w:rsidRDefault="007F3420" w:rsidP="008E3728">
      <w:pPr>
        <w:rPr>
          <w:del w:id="779" w:author="Brian Pratt" w:date="2023-08-09T14:44:00Z"/>
          <w:rFonts w:eastAsia="MS Mincho"/>
        </w:rPr>
      </w:pPr>
      <w:del w:id="780" w:author="Brian Pratt" w:date="2023-08-09T14:44:00Z">
        <w:r w:rsidRPr="00C80EEC" w:rsidDel="008E3728">
          <w:rPr>
            <w:rFonts w:eastAsia="MS Mincho"/>
            <w:noProof/>
            <w:lang w:eastAsia="en-US"/>
          </w:rPr>
          <w:drawing>
            <wp:inline distT="0" distB="0" distL="0" distR="0" wp14:anchorId="76049487" wp14:editId="28C3034B">
              <wp:extent cx="3009900" cy="367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3009900" cy="3676650"/>
                      </a:xfrm>
                      <a:prstGeom prst="rect">
                        <a:avLst/>
                      </a:prstGeom>
                    </pic:spPr>
                  </pic:pic>
                </a:graphicData>
              </a:graphic>
            </wp:inline>
          </w:drawing>
        </w:r>
      </w:del>
    </w:p>
    <w:p w14:paraId="52960756" w14:textId="2AB30C47" w:rsidR="006B2B76" w:rsidRPr="00C80EEC" w:rsidDel="008E3728" w:rsidRDefault="006B2B76" w:rsidP="008E3728">
      <w:pPr>
        <w:rPr>
          <w:del w:id="781" w:author="Brian Pratt" w:date="2023-08-09T14:44:00Z"/>
          <w:rFonts w:eastAsia="MS Mincho"/>
        </w:rPr>
      </w:pPr>
      <w:del w:id="782"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60A43DBD" w14:textId="576C9141" w:rsidR="006B2B76" w:rsidRPr="00C80EEC" w:rsidDel="008E3728" w:rsidRDefault="006B2B76" w:rsidP="008E3728">
      <w:pPr>
        <w:rPr>
          <w:del w:id="783" w:author="Brian Pratt" w:date="2023-08-09T14:44:00Z"/>
          <w:rFonts w:eastAsia="MS Mincho"/>
        </w:rPr>
      </w:pPr>
      <w:del w:id="784" w:author="Brian Pratt" w:date="2023-08-09T14:44:00Z">
        <w:r w:rsidRPr="00C80EEC" w:rsidDel="008E3728">
          <w:rPr>
            <w:rFonts w:eastAsia="MS Mincho"/>
          </w:rPr>
          <w:delText>トランジションリストを「</w:delText>
        </w:r>
        <w:r w:rsidRPr="00C80EEC" w:rsidDel="008E3728">
          <w:rPr>
            <w:rFonts w:eastAsia="MS Mincho"/>
          </w:rPr>
          <w:delText>EnergyMet_2minutes.csv</w:delText>
        </w:r>
        <w:r w:rsidRPr="00C80EEC" w:rsidDel="008E3728">
          <w:rPr>
            <w:rFonts w:eastAsia="MS Mincho"/>
          </w:rPr>
          <w:delText>」</w:delText>
        </w:r>
        <w:r w:rsidR="00836C4D" w:rsidDel="008E3728">
          <w:rPr>
            <w:rFonts w:eastAsia="MS Mincho" w:hint="eastAsia"/>
          </w:rPr>
          <w:delText>の</w:delText>
        </w:r>
        <w:r w:rsidRPr="00C80EEC" w:rsidDel="008E3728">
          <w:rPr>
            <w:rFonts w:eastAsia="MS Mincho"/>
          </w:rPr>
          <w:delText>名前で保存します。</w:delText>
        </w:r>
      </w:del>
    </w:p>
    <w:p w14:paraId="17E17127" w14:textId="4D4C1997" w:rsidR="006B2B76" w:rsidRPr="00C80EEC" w:rsidDel="008E3728" w:rsidRDefault="006B2B76" w:rsidP="008E3728">
      <w:pPr>
        <w:rPr>
          <w:del w:id="785" w:author="Brian Pratt" w:date="2023-08-09T14:44:00Z"/>
          <w:rFonts w:eastAsia="MS Mincho"/>
        </w:rPr>
      </w:pPr>
      <w:del w:id="786" w:author="Brian Pratt" w:date="2023-08-09T14:44:00Z">
        <w:r w:rsidRPr="00C80EEC" w:rsidDel="008E3728">
          <w:rPr>
            <w:rFonts w:eastAsia="MS Mincho"/>
          </w:rPr>
          <w:delText>上記の手順を繰り返し、</w:delText>
        </w:r>
        <w:r w:rsidR="00836C4D" w:rsidDel="008E3728">
          <w:rPr>
            <w:rFonts w:eastAsia="MS Mincho" w:hint="eastAsia"/>
          </w:rPr>
          <w:delText>今度は</w:delText>
        </w:r>
        <w:r w:rsidRPr="00C80EEC" w:rsidDel="008E3728">
          <w:rPr>
            <w:rFonts w:eastAsia="MS Mincho"/>
          </w:rPr>
          <w:delText>実行時間を</w:delText>
        </w:r>
        <w:r w:rsidRPr="00C80EEC" w:rsidDel="008E3728">
          <w:rPr>
            <w:rFonts w:eastAsia="MS Mincho"/>
          </w:rPr>
          <w:delText>5</w:delText>
        </w:r>
        <w:r w:rsidRPr="00C80EEC" w:rsidDel="008E3728">
          <w:rPr>
            <w:rFonts w:eastAsia="MS Mincho"/>
          </w:rPr>
          <w:delText>に変更して「</w:delText>
        </w:r>
        <w:r w:rsidRPr="00C80EEC" w:rsidDel="008E3728">
          <w:rPr>
            <w:rFonts w:eastAsia="MS Mincho"/>
          </w:rPr>
          <w:delText>EnergyMet_5minutes</w:delText>
        </w:r>
        <w:r w:rsidR="00836C4D" w:rsidDel="008E3728">
          <w:rPr>
            <w:rFonts w:eastAsia="MS Mincho"/>
          </w:rPr>
          <w:delText>.</w:delText>
        </w:r>
        <w:r w:rsidRPr="00C80EEC" w:rsidDel="008E3728">
          <w:rPr>
            <w:rFonts w:eastAsia="MS Mincho"/>
          </w:rPr>
          <w:delText>csv</w:delText>
        </w:r>
        <w:r w:rsidRPr="00C80EEC" w:rsidDel="008E3728">
          <w:rPr>
            <w:rFonts w:eastAsia="MS Mincho"/>
          </w:rPr>
          <w:delText>」と言う名前で保存します。</w:delText>
        </w:r>
      </w:del>
    </w:p>
    <w:p w14:paraId="3EBE9173" w14:textId="01FC7F58" w:rsidR="00AE67A0" w:rsidRPr="00C80EEC" w:rsidDel="008E3728" w:rsidRDefault="005910DF" w:rsidP="008E3728">
      <w:pPr>
        <w:rPr>
          <w:del w:id="787" w:author="Brian Pratt" w:date="2023-08-09T14:44:00Z"/>
          <w:rFonts w:eastAsia="MS Mincho"/>
        </w:rPr>
      </w:pPr>
      <w:del w:id="788" w:author="Brian Pratt" w:date="2023-08-09T14:44:00Z">
        <w:r w:rsidDel="008E3728">
          <w:rPr>
            <w:rFonts w:eastAsia="MS Mincho" w:hint="eastAsia"/>
          </w:rPr>
          <w:delText>測定結果ファイル</w:delText>
        </w:r>
        <w:r w:rsidR="00E26A6B" w:rsidRPr="00C80EEC" w:rsidDel="008E3728">
          <w:rPr>
            <w:rFonts w:eastAsia="MS Mincho"/>
          </w:rPr>
          <w:delText>のインポート</w:delText>
        </w:r>
      </w:del>
    </w:p>
    <w:p w14:paraId="2FDED008" w14:textId="536C087E" w:rsidR="00F97E30" w:rsidRPr="00C80EEC" w:rsidDel="008E3728" w:rsidRDefault="00ED5063" w:rsidP="008E3728">
      <w:pPr>
        <w:rPr>
          <w:del w:id="789" w:author="Brian Pratt" w:date="2023-08-09T14:44:00Z"/>
          <w:rFonts w:eastAsia="MS Mincho"/>
        </w:rPr>
      </w:pPr>
      <w:del w:id="790" w:author="Brian Pratt" w:date="2023-08-09T14:44:00Z">
        <w:r w:rsidRPr="00C80EEC" w:rsidDel="008E3728">
          <w:rPr>
            <w:rFonts w:eastAsia="MS Mincho"/>
          </w:rPr>
          <w:delText>この時点では、</w:delText>
        </w:r>
        <w:r w:rsidRPr="00C80EEC" w:rsidDel="008E3728">
          <w:rPr>
            <w:rFonts w:eastAsia="MS Mincho"/>
          </w:rPr>
          <w:delText>2</w:delText>
        </w:r>
        <w:r w:rsidRPr="00C80EEC" w:rsidDel="008E3728">
          <w:rPr>
            <w:rFonts w:eastAsia="MS Mincho"/>
          </w:rPr>
          <w:delText>分および</w:delText>
        </w:r>
        <w:r w:rsidRPr="00C80EEC" w:rsidDel="008E3728">
          <w:rPr>
            <w:rFonts w:eastAsia="MS Mincho"/>
          </w:rPr>
          <w:delText>5</w:delText>
        </w:r>
        <w:r w:rsidRPr="00C80EEC" w:rsidDel="008E3728">
          <w:rPr>
            <w:rFonts w:eastAsia="MS Mincho"/>
          </w:rPr>
          <w:delText>分のグラジエントのデータを収集します。この実験で使用した試料は市販のキット</w:delText>
        </w:r>
        <w:r w:rsidR="00836C4D" w:rsidDel="008E3728">
          <w:rPr>
            <w:rFonts w:eastAsia="MS Mincho" w:hint="eastAsia"/>
          </w:rPr>
          <w:delText>で抽出した大腸菌</w:delText>
        </w:r>
        <w:r w:rsidR="00836C4D" w:rsidDel="008E3728">
          <w:rPr>
            <w:rFonts w:eastAsia="MS Mincho" w:hint="eastAsia"/>
          </w:rPr>
          <w:delText xml:space="preserve"> </w:delText>
        </w:r>
        <w:r w:rsidR="00C91F3A" w:rsidRPr="00C91F3A" w:rsidDel="008E3728">
          <w:rPr>
            <w:rFonts w:eastAsia="MS Mincho"/>
            <w:i/>
            <w:iCs/>
          </w:rPr>
          <w:delText xml:space="preserve">E. </w:delText>
        </w:r>
        <w:r w:rsidR="00836C4D" w:rsidDel="008E3728">
          <w:rPr>
            <w:rFonts w:eastAsia="MS Mincho"/>
            <w:i/>
            <w:iCs/>
          </w:rPr>
          <w:delText>c</w:delText>
        </w:r>
        <w:r w:rsidR="00C91F3A" w:rsidRPr="00C91F3A" w:rsidDel="008E3728">
          <w:rPr>
            <w:rFonts w:eastAsia="MS Mincho"/>
            <w:i/>
            <w:iCs/>
          </w:rPr>
          <w:delText>oli</w:delText>
        </w:r>
        <w:r w:rsidRPr="00C80EEC" w:rsidDel="008E3728">
          <w:rPr>
            <w:rFonts w:eastAsia="MS Mincho"/>
          </w:rPr>
          <w:delText>（</w:delText>
        </w:r>
        <w:r w:rsidRPr="00C80EEC" w:rsidDel="008E3728">
          <w:rPr>
            <w:rFonts w:eastAsia="MS Mincho"/>
          </w:rPr>
          <w:delText>Cambridge Isotope Laboratories</w:delText>
        </w:r>
        <w:r w:rsidRPr="00C80EEC" w:rsidDel="008E3728">
          <w:rPr>
            <w:rFonts w:eastAsia="MS Mincho"/>
          </w:rPr>
          <w:delText>の有資格</w:delText>
        </w:r>
        <w:r w:rsidR="00C91F3A" w:rsidRPr="00C91F3A" w:rsidDel="008E3728">
          <w:rPr>
            <w:rFonts w:eastAsia="MS Mincho"/>
            <w:i/>
            <w:iCs/>
          </w:rPr>
          <w:delText>E. coli</w:delText>
        </w:r>
        <w:r w:rsidRPr="00C80EEC" w:rsidDel="008E3728">
          <w:rPr>
            <w:rFonts w:eastAsia="MS Mincho"/>
          </w:rPr>
          <w:delText>溶解物）の代謝産物</w:delText>
        </w:r>
        <w:r w:rsidR="00836C4D" w:rsidDel="008E3728">
          <w:rPr>
            <w:rFonts w:eastAsia="MS Mincho" w:hint="eastAsia"/>
          </w:rPr>
          <w:delText>で炭素が安定同位体標識がされたもの（</w:delText>
        </w:r>
        <w:r w:rsidR="00836C4D" w:rsidDel="008E3728">
          <w:rPr>
            <w:rFonts w:eastAsia="MS Mincho" w:hint="eastAsia"/>
          </w:rPr>
          <w:delText>13C</w:delText>
        </w:r>
        <w:r w:rsidR="00836C4D" w:rsidDel="008E3728">
          <w:rPr>
            <w:rFonts w:eastAsia="MS Mincho" w:hint="eastAsia"/>
          </w:rPr>
          <w:delText>）とされていないもの（</w:delText>
        </w:r>
        <w:r w:rsidR="00836C4D" w:rsidDel="008E3728">
          <w:rPr>
            <w:rFonts w:eastAsia="MS Mincho" w:hint="eastAsia"/>
          </w:rPr>
          <w:delText>12C</w:delText>
        </w:r>
        <w:r w:rsidR="00836C4D" w:rsidDel="008E3728">
          <w:rPr>
            <w:rFonts w:eastAsia="MS Mincho" w:hint="eastAsia"/>
          </w:rPr>
          <w:delText>）が</w:delText>
        </w:r>
        <w:r w:rsidRPr="00C80EEC" w:rsidDel="008E3728">
          <w:rPr>
            <w:rFonts w:eastAsia="MS Mincho"/>
          </w:rPr>
          <w:delText>1:1</w:delText>
        </w:r>
        <w:r w:rsidR="00836C4D" w:rsidDel="008E3728">
          <w:rPr>
            <w:rFonts w:eastAsia="MS Mincho" w:hint="eastAsia"/>
          </w:rPr>
          <w:delText>の割合</w:delText>
        </w:r>
        <w:r w:rsidRPr="00C80EEC" w:rsidDel="008E3728">
          <w:rPr>
            <w:rFonts w:eastAsia="MS Mincho"/>
          </w:rPr>
          <w:delText>で混合され</w:delText>
        </w:r>
        <w:r w:rsidR="00836C4D" w:rsidDel="008E3728">
          <w:rPr>
            <w:rFonts w:eastAsia="MS Mincho" w:hint="eastAsia"/>
          </w:rPr>
          <w:delText>たものとなります</w:delText>
        </w:r>
        <w:r w:rsidRPr="00C80EEC" w:rsidDel="008E3728">
          <w:rPr>
            <w:rFonts w:eastAsia="MS Mincho"/>
          </w:rPr>
          <w:delText>。</w:delText>
        </w:r>
        <w:r w:rsidRPr="00C80EEC" w:rsidDel="008E3728">
          <w:rPr>
            <w:rFonts w:eastAsia="MS Mincho"/>
          </w:rPr>
          <w:delText xml:space="preserve"> </w:delText>
        </w:r>
      </w:del>
    </w:p>
    <w:p w14:paraId="11DF81ED" w14:textId="58665211" w:rsidR="00D30827" w:rsidRPr="00C80EEC" w:rsidDel="008E3728" w:rsidRDefault="00F97E30" w:rsidP="008E3728">
      <w:pPr>
        <w:rPr>
          <w:del w:id="791" w:author="Brian Pratt" w:date="2023-08-09T14:44:00Z"/>
          <w:rFonts w:eastAsia="MS Mincho"/>
        </w:rPr>
      </w:pPr>
      <w:del w:id="792" w:author="Brian Pratt" w:date="2023-08-09T14:44:00Z">
        <w:r w:rsidRPr="00C80EEC" w:rsidDel="008E3728">
          <w:rPr>
            <w:rFonts w:eastAsia="MS Mincho"/>
          </w:rPr>
          <w:delText>この</w:delText>
        </w:r>
        <w:r w:rsidRPr="00C80EEC" w:rsidDel="008E3728">
          <w:rPr>
            <w:rFonts w:eastAsia="MS Mincho"/>
          </w:rPr>
          <w:delText>2</w:delText>
        </w:r>
        <w:r w:rsidRPr="00C80EEC" w:rsidDel="008E3728">
          <w:rPr>
            <w:rFonts w:eastAsia="MS Mincho"/>
          </w:rPr>
          <w:delText>回の</w:delText>
        </w:r>
        <w:r w:rsidR="00836C4D" w:rsidDel="008E3728">
          <w:rPr>
            <w:rFonts w:eastAsia="MS Mincho" w:hint="eastAsia"/>
          </w:rPr>
          <w:delText>異なるグラジエントで測定された</w:delText>
        </w:r>
        <w:r w:rsidRPr="00C80EEC" w:rsidDel="008E3728">
          <w:rPr>
            <w:rFonts w:eastAsia="MS Mincho"/>
          </w:rPr>
          <w:delText>結果は、本チュートリアルの開始時に作成したフォルダ</w:delText>
        </w:r>
        <w:r w:rsidR="00836C4D" w:rsidDel="008E3728">
          <w:rPr>
            <w:rFonts w:eastAsia="MS Mincho" w:hint="eastAsia"/>
          </w:rPr>
          <w:delText>内の</w:delText>
        </w:r>
        <w:r w:rsidRPr="00C80EEC" w:rsidDel="008E3728">
          <w:rPr>
            <w:rFonts w:eastAsia="MS Mincho"/>
          </w:rPr>
          <w:delText>「</w:delText>
        </w:r>
        <w:r w:rsidRPr="00C80EEC" w:rsidDel="008E3728">
          <w:rPr>
            <w:rFonts w:eastAsia="MS Mincho"/>
          </w:rPr>
          <w:delText>Unscheduled</w:delText>
        </w:r>
        <w:r w:rsidRPr="00C80EEC" w:rsidDel="008E3728">
          <w:rPr>
            <w:rFonts w:eastAsia="MS Mincho"/>
          </w:rPr>
          <w:delText>」のサブフォルダにあります。「</w:delText>
        </w:r>
        <w:r w:rsidRPr="00C80EEC" w:rsidDel="008E3728">
          <w:rPr>
            <w:rFonts w:eastAsia="MS Mincho"/>
          </w:rPr>
          <w:delText>01a</w:delText>
        </w:r>
        <w:r w:rsidRPr="00C80EEC" w:rsidDel="008E3728">
          <w:rPr>
            <w:rFonts w:eastAsia="MS Mincho"/>
          </w:rPr>
          <w:delText>」</w:delText>
        </w:r>
        <w:r w:rsidR="00E57101" w:rsidDel="008E3728">
          <w:rPr>
            <w:rFonts w:eastAsia="MS Mincho" w:hint="eastAsia"/>
          </w:rPr>
          <w:delText>の表示を含む</w:delText>
        </w:r>
        <w:r w:rsidRPr="00C80EEC" w:rsidDel="008E3728">
          <w:rPr>
            <w:rFonts w:eastAsia="MS Mincho"/>
          </w:rPr>
          <w:delText>ファイルは</w:delText>
        </w:r>
        <w:r w:rsidRPr="00C80EEC" w:rsidDel="008E3728">
          <w:rPr>
            <w:rFonts w:eastAsia="MS Mincho"/>
          </w:rPr>
          <w:delText>2</w:delText>
        </w:r>
        <w:r w:rsidRPr="00C80EEC" w:rsidDel="008E3728">
          <w:rPr>
            <w:rFonts w:eastAsia="MS Mincho"/>
          </w:rPr>
          <w:delText>分グラジエント</w:delText>
        </w:r>
        <w:r w:rsidR="00E57101" w:rsidDel="008E3728">
          <w:rPr>
            <w:rFonts w:eastAsia="MS Mincho" w:hint="eastAsia"/>
          </w:rPr>
          <w:delText>の結果</w:delText>
        </w:r>
        <w:r w:rsidRPr="00C80EEC" w:rsidDel="008E3728">
          <w:rPr>
            <w:rFonts w:eastAsia="MS Mincho"/>
          </w:rPr>
          <w:delText>で、「</w:delText>
        </w:r>
        <w:r w:rsidRPr="00C80EEC" w:rsidDel="008E3728">
          <w:rPr>
            <w:rFonts w:eastAsia="MS Mincho"/>
          </w:rPr>
          <w:delText>02a</w:delText>
        </w:r>
        <w:r w:rsidRPr="00C80EEC" w:rsidDel="008E3728">
          <w:rPr>
            <w:rFonts w:eastAsia="MS Mincho"/>
          </w:rPr>
          <w:delText>」</w:delText>
        </w:r>
        <w:r w:rsidR="00E57101" w:rsidDel="008E3728">
          <w:rPr>
            <w:rFonts w:eastAsia="MS Mincho" w:hint="eastAsia"/>
          </w:rPr>
          <w:delText>の表示を含む</w:delText>
        </w:r>
        <w:r w:rsidRPr="00C80EEC" w:rsidDel="008E3728">
          <w:rPr>
            <w:rFonts w:eastAsia="MS Mincho"/>
          </w:rPr>
          <w:delText>ファイルは</w:delText>
        </w:r>
        <w:r w:rsidRPr="00C80EEC" w:rsidDel="008E3728">
          <w:rPr>
            <w:rFonts w:eastAsia="MS Mincho"/>
          </w:rPr>
          <w:delText>5</w:delText>
        </w:r>
        <w:r w:rsidRPr="00C80EEC" w:rsidDel="008E3728">
          <w:rPr>
            <w:rFonts w:eastAsia="MS Mincho"/>
          </w:rPr>
          <w:delText>分グラジエント</w:delText>
        </w:r>
        <w:r w:rsidR="00E57101" w:rsidDel="008E3728">
          <w:rPr>
            <w:rFonts w:eastAsia="MS Mincho" w:hint="eastAsia"/>
          </w:rPr>
          <w:delText>での結果を意味します</w:delText>
        </w:r>
        <w:r w:rsidRPr="00C80EEC" w:rsidDel="008E3728">
          <w:rPr>
            <w:rFonts w:eastAsia="MS Mincho"/>
          </w:rPr>
          <w:delText>。これらの結果</w:delText>
        </w:r>
        <w:r w:rsidR="00E57101" w:rsidDel="008E3728">
          <w:rPr>
            <w:rFonts w:eastAsia="MS Mincho" w:hint="eastAsia"/>
          </w:rPr>
          <w:delText>から</w:delText>
        </w:r>
        <w:r w:rsidRPr="00C80EEC" w:rsidDel="008E3728">
          <w:rPr>
            <w:rFonts w:eastAsia="MS Mincho"/>
          </w:rPr>
          <w:delText>実験でどのグラジエントが最も効果的かを</w:delText>
        </w:r>
        <w:r w:rsidR="00E57101" w:rsidDel="008E3728">
          <w:rPr>
            <w:rFonts w:eastAsia="MS Mincho" w:hint="eastAsia"/>
          </w:rPr>
          <w:delText>調べます</w:delText>
        </w:r>
        <w:r w:rsidRPr="00C80EEC" w:rsidDel="008E3728">
          <w:rPr>
            <w:rFonts w:eastAsia="MS Mincho"/>
          </w:rPr>
          <w:delText>。</w:delText>
        </w:r>
      </w:del>
    </w:p>
    <w:p w14:paraId="46880B5B" w14:textId="4A1BC5F1" w:rsidR="003C3F78" w:rsidRPr="00C80EEC" w:rsidDel="008E3728" w:rsidRDefault="00AD1E51" w:rsidP="008E3728">
      <w:pPr>
        <w:rPr>
          <w:del w:id="793" w:author="Brian Pratt" w:date="2023-08-09T14:44:00Z"/>
          <w:rFonts w:eastAsia="MS Mincho"/>
        </w:rPr>
      </w:pPr>
      <w:del w:id="794" w:author="Brian Pratt" w:date="2023-08-09T14:44:00Z">
        <w:r w:rsidRPr="00C80EEC" w:rsidDel="008E3728">
          <w:rPr>
            <w:rFonts w:eastAsia="MS Mincho"/>
          </w:rPr>
          <w:delText>以下の手順</w:delText>
        </w:r>
        <w:r w:rsidR="00D669EC" w:rsidDel="008E3728">
          <w:rPr>
            <w:rFonts w:eastAsia="MS Mincho" w:hint="eastAsia"/>
          </w:rPr>
          <w:delText>の</w:delText>
        </w:r>
        <w:r w:rsidRPr="00C80EEC" w:rsidDel="008E3728">
          <w:rPr>
            <w:rFonts w:eastAsia="MS Mincho"/>
          </w:rPr>
          <w:delText>実施</w:delText>
        </w:r>
        <w:r w:rsidR="00A836D3" w:rsidDel="008E3728">
          <w:rPr>
            <w:rFonts w:eastAsia="MS Mincho" w:hint="eastAsia"/>
          </w:rPr>
          <w:delText>で</w:delText>
        </w:r>
        <w:r w:rsidRPr="00C80EEC" w:rsidDel="008E3728">
          <w:rPr>
            <w:rFonts w:eastAsia="MS Mincho"/>
          </w:rPr>
          <w:delText>作成した</w:delText>
        </w:r>
        <w:r w:rsidR="00A836D3" w:rsidRPr="00C80EEC" w:rsidDel="008E3728">
          <w:rPr>
            <w:rFonts w:eastAsia="MS Mincho"/>
          </w:rPr>
          <w:delText>ファイルを</w:delText>
        </w:r>
        <w:r w:rsidRPr="00C80EEC" w:rsidDel="008E3728">
          <w:rPr>
            <w:rFonts w:eastAsia="MS Mincho"/>
          </w:rPr>
          <w:delText>ドキュメント</w:delText>
        </w:r>
        <w:r w:rsidR="00A836D3" w:rsidDel="008E3728">
          <w:rPr>
            <w:rFonts w:eastAsia="MS Mincho" w:hint="eastAsia"/>
          </w:rPr>
          <w:delText>へ</w:delText>
        </w:r>
        <w:r w:rsidRPr="00C80EEC" w:rsidDel="008E3728">
          <w:rPr>
            <w:rFonts w:eastAsia="MS Mincho"/>
          </w:rPr>
          <w:delText>インポートします。</w:delText>
        </w:r>
      </w:del>
    </w:p>
    <w:p w14:paraId="6C288CFB" w14:textId="4683AC71" w:rsidR="003C3F78" w:rsidRPr="00C80EEC" w:rsidDel="008E3728" w:rsidRDefault="003C3F78" w:rsidP="008E3728">
      <w:pPr>
        <w:rPr>
          <w:del w:id="795" w:author="Brian Pratt" w:date="2023-08-09T14:44:00Z"/>
          <w:rFonts w:eastAsia="MS Mincho"/>
        </w:rPr>
      </w:pPr>
      <w:del w:id="796" w:author="Brian Pratt" w:date="2023-08-09T14:44:00Z">
        <w:r w:rsidRPr="00C80EEC" w:rsidDel="008E3728">
          <w:rPr>
            <w:rFonts w:eastAsia="MS Mincho"/>
          </w:rPr>
          <w:delText xml:space="preserve">[ </w:delText>
        </w:r>
        <w:r w:rsidRPr="00C80EEC" w:rsidDel="008E3728">
          <w:rPr>
            <w:rFonts w:eastAsia="MS Mincho"/>
            <w:b/>
          </w:rPr>
          <w:delText>ファイル</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w:delText>
        </w:r>
        <w:r w:rsidRPr="00C80EEC" w:rsidDel="008E3728">
          <w:rPr>
            <w:rFonts w:eastAsia="MS Mincho"/>
            <w:b/>
          </w:rPr>
          <w:delText>インポート</w:delText>
        </w:r>
        <w:r w:rsidRPr="00C80EEC" w:rsidDel="008E3728">
          <w:rPr>
            <w:rFonts w:eastAsia="MS Mincho"/>
          </w:rPr>
          <w:delText xml:space="preserve"> ] </w:delText>
        </w:r>
        <w:r w:rsidRPr="00C80EEC" w:rsidDel="008E3728">
          <w:rPr>
            <w:rFonts w:eastAsia="MS Mincho"/>
          </w:rPr>
          <w:delText>を選択して</w:delText>
        </w:r>
        <w:r w:rsidRPr="00C80EEC" w:rsidDel="008E3728">
          <w:rPr>
            <w:rFonts w:eastAsia="MS Mincho"/>
          </w:rPr>
          <w:delText xml:space="preserve"> [ </w:delText>
        </w:r>
        <w:r w:rsidRPr="00C80EEC" w:rsidDel="008E3728">
          <w:rPr>
            <w:rFonts w:eastAsia="MS Mincho"/>
            <w:b/>
          </w:rPr>
          <w:delText>結果</w:delText>
        </w:r>
        <w:r w:rsidRPr="00C80EEC" w:rsidDel="008E3728">
          <w:rPr>
            <w:rFonts w:eastAsia="MS Mincho"/>
          </w:rPr>
          <w:delText xml:space="preserve"> ] </w:delText>
        </w:r>
        <w:r w:rsidRPr="00C80EEC" w:rsidDel="008E3728">
          <w:rPr>
            <w:rFonts w:eastAsia="MS Mincho"/>
          </w:rPr>
          <w:delText>をクリックします。</w:delText>
        </w:r>
      </w:del>
    </w:p>
    <w:p w14:paraId="6AB55ABD" w14:textId="49286C8A" w:rsidR="003C3F78" w:rsidRPr="00C80EEC" w:rsidDel="008E3728" w:rsidRDefault="009B251B" w:rsidP="008E3728">
      <w:pPr>
        <w:rPr>
          <w:del w:id="797" w:author="Brian Pratt" w:date="2023-08-09T14:44:00Z"/>
          <w:rFonts w:eastAsia="MS Mincho"/>
        </w:rPr>
      </w:pPr>
      <w:del w:id="798" w:author="Brian Pratt" w:date="2023-08-09T14:44:00Z">
        <w:r w:rsidRPr="00C80EEC" w:rsidDel="008E3728">
          <w:rPr>
            <w:rFonts w:eastAsia="MS Mincho"/>
          </w:rPr>
          <w:delText xml:space="preserve">[ </w:delText>
        </w:r>
        <w:r w:rsidR="003C3F78" w:rsidRPr="00C80EEC" w:rsidDel="008E3728">
          <w:rPr>
            <w:rFonts w:eastAsia="MS Mincho"/>
            <w:b/>
          </w:rPr>
          <w:delText>結果をインポート</w:delText>
        </w:r>
        <w:r w:rsidRPr="00C80EEC" w:rsidDel="008E3728">
          <w:rPr>
            <w:rFonts w:eastAsia="MS Mincho"/>
          </w:rPr>
          <w:delText xml:space="preserve"> ] </w:delText>
        </w:r>
        <w:r w:rsidRPr="00C80EEC" w:rsidDel="008E3728">
          <w:rPr>
            <w:rFonts w:eastAsia="MS Mincho"/>
          </w:rPr>
          <w:delText>フォームでは、デフォルトの</w:delText>
        </w:r>
        <w:r w:rsidRPr="00C80EEC" w:rsidDel="008E3728">
          <w:rPr>
            <w:rFonts w:eastAsia="MS Mincho"/>
          </w:rPr>
          <w:delText xml:space="preserve"> [ </w:delText>
        </w:r>
        <w:r w:rsidRPr="00C80EEC" w:rsidDel="008E3728">
          <w:rPr>
            <w:rFonts w:eastAsia="MS Mincho"/>
            <w:b/>
          </w:rPr>
          <w:delText>ファイルにシングルインジェクション繰り返し測定を追加</w:delText>
        </w:r>
        <w:r w:rsidRPr="00C80EEC" w:rsidDel="008E3728">
          <w:rPr>
            <w:rFonts w:eastAsia="MS Mincho"/>
          </w:rPr>
          <w:delText xml:space="preserve"> ] </w:delText>
        </w:r>
        <w:r w:rsidRPr="00C80EEC" w:rsidDel="008E3728">
          <w:rPr>
            <w:rFonts w:eastAsia="MS Mincho"/>
          </w:rPr>
          <w:delText>オプションが使用できます。</w:delText>
        </w:r>
        <w:r w:rsidRPr="00C80EEC" w:rsidDel="008E3728">
          <w:rPr>
            <w:rFonts w:eastAsia="MS Mincho"/>
          </w:rPr>
          <w:delText xml:space="preserve">[ </w:delText>
        </w:r>
        <w:r w:rsidRPr="00C80EEC" w:rsidDel="008E3728">
          <w:rPr>
            <w:rFonts w:eastAsia="MS Mincho"/>
            <w:b/>
          </w:rPr>
          <w:delText>同時にインポートするファイル</w:delText>
        </w:r>
        <w:r w:rsidRPr="00C80EEC" w:rsidDel="008E3728">
          <w:rPr>
            <w:rFonts w:eastAsia="MS Mincho"/>
          </w:rPr>
          <w:delText xml:space="preserve"> ] </w:delText>
        </w:r>
        <w:r w:rsidRPr="00C80EEC" w:rsidDel="008E3728">
          <w:rPr>
            <w:rFonts w:eastAsia="MS Mincho"/>
          </w:rPr>
          <w:delText>ドロップダウンリストで、両方のファイルを同時にインポートする</w:delText>
        </w:r>
        <w:r w:rsidR="00A836D3" w:rsidDel="008E3728">
          <w:rPr>
            <w:rFonts w:eastAsia="MS Mincho" w:hint="eastAsia"/>
          </w:rPr>
          <w:delText>ため</w:delText>
        </w:r>
        <w:r w:rsidRPr="00C80EEC" w:rsidDel="008E3728">
          <w:rPr>
            <w:rFonts w:eastAsia="MS Mincho"/>
          </w:rPr>
          <w:delText>「</w:delText>
        </w:r>
        <w:r w:rsidR="003C48DD" w:rsidDel="008E3728">
          <w:rPr>
            <w:rFonts w:eastAsia="MS Mincho" w:hint="eastAsia"/>
          </w:rPr>
          <w:delText>多く</w:delText>
        </w:r>
        <w:r w:rsidRPr="00C80EEC" w:rsidDel="008E3728">
          <w:rPr>
            <w:rFonts w:eastAsia="MS Mincho"/>
          </w:rPr>
          <w:delText>」が選択されていることを確認します。</w:delText>
        </w:r>
      </w:del>
    </w:p>
    <w:p w14:paraId="4A66F1AE" w14:textId="73A4C486" w:rsidR="00B51FBD" w:rsidRPr="00C80EEC" w:rsidDel="008E3728" w:rsidRDefault="00B51FBD" w:rsidP="008E3728">
      <w:pPr>
        <w:rPr>
          <w:del w:id="799" w:author="Brian Pratt" w:date="2023-08-09T14:44:00Z"/>
          <w:rFonts w:eastAsia="MS Mincho"/>
        </w:rPr>
      </w:pPr>
      <w:del w:id="800" w:author="Brian Pratt" w:date="2023-08-09T14:44:00Z">
        <w:r w:rsidRPr="00C80EEC" w:rsidDel="008E3728">
          <w:rPr>
            <w:rFonts w:eastAsia="MS Mincho"/>
          </w:rPr>
          <w:delText xml:space="preserve">[ </w:delText>
        </w:r>
        <w:r w:rsidRPr="00C80EEC" w:rsidDel="008E3728">
          <w:rPr>
            <w:rFonts w:eastAsia="MS Mincho"/>
            <w:b/>
            <w:bCs/>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6A528510" w14:textId="710A2ED8" w:rsidR="003C3F78" w:rsidRPr="00C80EEC" w:rsidDel="008E3728" w:rsidRDefault="00D30827" w:rsidP="008E3728">
      <w:pPr>
        <w:rPr>
          <w:del w:id="801" w:author="Brian Pratt" w:date="2023-08-09T14:44:00Z"/>
          <w:rFonts w:eastAsia="MS Mincho"/>
        </w:rPr>
      </w:pPr>
      <w:del w:id="802" w:author="Brian Pratt" w:date="2023-08-09T14:44:00Z">
        <w:r w:rsidRPr="00C80EEC" w:rsidDel="008E3728">
          <w:rPr>
            <w:rFonts w:eastAsia="MS Mincho"/>
          </w:rPr>
          <w:delText>「</w:delText>
        </w:r>
        <w:r w:rsidRPr="00C80EEC" w:rsidDel="008E3728">
          <w:rPr>
            <w:rFonts w:eastAsia="MS Mincho"/>
          </w:rPr>
          <w:delText>Unscheduled</w:delText>
        </w:r>
        <w:r w:rsidRPr="00C80EEC" w:rsidDel="008E3728">
          <w:rPr>
            <w:rFonts w:eastAsia="MS Mincho"/>
          </w:rPr>
          <w:delText>」サブフォルダに移動し、両方のファイルを選択します。</w:delText>
        </w:r>
      </w:del>
    </w:p>
    <w:p w14:paraId="7AC7A361" w14:textId="226B9AE0" w:rsidR="003C3F78" w:rsidRPr="00C80EEC" w:rsidDel="008E3728" w:rsidRDefault="003C3F78" w:rsidP="008E3728">
      <w:pPr>
        <w:rPr>
          <w:del w:id="803" w:author="Brian Pratt" w:date="2023-08-09T14:44:00Z"/>
          <w:rFonts w:eastAsia="MS Mincho"/>
        </w:rPr>
      </w:pPr>
      <w:del w:id="804" w:author="Brian Pratt" w:date="2023-08-09T14:44:00Z">
        <w:r w:rsidRPr="00C80EEC" w:rsidDel="008E3728">
          <w:rPr>
            <w:rFonts w:eastAsia="MS Mincho"/>
          </w:rPr>
          <w:delText xml:space="preserve">[ </w:delText>
        </w:r>
        <w:r w:rsidRPr="00C80EEC" w:rsidDel="008E3728">
          <w:rPr>
            <w:rFonts w:eastAsia="MS Mincho"/>
            <w:b/>
            <w:bCs/>
          </w:rPr>
          <w:delText>結果ファイルをインポート</w:delText>
        </w:r>
        <w:r w:rsidRPr="00C80EEC" w:rsidDel="008E3728">
          <w:rPr>
            <w:rFonts w:eastAsia="MS Mincho"/>
          </w:rPr>
          <w:delText xml:space="preserve"> ] </w:delText>
        </w:r>
        <w:r w:rsidRPr="00C80EEC" w:rsidDel="008E3728">
          <w:rPr>
            <w:rFonts w:eastAsia="MS Mincho"/>
          </w:rPr>
          <w:delText>フォームは以下のようになります。</w:delText>
        </w:r>
      </w:del>
    </w:p>
    <w:p w14:paraId="57D3C802" w14:textId="3B697F82" w:rsidR="00BA46EB" w:rsidRPr="00C80EEC" w:rsidDel="008E3728" w:rsidRDefault="007F3420" w:rsidP="008E3728">
      <w:pPr>
        <w:rPr>
          <w:del w:id="805" w:author="Brian Pratt" w:date="2023-08-09T14:44:00Z"/>
          <w:rFonts w:eastAsia="MS Mincho"/>
        </w:rPr>
      </w:pPr>
      <w:del w:id="806" w:author="Brian Pratt" w:date="2023-08-09T14:44:00Z">
        <w:r w:rsidRPr="00C80EEC" w:rsidDel="008E3728">
          <w:rPr>
            <w:rFonts w:eastAsia="MS Mincho"/>
            <w:noProof/>
            <w:lang w:eastAsia="en-US"/>
          </w:rPr>
          <w:drawing>
            <wp:inline distT="0" distB="0" distL="0" distR="0" wp14:anchorId="5C621EA6" wp14:editId="3B3EAE4E">
              <wp:extent cx="5562600" cy="4019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562600" cy="4019550"/>
                      </a:xfrm>
                      <a:prstGeom prst="rect">
                        <a:avLst/>
                      </a:prstGeom>
                    </pic:spPr>
                  </pic:pic>
                </a:graphicData>
              </a:graphic>
            </wp:inline>
          </w:drawing>
        </w:r>
      </w:del>
    </w:p>
    <w:p w14:paraId="72ACD3A8" w14:textId="1E190A6F" w:rsidR="003C3F78" w:rsidRPr="00C80EEC" w:rsidDel="008E3728" w:rsidRDefault="003C3F78" w:rsidP="008E3728">
      <w:pPr>
        <w:rPr>
          <w:del w:id="807" w:author="Brian Pratt" w:date="2023-08-09T14:44:00Z"/>
          <w:rFonts w:eastAsia="MS Mincho"/>
        </w:rPr>
      </w:pPr>
      <w:del w:id="808" w:author="Brian Pratt" w:date="2023-08-09T14:44:00Z">
        <w:r w:rsidRPr="00C80EEC" w:rsidDel="008E3728">
          <w:rPr>
            <w:rFonts w:eastAsia="MS Mincho"/>
          </w:rPr>
          <w:delText xml:space="preserve">[ </w:delText>
        </w:r>
        <w:r w:rsidRPr="00C80EEC" w:rsidDel="008E3728">
          <w:rPr>
            <w:rFonts w:eastAsia="MS Mincho"/>
            <w:b/>
            <w:bCs/>
          </w:rPr>
          <w:delText>開く</w:delText>
        </w:r>
        <w:r w:rsidRPr="00C80EEC" w:rsidDel="008E3728">
          <w:rPr>
            <w:rFonts w:eastAsia="MS Mincho"/>
          </w:rPr>
          <w:delText xml:space="preserve"> ] </w:delText>
        </w:r>
        <w:r w:rsidRPr="00C80EEC" w:rsidDel="008E3728">
          <w:rPr>
            <w:rFonts w:eastAsia="MS Mincho"/>
          </w:rPr>
          <w:delText>ボタンをクリックします。</w:delText>
        </w:r>
      </w:del>
    </w:p>
    <w:p w14:paraId="6B40D98D" w14:textId="35FF45CF" w:rsidR="00DD6A88" w:rsidRPr="00C80EEC" w:rsidDel="008E3728" w:rsidRDefault="005910DF" w:rsidP="008E3728">
      <w:pPr>
        <w:rPr>
          <w:del w:id="809" w:author="Brian Pratt" w:date="2023-08-09T14:44:00Z"/>
          <w:rFonts w:eastAsia="MS Mincho"/>
        </w:rPr>
      </w:pPr>
      <w:del w:id="810" w:author="Brian Pratt" w:date="2023-08-09T14:44:00Z">
        <w:r w:rsidDel="008E3728">
          <w:rPr>
            <w:rFonts w:eastAsia="MS Mincho" w:hint="eastAsia"/>
          </w:rPr>
          <w:delText>これらの</w:delText>
        </w:r>
        <w:r w:rsidR="00B51FBD" w:rsidRPr="00C80EEC" w:rsidDel="008E3728">
          <w:rPr>
            <w:rFonts w:eastAsia="MS Mincho"/>
          </w:rPr>
          <w:delText>ファイル名</w:delText>
        </w:r>
        <w:r w:rsidDel="008E3728">
          <w:rPr>
            <w:rFonts w:eastAsia="MS Mincho" w:hint="eastAsia"/>
          </w:rPr>
          <w:delText>で</w:delText>
        </w:r>
        <w:r w:rsidR="00B51FBD" w:rsidRPr="00C80EEC" w:rsidDel="008E3728">
          <w:rPr>
            <w:rFonts w:eastAsia="MS Mincho"/>
          </w:rPr>
          <w:delText>共通のプリフィックス</w:delText>
        </w:r>
        <w:r w:rsidDel="008E3728">
          <w:rPr>
            <w:rFonts w:eastAsia="MS Mincho" w:hint="eastAsia"/>
          </w:rPr>
          <w:delText>（</w:delText>
        </w:r>
        <w:r w:rsidDel="008E3728">
          <w:rPr>
            <w:rFonts w:eastAsia="MS Mincho" w:hint="eastAsia"/>
          </w:rPr>
          <w:delText>ID33140_0</w:delText>
        </w:r>
        <w:r w:rsidDel="008E3728">
          <w:rPr>
            <w:rFonts w:eastAsia="MS Mincho" w:hint="eastAsia"/>
          </w:rPr>
          <w:delText>）</w:delText>
        </w:r>
        <w:r w:rsidR="00B51FBD" w:rsidRPr="00C80EEC" w:rsidDel="008E3728">
          <w:rPr>
            <w:rFonts w:eastAsia="MS Mincho"/>
          </w:rPr>
          <w:delText>とサフィックス</w:delText>
        </w:r>
        <w:r w:rsidDel="008E3728">
          <w:rPr>
            <w:rFonts w:eastAsia="MS Mincho" w:hint="eastAsia"/>
          </w:rPr>
          <w:delText>（</w:delText>
        </w:r>
        <w:r w:rsidDel="008E3728">
          <w:rPr>
            <w:rFonts w:eastAsia="MS Mincho" w:hint="eastAsia"/>
          </w:rPr>
          <w:delText>a</w:delText>
        </w:r>
        <w:r w:rsidDel="008E3728">
          <w:rPr>
            <w:rFonts w:eastAsia="MS Mincho"/>
          </w:rPr>
          <w:delText>_WAA253_4814_092017</w:delText>
        </w:r>
        <w:r w:rsidDel="008E3728">
          <w:rPr>
            <w:rFonts w:eastAsia="MS Mincho" w:hint="eastAsia"/>
          </w:rPr>
          <w:delText>）があるので</w:delText>
        </w:r>
        <w:r w:rsidR="00B51FBD" w:rsidRPr="00C80EEC" w:rsidDel="008E3728">
          <w:rPr>
            <w:rFonts w:eastAsia="MS Mincho"/>
          </w:rPr>
          <w:delText>以下のフォーム</w:delText>
        </w:r>
        <w:r w:rsidDel="008E3728">
          <w:rPr>
            <w:rFonts w:eastAsia="MS Mincho" w:hint="eastAsia"/>
          </w:rPr>
          <w:delText>が</w:delText>
        </w:r>
        <w:r w:rsidR="00B51FBD" w:rsidRPr="00C80EEC" w:rsidDel="008E3728">
          <w:rPr>
            <w:rFonts w:eastAsia="MS Mincho"/>
          </w:rPr>
          <w:delText>表示</w:delText>
        </w:r>
        <w:r w:rsidDel="008E3728">
          <w:rPr>
            <w:rFonts w:eastAsia="MS Mincho" w:hint="eastAsia"/>
          </w:rPr>
          <w:delText>されます（ファイル名の短縮を提案されます）</w:delText>
        </w:r>
        <w:r w:rsidR="00B51FBD" w:rsidRPr="00C80EEC" w:rsidDel="008E3728">
          <w:rPr>
            <w:rFonts w:eastAsia="MS Mincho"/>
          </w:rPr>
          <w:delText>。</w:delText>
        </w:r>
      </w:del>
    </w:p>
    <w:p w14:paraId="31E6EA70" w14:textId="5428B949" w:rsidR="00071DFF" w:rsidRPr="00C80EEC" w:rsidDel="008E3728" w:rsidRDefault="007F3420" w:rsidP="008E3728">
      <w:pPr>
        <w:rPr>
          <w:del w:id="811" w:author="Brian Pratt" w:date="2023-08-09T14:44:00Z"/>
          <w:rFonts w:eastAsia="MS Mincho"/>
        </w:rPr>
      </w:pPr>
      <w:del w:id="812" w:author="Brian Pratt" w:date="2023-08-09T14:44:00Z">
        <w:r w:rsidRPr="00C80EEC" w:rsidDel="008E3728">
          <w:rPr>
            <w:rFonts w:eastAsia="MS Mincho"/>
            <w:noProof/>
            <w:lang w:eastAsia="en-US"/>
          </w:rPr>
          <w:drawing>
            <wp:inline distT="0" distB="0" distL="0" distR="0" wp14:anchorId="6EB1C4AB" wp14:editId="34D2C843">
              <wp:extent cx="2886075" cy="4543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2886075" cy="4543425"/>
                      </a:xfrm>
                      <a:prstGeom prst="rect">
                        <a:avLst/>
                      </a:prstGeom>
                    </pic:spPr>
                  </pic:pic>
                </a:graphicData>
              </a:graphic>
            </wp:inline>
          </w:drawing>
        </w:r>
      </w:del>
    </w:p>
    <w:p w14:paraId="02BC9A0A" w14:textId="01B81B87" w:rsidR="004E0358" w:rsidRPr="00C80EEC" w:rsidDel="008E3728" w:rsidRDefault="00071DFF" w:rsidP="008E3728">
      <w:pPr>
        <w:rPr>
          <w:del w:id="813" w:author="Brian Pratt" w:date="2023-08-09T14:44:00Z"/>
          <w:rFonts w:eastAsia="MS Mincho"/>
        </w:rPr>
      </w:pPr>
      <w:del w:id="814"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ボタンをクリックして、短くなった繰り返し測定名「</w:delText>
        </w:r>
        <w:r w:rsidRPr="00C80EEC" w:rsidDel="008E3728">
          <w:rPr>
            <w:rFonts w:eastAsia="MS Mincho"/>
          </w:rPr>
          <w:delText>1</w:delText>
        </w:r>
        <w:r w:rsidRPr="00C80EEC" w:rsidDel="008E3728">
          <w:rPr>
            <w:rFonts w:eastAsia="MS Mincho"/>
          </w:rPr>
          <w:delText>」と「</w:delText>
        </w:r>
        <w:r w:rsidRPr="00C80EEC" w:rsidDel="008E3728">
          <w:rPr>
            <w:rFonts w:eastAsia="MS Mincho"/>
          </w:rPr>
          <w:delText>2</w:delText>
        </w:r>
        <w:r w:rsidRPr="00C80EEC" w:rsidDel="008E3728">
          <w:rPr>
            <w:rFonts w:eastAsia="MS Mincho"/>
          </w:rPr>
          <w:delText>」を承認します。</w:delText>
        </w:r>
      </w:del>
    </w:p>
    <w:p w14:paraId="186E32D3" w14:textId="3F0C5FA4" w:rsidR="000A26AA" w:rsidRPr="00C80EEC" w:rsidDel="008E3728" w:rsidRDefault="00BB06B6" w:rsidP="008E3728">
      <w:pPr>
        <w:rPr>
          <w:del w:id="815" w:author="Brian Pratt" w:date="2023-08-09T14:44:00Z"/>
          <w:rFonts w:eastAsia="MS Mincho"/>
        </w:rPr>
      </w:pPr>
      <w:del w:id="816" w:author="Brian Pratt" w:date="2023-08-09T14:44:00Z">
        <w:r w:rsidRPr="00C80EEC" w:rsidDel="008E3728">
          <w:rPr>
            <w:rFonts w:eastAsia="MS Mincho"/>
          </w:rPr>
          <w:delText>当該ファイルは素早くインポートされ、</w:delText>
        </w:r>
        <w:r w:rsidRPr="00C80EEC" w:rsidDel="008E3728">
          <w:rPr>
            <w:rFonts w:eastAsia="MS Mincho"/>
          </w:rPr>
          <w:delText>Skyline</w:delText>
        </w:r>
        <w:r w:rsidRPr="00C80EEC" w:rsidDel="008E3728">
          <w:rPr>
            <w:rFonts w:eastAsia="MS Mincho"/>
          </w:rPr>
          <w:delText>メインウィンドウは以下のようになります。</w:delText>
        </w:r>
      </w:del>
    </w:p>
    <w:p w14:paraId="56A07D2E" w14:textId="596625F4" w:rsidR="00A375C7" w:rsidRPr="00C80EEC" w:rsidDel="008E3728" w:rsidRDefault="007F3420" w:rsidP="008E3728">
      <w:pPr>
        <w:rPr>
          <w:del w:id="817" w:author="Brian Pratt" w:date="2023-08-09T14:44:00Z"/>
          <w:rFonts w:eastAsia="MS Mincho"/>
        </w:rPr>
      </w:pPr>
      <w:del w:id="818" w:author="Brian Pratt" w:date="2023-08-09T14:44:00Z">
        <w:r w:rsidRPr="00C80EEC" w:rsidDel="008E3728">
          <w:rPr>
            <w:rFonts w:eastAsia="MS Mincho"/>
            <w:noProof/>
            <w:lang w:eastAsia="en-US"/>
          </w:rPr>
          <w:drawing>
            <wp:inline distT="0" distB="0" distL="0" distR="0" wp14:anchorId="15597ACC" wp14:editId="24C8B063">
              <wp:extent cx="5943600" cy="4409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943600" cy="4409440"/>
                      </a:xfrm>
                      <a:prstGeom prst="rect">
                        <a:avLst/>
                      </a:prstGeom>
                    </pic:spPr>
                  </pic:pic>
                </a:graphicData>
              </a:graphic>
            </wp:inline>
          </w:drawing>
        </w:r>
        <w:r w:rsidR="0061273A" w:rsidRPr="00C80EEC" w:rsidDel="008E3728">
          <w:rPr>
            <w:rFonts w:eastAsia="MS Mincho"/>
          </w:rPr>
          <w:delText xml:space="preserve"> </w:delText>
        </w:r>
      </w:del>
    </w:p>
    <w:p w14:paraId="65EF24DA" w14:textId="6DC8FF60" w:rsidR="00F70535" w:rsidRPr="00C80EEC" w:rsidDel="008E3728" w:rsidRDefault="006177E5" w:rsidP="008E3728">
      <w:pPr>
        <w:rPr>
          <w:del w:id="819" w:author="Brian Pratt" w:date="2023-08-09T14:44:00Z"/>
          <w:rFonts w:eastAsia="MS Mincho"/>
        </w:rPr>
      </w:pPr>
      <w:del w:id="820" w:author="Brian Pratt" w:date="2023-08-09T14:44:00Z">
        <w:r w:rsidRPr="00C80EEC" w:rsidDel="008E3728">
          <w:rPr>
            <w:rFonts w:eastAsia="MS Mincho"/>
          </w:rPr>
          <w:delText>繰り返し測定名「</w:delText>
        </w:r>
        <w:r w:rsidRPr="00C80EEC" w:rsidDel="008E3728">
          <w:rPr>
            <w:rFonts w:eastAsia="MS Mincho"/>
          </w:rPr>
          <w:delText>1</w:delText>
        </w:r>
        <w:r w:rsidRPr="00C80EEC" w:rsidDel="008E3728">
          <w:rPr>
            <w:rFonts w:eastAsia="MS Mincho"/>
          </w:rPr>
          <w:delText>」と「</w:delText>
        </w:r>
        <w:r w:rsidRPr="00C80EEC" w:rsidDel="008E3728">
          <w:rPr>
            <w:rFonts w:eastAsia="MS Mincho"/>
          </w:rPr>
          <w:delText>2</w:delText>
        </w:r>
        <w:r w:rsidRPr="00C80EEC" w:rsidDel="008E3728">
          <w:rPr>
            <w:rFonts w:eastAsia="MS Mincho"/>
          </w:rPr>
          <w:delText>」は</w:delText>
        </w:r>
        <w:r w:rsidR="00A836D3" w:rsidDel="008E3728">
          <w:rPr>
            <w:rFonts w:eastAsia="MS Mincho" w:hint="eastAsia"/>
          </w:rPr>
          <w:delText>ただの番号にすぎないため</w:delText>
        </w:r>
        <w:r w:rsidRPr="00C80EEC" w:rsidDel="008E3728">
          <w:rPr>
            <w:rFonts w:eastAsia="MS Mincho"/>
          </w:rPr>
          <w:delText>、以下のように</w:delText>
        </w:r>
        <w:r w:rsidR="00A836D3" w:rsidDel="008E3728">
          <w:rPr>
            <w:rFonts w:eastAsia="MS Mincho" w:hint="eastAsia"/>
          </w:rPr>
          <w:delText>してグラジエント情報を含む名前に</w:delText>
        </w:r>
        <w:r w:rsidRPr="00C80EEC" w:rsidDel="008E3728">
          <w:rPr>
            <w:rFonts w:eastAsia="MS Mincho"/>
          </w:rPr>
          <w:delText>変えることができます。</w:delText>
        </w:r>
      </w:del>
    </w:p>
    <w:p w14:paraId="2265A28D" w14:textId="7FFDAAB8" w:rsidR="000A6D0F" w:rsidRPr="00C80EEC" w:rsidDel="008E3728" w:rsidRDefault="000A6D0F" w:rsidP="008E3728">
      <w:pPr>
        <w:rPr>
          <w:del w:id="821" w:author="Brian Pratt" w:date="2023-08-09T14:44:00Z"/>
          <w:rFonts w:eastAsia="MS Mincho"/>
        </w:rPr>
      </w:pPr>
      <w:del w:id="822" w:author="Brian Pratt" w:date="2023-08-09T14:44:00Z">
        <w:r w:rsidRPr="00C80EEC" w:rsidDel="008E3728">
          <w:rPr>
            <w:rFonts w:eastAsia="MS Mincho"/>
          </w:rPr>
          <w:delText xml:space="preserve">[ </w:delText>
        </w:r>
        <w:r w:rsidRPr="00C80EEC" w:rsidDel="008E3728">
          <w:rPr>
            <w:rFonts w:eastAsia="MS Mincho"/>
            <w:b/>
          </w:rPr>
          <w:delText>編集</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w:delText>
        </w:r>
        <w:r w:rsidRPr="00C80EEC" w:rsidDel="008E3728">
          <w:rPr>
            <w:rFonts w:eastAsia="MS Mincho"/>
            <w:b/>
          </w:rPr>
          <w:delText>結果を管理</w:delText>
        </w:r>
        <w:r w:rsidRPr="00C80EEC" w:rsidDel="008E3728">
          <w:rPr>
            <w:rFonts w:eastAsia="MS Mincho"/>
          </w:rPr>
          <w:delText xml:space="preserve"> ] </w:delText>
        </w:r>
        <w:r w:rsidRPr="00C80EEC" w:rsidDel="008E3728">
          <w:rPr>
            <w:rFonts w:eastAsia="MS Mincho"/>
          </w:rPr>
          <w:delText>を選択します。</w:delText>
        </w:r>
      </w:del>
    </w:p>
    <w:p w14:paraId="3019CF85" w14:textId="79031CFA" w:rsidR="000A6D0F" w:rsidRPr="00C80EEC" w:rsidDel="008E3728" w:rsidRDefault="005165F1" w:rsidP="008E3728">
      <w:pPr>
        <w:rPr>
          <w:del w:id="823" w:author="Brian Pratt" w:date="2023-08-09T14:44:00Z"/>
          <w:rFonts w:eastAsia="MS Mincho"/>
        </w:rPr>
      </w:pPr>
      <w:del w:id="824" w:author="Brian Pratt" w:date="2023-08-09T14:44:00Z">
        <w:r w:rsidRPr="00C80EEC" w:rsidDel="008E3728">
          <w:rPr>
            <w:rFonts w:eastAsia="MS Mincho"/>
          </w:rPr>
          <w:delText>最初の繰り返し測定「</w:delText>
        </w:r>
        <w:r w:rsidRPr="00C80EEC" w:rsidDel="008E3728">
          <w:rPr>
            <w:rFonts w:eastAsia="MS Mincho"/>
          </w:rPr>
          <w:delText>1</w:delText>
        </w:r>
        <w:r w:rsidRPr="00C80EEC" w:rsidDel="008E3728">
          <w:rPr>
            <w:rFonts w:eastAsia="MS Mincho"/>
          </w:rPr>
          <w:delText>」をダブルクリックします（または選択して</w:delText>
        </w:r>
        <w:r w:rsidRPr="00C80EEC" w:rsidDel="008E3728">
          <w:rPr>
            <w:rFonts w:eastAsia="MS Mincho"/>
          </w:rPr>
          <w:delText xml:space="preserve"> [ </w:delText>
        </w:r>
        <w:r w:rsidRPr="00C80EEC" w:rsidDel="008E3728">
          <w:rPr>
            <w:rFonts w:eastAsia="MS Mincho"/>
            <w:b/>
          </w:rPr>
          <w:delText>名前を変更</w:delText>
        </w:r>
        <w:r w:rsidRPr="00C80EEC" w:rsidDel="008E3728">
          <w:rPr>
            <w:rFonts w:eastAsia="MS Mincho"/>
          </w:rPr>
          <w:delText xml:space="preserve"> ] </w:delText>
        </w:r>
        <w:r w:rsidRPr="00C80EEC" w:rsidDel="008E3728">
          <w:rPr>
            <w:rFonts w:eastAsia="MS Mincho"/>
          </w:rPr>
          <w:delText>ボタンをクリックします）。</w:delText>
        </w:r>
      </w:del>
    </w:p>
    <w:p w14:paraId="693AE20D" w14:textId="3CC8FCA4" w:rsidR="00F64B7C" w:rsidRPr="00C80EEC" w:rsidDel="008E3728" w:rsidRDefault="005165F1" w:rsidP="008E3728">
      <w:pPr>
        <w:rPr>
          <w:del w:id="825" w:author="Brian Pratt" w:date="2023-08-09T14:44:00Z"/>
          <w:rFonts w:eastAsia="MS Mincho"/>
        </w:rPr>
      </w:pPr>
      <w:del w:id="826" w:author="Brian Pratt" w:date="2023-08-09T14:44:00Z">
        <w:r w:rsidRPr="00C80EEC" w:rsidDel="008E3728">
          <w:rPr>
            <w:rFonts w:eastAsia="MS Mincho"/>
          </w:rPr>
          <w:delText xml:space="preserve">[ </w:delText>
        </w:r>
        <w:r w:rsidRPr="00C80EEC" w:rsidDel="008E3728">
          <w:rPr>
            <w:rFonts w:eastAsia="MS Mincho"/>
            <w:b/>
          </w:rPr>
          <w:delText>繰り返し測定の名前を変更</w:delText>
        </w:r>
        <w:r w:rsidRPr="00C80EEC" w:rsidDel="008E3728">
          <w:rPr>
            <w:rFonts w:eastAsia="MS Mincho"/>
          </w:rPr>
          <w:delText xml:space="preserve"> ] </w:delText>
        </w:r>
        <w:r w:rsidRPr="00C80EEC" w:rsidDel="008E3728">
          <w:rPr>
            <w:rFonts w:eastAsia="MS Mincho"/>
          </w:rPr>
          <w:delText>フォームの</w:delText>
        </w:r>
        <w:r w:rsidRPr="00C80EEC" w:rsidDel="008E3728">
          <w:rPr>
            <w:rFonts w:eastAsia="MS Mincho"/>
          </w:rPr>
          <w:delText xml:space="preserve"> [ </w:delText>
        </w:r>
        <w:r w:rsidRPr="00C80EEC" w:rsidDel="008E3728">
          <w:rPr>
            <w:rFonts w:eastAsia="MS Mincho"/>
            <w:b/>
          </w:rPr>
          <w:delText>名前</w:delText>
        </w:r>
        <w:r w:rsidRPr="00C80EEC" w:rsidDel="008E3728">
          <w:rPr>
            <w:rFonts w:eastAsia="MS Mincho"/>
          </w:rPr>
          <w:delText xml:space="preserve"> ] </w:delText>
        </w:r>
        <w:r w:rsidRPr="00C80EEC" w:rsidDel="008E3728">
          <w:rPr>
            <w:rFonts w:eastAsia="MS Mincho"/>
          </w:rPr>
          <w:delText>フィールドに、「</w:delText>
        </w:r>
        <w:r w:rsidRPr="00C80EEC" w:rsidDel="008E3728">
          <w:rPr>
            <w:rFonts w:eastAsia="MS Mincho"/>
          </w:rPr>
          <w:delText>2 min</w:delText>
        </w:r>
        <w:r w:rsidRPr="00C80EEC" w:rsidDel="008E3728">
          <w:rPr>
            <w:rFonts w:eastAsia="MS Mincho"/>
          </w:rPr>
          <w:delText>」と入力します。</w:delText>
        </w:r>
      </w:del>
    </w:p>
    <w:p w14:paraId="12FF0A88" w14:textId="23B506F4" w:rsidR="001C4BDB" w:rsidRPr="00C80EEC" w:rsidDel="008E3728" w:rsidRDefault="007F3420" w:rsidP="008E3728">
      <w:pPr>
        <w:rPr>
          <w:del w:id="827" w:author="Brian Pratt" w:date="2023-08-09T14:44:00Z"/>
          <w:rFonts w:eastAsia="MS Mincho"/>
        </w:rPr>
      </w:pPr>
      <w:del w:id="828" w:author="Brian Pratt" w:date="2023-08-09T14:44:00Z">
        <w:r w:rsidRPr="00C80EEC" w:rsidDel="008E3728">
          <w:rPr>
            <w:rFonts w:eastAsia="MS Mincho"/>
            <w:noProof/>
            <w:lang w:eastAsia="en-US"/>
          </w:rPr>
          <w:drawing>
            <wp:inline distT="0" distB="0" distL="0" distR="0" wp14:anchorId="42239C5B" wp14:editId="6B323974">
              <wp:extent cx="4431030" cy="4018280"/>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31030" cy="4018280"/>
                      </a:xfrm>
                      <a:prstGeom prst="rect">
                        <a:avLst/>
                      </a:prstGeom>
                      <a:noFill/>
                      <a:ln>
                        <a:noFill/>
                      </a:ln>
                    </pic:spPr>
                  </pic:pic>
                </a:graphicData>
              </a:graphic>
            </wp:inline>
          </w:drawing>
        </w:r>
      </w:del>
    </w:p>
    <w:p w14:paraId="5D43B5E8" w14:textId="42D6C180" w:rsidR="000A6D0F" w:rsidRPr="00C80EEC" w:rsidDel="008E3728" w:rsidRDefault="000A6D0F" w:rsidP="008E3728">
      <w:pPr>
        <w:rPr>
          <w:del w:id="829" w:author="Brian Pratt" w:date="2023-08-09T14:44:00Z"/>
          <w:rFonts w:eastAsia="MS Mincho"/>
        </w:rPr>
      </w:pPr>
      <w:del w:id="830"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09A66F75" w14:textId="6B198208" w:rsidR="000A6D0F" w:rsidRPr="00C80EEC" w:rsidDel="008E3728" w:rsidRDefault="000A6D0F" w:rsidP="008E3728">
      <w:pPr>
        <w:rPr>
          <w:del w:id="831" w:author="Brian Pratt" w:date="2023-08-09T14:44:00Z"/>
          <w:rFonts w:eastAsia="MS Mincho"/>
        </w:rPr>
      </w:pPr>
      <w:del w:id="832" w:author="Brian Pratt" w:date="2023-08-09T14:44:00Z">
        <w:r w:rsidRPr="00C80EEC" w:rsidDel="008E3728">
          <w:rPr>
            <w:rFonts w:eastAsia="MS Mincho"/>
          </w:rPr>
          <w:delText>上記の手順を繰り返し、繰り返し測定名「</w:delText>
        </w:r>
        <w:r w:rsidRPr="00C80EEC" w:rsidDel="008E3728">
          <w:rPr>
            <w:rFonts w:eastAsia="MS Mincho"/>
          </w:rPr>
          <w:delText>2</w:delText>
        </w:r>
        <w:r w:rsidRPr="00C80EEC" w:rsidDel="008E3728">
          <w:rPr>
            <w:rFonts w:eastAsia="MS Mincho"/>
          </w:rPr>
          <w:delText>」を「</w:delText>
        </w:r>
        <w:r w:rsidRPr="00C80EEC" w:rsidDel="008E3728">
          <w:rPr>
            <w:rFonts w:eastAsia="MS Mincho"/>
          </w:rPr>
          <w:delText>5 min</w:delText>
        </w:r>
        <w:r w:rsidRPr="00C80EEC" w:rsidDel="008E3728">
          <w:rPr>
            <w:rFonts w:eastAsia="MS Mincho"/>
          </w:rPr>
          <w:delText>」に変更します。</w:delText>
        </w:r>
      </w:del>
    </w:p>
    <w:p w14:paraId="510E9DBD" w14:textId="6FB58B31" w:rsidR="004D59E3" w:rsidRPr="00C80EEC" w:rsidDel="008E3728" w:rsidRDefault="000A6D0F" w:rsidP="008E3728">
      <w:pPr>
        <w:rPr>
          <w:del w:id="833" w:author="Brian Pratt" w:date="2023-08-09T14:44:00Z"/>
          <w:rFonts w:eastAsia="MS Mincho"/>
        </w:rPr>
      </w:pPr>
      <w:del w:id="834" w:author="Brian Pratt" w:date="2023-08-09T14:44:00Z">
        <w:r w:rsidRPr="00C80EEC" w:rsidDel="008E3728">
          <w:rPr>
            <w:rFonts w:eastAsia="MS Mincho"/>
          </w:rPr>
          <w:delText xml:space="preserve">[ </w:delText>
        </w:r>
        <w:r w:rsidRPr="00C80EEC" w:rsidDel="008E3728">
          <w:rPr>
            <w:rFonts w:eastAsia="MS Mincho"/>
            <w:b/>
          </w:rPr>
          <w:delText>結果を管理</w:delText>
        </w:r>
        <w:r w:rsidRPr="00C80EEC" w:rsidDel="008E3728">
          <w:rPr>
            <w:rFonts w:eastAsia="MS Mincho"/>
          </w:rPr>
          <w:delText xml:space="preserve"> ] </w:delText>
        </w:r>
        <w:r w:rsidRPr="00C80EEC" w:rsidDel="008E3728">
          <w:rPr>
            <w:rFonts w:eastAsia="MS Mincho"/>
          </w:rPr>
          <w:delText>フォームの</w:delText>
        </w:r>
        <w:r w:rsidRPr="00C80EEC" w:rsidDel="008E3728">
          <w:rPr>
            <w:rFonts w:eastAsia="MS Mincho"/>
          </w:rPr>
          <w:delText xml:space="preserve"> [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38C64B61" w14:textId="4A955CA6" w:rsidR="000A26AA" w:rsidRPr="00C80EEC" w:rsidDel="008E3728" w:rsidRDefault="000A26AA" w:rsidP="008E3728">
      <w:pPr>
        <w:rPr>
          <w:del w:id="835" w:author="Brian Pratt" w:date="2023-08-09T14:44:00Z"/>
          <w:rFonts w:eastAsia="MS Mincho"/>
        </w:rPr>
      </w:pPr>
      <w:del w:id="836" w:author="Brian Pratt" w:date="2023-08-09T14:44:00Z">
        <w:r w:rsidRPr="00C80EEC" w:rsidDel="008E3728">
          <w:rPr>
            <w:rFonts w:eastAsia="MS Mincho"/>
          </w:rPr>
          <w:delText>これでメイン</w:delText>
        </w:r>
        <w:r w:rsidRPr="00C80EEC" w:rsidDel="008E3728">
          <w:rPr>
            <w:rFonts w:eastAsia="MS Mincho"/>
          </w:rPr>
          <w:delText>Skyline</w:delText>
        </w:r>
        <w:r w:rsidRPr="00C80EEC" w:rsidDel="008E3728">
          <w:rPr>
            <w:rFonts w:eastAsia="MS Mincho"/>
          </w:rPr>
          <w:delText>ウィンドウは以下のようになります。</w:delText>
        </w:r>
      </w:del>
    </w:p>
    <w:p w14:paraId="2A469B69" w14:textId="077AA34D" w:rsidR="00E83134" w:rsidRPr="00C80EEC" w:rsidDel="008E3728" w:rsidRDefault="007F3420" w:rsidP="008E3728">
      <w:pPr>
        <w:rPr>
          <w:del w:id="837" w:author="Brian Pratt" w:date="2023-08-09T14:44:00Z"/>
          <w:rFonts w:eastAsia="MS Mincho"/>
        </w:rPr>
      </w:pPr>
      <w:del w:id="838" w:author="Brian Pratt" w:date="2023-08-09T14:44:00Z">
        <w:r w:rsidRPr="00C80EEC" w:rsidDel="008E3728">
          <w:rPr>
            <w:rFonts w:eastAsia="MS Mincho"/>
            <w:noProof/>
            <w:lang w:eastAsia="en-US"/>
          </w:rPr>
          <w:drawing>
            <wp:inline distT="0" distB="0" distL="0" distR="0" wp14:anchorId="00D314A6" wp14:editId="3CCBE15F">
              <wp:extent cx="5943600" cy="4409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943600" cy="4409440"/>
                      </a:xfrm>
                      <a:prstGeom prst="rect">
                        <a:avLst/>
                      </a:prstGeom>
                    </pic:spPr>
                  </pic:pic>
                </a:graphicData>
              </a:graphic>
            </wp:inline>
          </w:drawing>
        </w:r>
      </w:del>
    </w:p>
    <w:p w14:paraId="71C4D672" w14:textId="133474C2" w:rsidR="000A26AA" w:rsidRPr="00C80EEC" w:rsidDel="008E3728" w:rsidRDefault="00BB06B6" w:rsidP="008E3728">
      <w:pPr>
        <w:rPr>
          <w:del w:id="839" w:author="Brian Pratt" w:date="2023-08-09T14:44:00Z"/>
          <w:rFonts w:eastAsia="MS Mincho"/>
        </w:rPr>
      </w:pPr>
      <w:del w:id="840" w:author="Brian Pratt" w:date="2023-08-09T14:44:00Z">
        <w:r w:rsidRPr="00C80EEC" w:rsidDel="008E3728">
          <w:rPr>
            <w:rFonts w:eastAsia="MS Mincho"/>
          </w:rPr>
          <w:delText>概要グラフ</w:delText>
        </w:r>
        <w:r w:rsidR="00CE5D81" w:rsidDel="008E3728">
          <w:rPr>
            <w:rFonts w:eastAsia="MS Mincho" w:hint="eastAsia"/>
          </w:rPr>
          <w:delText>で</w:delText>
        </w:r>
        <w:r w:rsidRPr="00C80EEC" w:rsidDel="008E3728">
          <w:rPr>
            <w:rFonts w:eastAsia="MS Mincho"/>
          </w:rPr>
          <w:delText>複数の繰り返し測定の統計</w:delText>
        </w:r>
        <w:r w:rsidR="00CE5D81" w:rsidDel="008E3728">
          <w:rPr>
            <w:rFonts w:eastAsia="MS Mincho" w:hint="eastAsia"/>
          </w:rPr>
          <w:delText>結果</w:delText>
        </w:r>
        <w:r w:rsidRPr="00C80EEC" w:rsidDel="008E3728">
          <w:rPr>
            <w:rFonts w:eastAsia="MS Mincho"/>
          </w:rPr>
          <w:delText>を</w:delText>
        </w:r>
        <w:r w:rsidR="00CE5D81" w:rsidRPr="00C80EEC" w:rsidDel="008E3728">
          <w:rPr>
            <w:rFonts w:eastAsia="MS Mincho"/>
          </w:rPr>
          <w:delText>1</w:delText>
        </w:r>
        <w:r w:rsidR="00CE5D81" w:rsidRPr="00C80EEC" w:rsidDel="008E3728">
          <w:rPr>
            <w:rFonts w:eastAsia="MS Mincho"/>
          </w:rPr>
          <w:delText>画面</w:delText>
        </w:r>
        <w:r w:rsidRPr="00C80EEC" w:rsidDel="008E3728">
          <w:rPr>
            <w:rFonts w:eastAsia="MS Mincho"/>
          </w:rPr>
          <w:delText>表示するには以下の操作を行います。</w:delText>
        </w:r>
      </w:del>
    </w:p>
    <w:p w14:paraId="2763C24F" w14:textId="129A52A1" w:rsidR="00BB06B6" w:rsidRPr="00C80EEC" w:rsidDel="008E3728" w:rsidRDefault="00BB06B6" w:rsidP="008E3728">
      <w:pPr>
        <w:rPr>
          <w:del w:id="841" w:author="Brian Pratt" w:date="2023-08-09T14:44:00Z"/>
          <w:rFonts w:eastAsia="MS Mincho"/>
        </w:rPr>
      </w:pPr>
      <w:del w:id="842" w:author="Brian Pratt" w:date="2023-08-09T14:44:00Z">
        <w:r w:rsidRPr="00C80EEC" w:rsidDel="008E3728">
          <w:rPr>
            <w:rFonts w:eastAsia="MS Mincho"/>
          </w:rPr>
          <w:delText xml:space="preserve">[ </w:delText>
        </w:r>
        <w:r w:rsidRPr="00C80EEC" w:rsidDel="008E3728">
          <w:rPr>
            <w:rFonts w:eastAsia="MS Mincho"/>
            <w:b/>
            <w:bCs/>
          </w:rPr>
          <w:delText>ビュー</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w:delText>
        </w:r>
        <w:r w:rsidRPr="00C80EEC" w:rsidDel="008E3728">
          <w:rPr>
            <w:rFonts w:eastAsia="MS Mincho"/>
            <w:b/>
            <w:bCs/>
          </w:rPr>
          <w:delText>ピーク面積</w:delText>
        </w:r>
        <w:r w:rsidRPr="00C80EEC" w:rsidDel="008E3728">
          <w:rPr>
            <w:rFonts w:eastAsia="MS Mincho"/>
          </w:rPr>
          <w:delText xml:space="preserve"> ] </w:delText>
        </w:r>
        <w:r w:rsidRPr="00C80EEC" w:rsidDel="008E3728">
          <w:rPr>
            <w:rFonts w:eastAsia="MS Mincho"/>
          </w:rPr>
          <w:delText>を選択して</w:delText>
        </w:r>
        <w:r w:rsidRPr="00C80EEC" w:rsidDel="008E3728">
          <w:rPr>
            <w:rFonts w:eastAsia="MS Mincho"/>
          </w:rPr>
          <w:delText xml:space="preserve"> [ </w:delText>
        </w:r>
        <w:r w:rsidRPr="00C80EEC" w:rsidDel="008E3728">
          <w:rPr>
            <w:rFonts w:eastAsia="MS Mincho"/>
            <w:b/>
            <w:bCs/>
          </w:rPr>
          <w:delText>繰り返し測定の比較</w:delText>
        </w:r>
        <w:r w:rsidRPr="00C80EEC" w:rsidDel="008E3728">
          <w:rPr>
            <w:rFonts w:eastAsia="MS Mincho"/>
          </w:rPr>
          <w:delText>]</w:delText>
        </w:r>
        <w:r w:rsidRPr="00C80EEC" w:rsidDel="008E3728">
          <w:rPr>
            <w:rFonts w:eastAsia="MS Mincho"/>
          </w:rPr>
          <w:delText>をクリックします（</w:delText>
        </w:r>
        <w:r w:rsidRPr="00C80EEC" w:rsidDel="008E3728">
          <w:rPr>
            <w:rFonts w:eastAsia="MS Mincho"/>
          </w:rPr>
          <w:delText>F7</w:delText>
        </w:r>
        <w:r w:rsidRPr="00C80EEC" w:rsidDel="008E3728">
          <w:rPr>
            <w:rFonts w:eastAsia="MS Mincho"/>
          </w:rPr>
          <w:delText>）。</w:delText>
        </w:r>
      </w:del>
    </w:p>
    <w:p w14:paraId="392223F2" w14:textId="1FFACF7E" w:rsidR="00BB06B6" w:rsidRPr="00C80EEC" w:rsidDel="008E3728" w:rsidRDefault="00BB06B6" w:rsidP="008E3728">
      <w:pPr>
        <w:rPr>
          <w:del w:id="843" w:author="Brian Pratt" w:date="2023-08-09T14:44:00Z"/>
          <w:rFonts w:eastAsia="MS Mincho"/>
        </w:rPr>
      </w:pPr>
      <w:del w:id="844" w:author="Brian Pratt" w:date="2023-08-09T14:44:00Z">
        <w:r w:rsidRPr="00C80EEC" w:rsidDel="008E3728">
          <w:rPr>
            <w:rFonts w:eastAsia="MS Mincho"/>
          </w:rPr>
          <w:delText xml:space="preserve">[ </w:delText>
        </w:r>
        <w:r w:rsidRPr="00C80EEC" w:rsidDel="008E3728">
          <w:rPr>
            <w:rFonts w:eastAsia="MS Mincho"/>
            <w:b/>
            <w:bCs/>
          </w:rPr>
          <w:delText>ビュー</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w:delText>
        </w:r>
        <w:r w:rsidRPr="00C80EEC" w:rsidDel="008E3728">
          <w:rPr>
            <w:rFonts w:eastAsia="MS Mincho"/>
            <w:b/>
            <w:bCs/>
          </w:rPr>
          <w:delText>保持時間</w:delText>
        </w:r>
        <w:r w:rsidRPr="00C80EEC" w:rsidDel="008E3728">
          <w:rPr>
            <w:rFonts w:eastAsia="MS Mincho"/>
          </w:rPr>
          <w:delText xml:space="preserve"> ] </w:delText>
        </w:r>
        <w:r w:rsidRPr="00C80EEC" w:rsidDel="008E3728">
          <w:rPr>
            <w:rFonts w:eastAsia="MS Mincho"/>
          </w:rPr>
          <w:delText>を選択して</w:delText>
        </w:r>
        <w:r w:rsidRPr="00C80EEC" w:rsidDel="008E3728">
          <w:rPr>
            <w:rFonts w:eastAsia="MS Mincho"/>
          </w:rPr>
          <w:delText xml:space="preserve"> [ </w:delText>
        </w:r>
        <w:r w:rsidR="009A0C6F" w:rsidRPr="00C80EEC" w:rsidDel="008E3728">
          <w:rPr>
            <w:rFonts w:eastAsia="MS Mincho"/>
            <w:b/>
            <w:bCs/>
          </w:rPr>
          <w:delText>繰り返し測定の比較</w:delText>
        </w:r>
        <w:r w:rsidRPr="00C80EEC" w:rsidDel="008E3728">
          <w:rPr>
            <w:rFonts w:eastAsia="MS Mincho"/>
          </w:rPr>
          <w:delText xml:space="preserve"> ] </w:delText>
        </w:r>
        <w:r w:rsidRPr="00C80EEC" w:rsidDel="008E3728">
          <w:rPr>
            <w:rFonts w:eastAsia="MS Mincho"/>
          </w:rPr>
          <w:delText>をクリックします（</w:delText>
        </w:r>
        <w:r w:rsidRPr="00C80EEC" w:rsidDel="008E3728">
          <w:rPr>
            <w:rFonts w:eastAsia="MS Mincho"/>
          </w:rPr>
          <w:delText>F8</w:delText>
        </w:r>
        <w:r w:rsidRPr="00C80EEC" w:rsidDel="008E3728">
          <w:rPr>
            <w:rFonts w:eastAsia="MS Mincho"/>
          </w:rPr>
          <w:delText>）。</w:delText>
        </w:r>
      </w:del>
    </w:p>
    <w:p w14:paraId="6DC9CD2F" w14:textId="15AE6FEB" w:rsidR="00947DA2" w:rsidRPr="00C80EEC" w:rsidDel="008E3728" w:rsidRDefault="00947DA2" w:rsidP="008E3728">
      <w:pPr>
        <w:rPr>
          <w:del w:id="845" w:author="Brian Pratt" w:date="2023-08-09T14:44:00Z"/>
          <w:rFonts w:eastAsia="MS Mincho"/>
        </w:rPr>
      </w:pPr>
      <w:del w:id="846" w:author="Brian Pratt" w:date="2023-08-09T14:44:00Z">
        <w:r w:rsidRPr="00C80EEC" w:rsidDel="008E3728">
          <w:rPr>
            <w:rFonts w:eastAsia="MS Mincho"/>
            <w:b/>
          </w:rPr>
          <w:delText>繰り返し測定の比較</w:delText>
        </w:r>
        <w:r w:rsidRPr="00C80EEC" w:rsidDel="008E3728">
          <w:rPr>
            <w:rFonts w:eastAsia="MS Mincho"/>
          </w:rPr>
          <w:delText>グラフのタイトルバーをクリックし、メイン</w:delText>
        </w:r>
        <w:r w:rsidRPr="00C80EEC" w:rsidDel="008E3728">
          <w:rPr>
            <w:rFonts w:eastAsia="MS Mincho"/>
          </w:rPr>
          <w:delText>Skyline</w:delText>
        </w:r>
        <w:r w:rsidRPr="00C80EEC" w:rsidDel="008E3728">
          <w:rPr>
            <w:rFonts w:eastAsia="MS Mincho"/>
          </w:rPr>
          <w:delText>ウィンドウの右端にドラッグします。</w:delText>
        </w:r>
      </w:del>
    </w:p>
    <w:p w14:paraId="71D16ED8" w14:textId="78D61211" w:rsidR="0061273A" w:rsidRPr="00C80EEC" w:rsidDel="008E3728" w:rsidRDefault="0061273A" w:rsidP="008E3728">
      <w:pPr>
        <w:rPr>
          <w:del w:id="847" w:author="Brian Pratt" w:date="2023-08-09T14:44:00Z"/>
          <w:rFonts w:eastAsia="MS Mincho"/>
        </w:rPr>
      </w:pPr>
      <w:del w:id="848" w:author="Brian Pratt" w:date="2023-08-09T14:44:00Z">
        <w:r w:rsidRPr="00C80EEC" w:rsidDel="008E3728">
          <w:rPr>
            <w:rFonts w:eastAsia="MS Mincho"/>
          </w:rPr>
          <w:delText xml:space="preserve">[ </w:delText>
        </w:r>
        <w:r w:rsidRPr="00C80EEC" w:rsidDel="008E3728">
          <w:rPr>
            <w:rFonts w:eastAsia="MS Mincho"/>
            <w:b/>
          </w:rPr>
          <w:delText>ビュー</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w:delText>
        </w:r>
        <w:r w:rsidRPr="00C80EEC" w:rsidDel="008E3728">
          <w:rPr>
            <w:rFonts w:eastAsia="MS Mincho"/>
            <w:b/>
          </w:rPr>
          <w:delText>グラフを配置</w:delText>
        </w:r>
        <w:r w:rsidRPr="00C80EEC" w:rsidDel="008E3728">
          <w:rPr>
            <w:rFonts w:eastAsia="MS Mincho"/>
          </w:rPr>
          <w:delText xml:space="preserve"> ] </w:delText>
        </w:r>
        <w:r w:rsidRPr="00C80EEC" w:rsidDel="008E3728">
          <w:rPr>
            <w:rFonts w:eastAsia="MS Mincho"/>
          </w:rPr>
          <w:delText>を選択して</w:delText>
        </w:r>
        <w:r w:rsidRPr="00C80EEC" w:rsidDel="008E3728">
          <w:rPr>
            <w:rFonts w:eastAsia="MS Mincho"/>
          </w:rPr>
          <w:delText xml:space="preserve"> [ </w:delText>
        </w:r>
        <w:r w:rsidRPr="00C80EEC" w:rsidDel="008E3728">
          <w:rPr>
            <w:rFonts w:eastAsia="MS Mincho"/>
            <w:b/>
          </w:rPr>
          <w:delText>タイル</w:delText>
        </w:r>
        <w:r w:rsidRPr="00C80EEC" w:rsidDel="008E3728">
          <w:rPr>
            <w:rFonts w:eastAsia="MS Mincho"/>
          </w:rPr>
          <w:delText xml:space="preserve"> ] </w:delText>
        </w:r>
        <w:r w:rsidRPr="00C80EEC" w:rsidDel="008E3728">
          <w:rPr>
            <w:rFonts w:eastAsia="MS Mincho"/>
          </w:rPr>
          <w:delText>をクリックします（</w:delText>
        </w:r>
        <w:r w:rsidRPr="00C80EEC" w:rsidDel="008E3728">
          <w:rPr>
            <w:rFonts w:eastAsia="MS Mincho"/>
          </w:rPr>
          <w:delText>Ctrl+T</w:delText>
        </w:r>
        <w:r w:rsidRPr="00C80EEC" w:rsidDel="008E3728">
          <w:rPr>
            <w:rFonts w:eastAsia="MS Mincho"/>
          </w:rPr>
          <w:delText>）。</w:delText>
        </w:r>
      </w:del>
    </w:p>
    <w:p w14:paraId="0A964E88" w14:textId="22BFFA10" w:rsidR="0061745D" w:rsidRPr="00C80EEC" w:rsidDel="008E3728" w:rsidRDefault="00E83134" w:rsidP="008E3728">
      <w:pPr>
        <w:rPr>
          <w:del w:id="849" w:author="Brian Pratt" w:date="2023-08-09T14:44:00Z"/>
          <w:rFonts w:eastAsia="MS Mincho"/>
        </w:rPr>
      </w:pPr>
      <w:del w:id="850" w:author="Brian Pratt" w:date="2023-08-09T14:44:00Z">
        <w:r w:rsidRPr="00C80EEC" w:rsidDel="008E3728">
          <w:rPr>
            <w:rFonts w:eastAsia="MS Mincho"/>
          </w:rPr>
          <w:delText>Skyline</w:delText>
        </w:r>
        <w:r w:rsidRPr="00C80EEC" w:rsidDel="008E3728">
          <w:rPr>
            <w:rFonts w:eastAsia="MS Mincho"/>
          </w:rPr>
          <w:delText>ウィンドウは以下のようになり</w:delText>
        </w:r>
        <w:r w:rsidR="00CE5D81" w:rsidDel="008E3728">
          <w:rPr>
            <w:rFonts w:eastAsia="MS Mincho" w:hint="eastAsia"/>
          </w:rPr>
          <w:delText>繰り返し測定間の比較が可能となります</w:delText>
        </w:r>
        <w:r w:rsidRPr="00C80EEC" w:rsidDel="008E3728">
          <w:rPr>
            <w:rFonts w:eastAsia="MS Mincho"/>
          </w:rPr>
          <w:delText>。</w:delText>
        </w:r>
      </w:del>
    </w:p>
    <w:p w14:paraId="434F66D6" w14:textId="3BB917F7" w:rsidR="009B773E" w:rsidRPr="00C80EEC" w:rsidDel="008E3728" w:rsidRDefault="007F3420" w:rsidP="008E3728">
      <w:pPr>
        <w:rPr>
          <w:del w:id="851" w:author="Brian Pratt" w:date="2023-08-09T14:44:00Z"/>
          <w:rFonts w:eastAsia="MS Mincho"/>
        </w:rPr>
      </w:pPr>
      <w:del w:id="852" w:author="Brian Pratt" w:date="2023-08-09T14:44:00Z">
        <w:r w:rsidRPr="00C80EEC" w:rsidDel="008E3728">
          <w:rPr>
            <w:rFonts w:eastAsia="MS Mincho"/>
            <w:noProof/>
            <w:lang w:eastAsia="en-US"/>
          </w:rPr>
          <w:drawing>
            <wp:inline distT="0" distB="0" distL="0" distR="0" wp14:anchorId="7491D4C6" wp14:editId="199C9E60">
              <wp:extent cx="5943600" cy="3314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5943600" cy="3314700"/>
                      </a:xfrm>
                      <a:prstGeom prst="rect">
                        <a:avLst/>
                      </a:prstGeom>
                    </pic:spPr>
                  </pic:pic>
                </a:graphicData>
              </a:graphic>
            </wp:inline>
          </w:drawing>
        </w:r>
      </w:del>
    </w:p>
    <w:p w14:paraId="5828F8C1" w14:textId="28518391" w:rsidR="00162F73" w:rsidRPr="00C80EEC" w:rsidDel="008E3728" w:rsidRDefault="00CE5D81" w:rsidP="008E3728">
      <w:pPr>
        <w:rPr>
          <w:del w:id="853" w:author="Brian Pratt" w:date="2023-08-09T14:44:00Z"/>
          <w:rFonts w:eastAsia="MS Mincho"/>
        </w:rPr>
      </w:pPr>
      <w:del w:id="854" w:author="Brian Pratt" w:date="2023-08-09T14:44:00Z">
        <w:r w:rsidDel="008E3728">
          <w:rPr>
            <w:rFonts w:eastAsia="MS Mincho" w:hint="eastAsia"/>
          </w:rPr>
          <w:delText>感度（</w:delText>
        </w:r>
        <w:r w:rsidR="00694119" w:rsidRPr="00C80EEC" w:rsidDel="008E3728">
          <w:rPr>
            <w:rFonts w:eastAsia="MS Mincho"/>
          </w:rPr>
          <w:delText>ピーク面積</w:delText>
        </w:r>
        <w:r w:rsidDel="008E3728">
          <w:rPr>
            <w:rFonts w:eastAsia="MS Mincho" w:hint="eastAsia"/>
          </w:rPr>
          <w:delText>）</w:delText>
        </w:r>
        <w:r w:rsidR="00694119" w:rsidRPr="00C80EEC" w:rsidDel="008E3728">
          <w:rPr>
            <w:rFonts w:eastAsia="MS Mincho"/>
          </w:rPr>
          <w:delText>と</w:delText>
        </w:r>
        <w:r w:rsidDel="008E3728">
          <w:rPr>
            <w:rFonts w:eastAsia="MS Mincho" w:hint="eastAsia"/>
          </w:rPr>
          <w:delText>クロマト</w:delText>
        </w:r>
        <w:r w:rsidR="00694119" w:rsidRPr="00C80EEC" w:rsidDel="008E3728">
          <w:rPr>
            <w:rFonts w:eastAsia="MS Mincho"/>
          </w:rPr>
          <w:delText>分解能の比較</w:delText>
        </w:r>
      </w:del>
    </w:p>
    <w:p w14:paraId="36DBFC39" w14:textId="461C0A97" w:rsidR="00F72F39" w:rsidRPr="00C80EEC" w:rsidDel="008E3728" w:rsidRDefault="00162F73" w:rsidP="008E3728">
      <w:pPr>
        <w:rPr>
          <w:del w:id="855" w:author="Brian Pratt" w:date="2023-08-09T14:44:00Z"/>
          <w:rFonts w:eastAsia="MS Mincho"/>
        </w:rPr>
      </w:pPr>
      <w:del w:id="856" w:author="Brian Pratt" w:date="2023-08-09T14:44:00Z">
        <w:r w:rsidRPr="00C80EEC" w:rsidDel="008E3728">
          <w:rPr>
            <w:rFonts w:eastAsia="MS Mincho"/>
          </w:rPr>
          <w:delText xml:space="preserve">[ </w:delText>
        </w:r>
        <w:r w:rsidRPr="00C80EEC" w:rsidDel="008E3728">
          <w:rPr>
            <w:rFonts w:eastAsia="MS Mincho"/>
            <w:b/>
          </w:rPr>
          <w:delText>ピーク領域</w:delText>
        </w:r>
        <w:r w:rsidRPr="00C80EEC" w:rsidDel="008E3728">
          <w:rPr>
            <w:rFonts w:eastAsia="MS Mincho"/>
            <w:b/>
          </w:rPr>
          <w:delText xml:space="preserve"> – </w:delText>
        </w:r>
        <w:r w:rsidRPr="00C80EEC" w:rsidDel="008E3728">
          <w:rPr>
            <w:rFonts w:eastAsia="MS Mincho"/>
            <w:b/>
          </w:rPr>
          <w:delText>繰り返し測定の比較</w:delText>
        </w:r>
        <w:r w:rsidRPr="00C80EEC" w:rsidDel="008E3728">
          <w:rPr>
            <w:rFonts w:eastAsia="MS Mincho"/>
          </w:rPr>
          <w:delText xml:space="preserve"> ] </w:delText>
        </w:r>
        <w:r w:rsidRPr="00C80EEC" w:rsidDel="008E3728">
          <w:rPr>
            <w:rFonts w:eastAsia="MS Mincho"/>
          </w:rPr>
          <w:delText>ビューを見ると、</w:delText>
        </w:r>
        <w:r w:rsidRPr="00C80EEC" w:rsidDel="008E3728">
          <w:rPr>
            <w:rFonts w:eastAsia="MS Mincho"/>
          </w:rPr>
          <w:delText>5</w:delText>
        </w:r>
        <w:r w:rsidRPr="00C80EEC" w:rsidDel="008E3728">
          <w:rPr>
            <w:rFonts w:eastAsia="MS Mincho"/>
          </w:rPr>
          <w:delText>分のグラジエントは</w:delText>
        </w:r>
        <w:r w:rsidRPr="00C80EEC" w:rsidDel="008E3728">
          <w:rPr>
            <w:rFonts w:eastAsia="MS Mincho"/>
          </w:rPr>
          <w:delText>2</w:delText>
        </w:r>
        <w:r w:rsidRPr="00C80EEC" w:rsidDel="008E3728">
          <w:rPr>
            <w:rFonts w:eastAsia="MS Mincho"/>
          </w:rPr>
          <w:delText>分のグラジエントよりも</w:delText>
        </w:r>
        <w:r w:rsidR="00CE5D81" w:rsidDel="008E3728">
          <w:rPr>
            <w:rFonts w:eastAsia="MS Mincho" w:hint="eastAsia"/>
          </w:rPr>
          <w:delText>感度が高い（強度</w:delText>
        </w:r>
        <w:r w:rsidR="00CE5D81" w:rsidDel="008E3728">
          <w:rPr>
            <w:rFonts w:eastAsia="MS Mincho" w:hint="eastAsia"/>
          </w:rPr>
          <w:delText>:</w:delText>
        </w:r>
        <w:r w:rsidR="00CE5D81" w:rsidDel="008E3728">
          <w:rPr>
            <w:rFonts w:eastAsia="MS Mincho"/>
          </w:rPr>
          <w:delText xml:space="preserve"> </w:delText>
        </w:r>
        <w:r w:rsidR="00CE5D81" w:rsidDel="008E3728">
          <w:rPr>
            <w:rFonts w:eastAsia="MS Mincho" w:hint="eastAsia"/>
          </w:rPr>
          <w:delText>ピーク面積）</w:delText>
        </w:r>
        <w:r w:rsidRPr="00C80EEC" w:rsidDel="008E3728">
          <w:rPr>
            <w:rFonts w:eastAsia="MS Mincho"/>
          </w:rPr>
          <w:delText>ことが分かります。これが</w:delText>
        </w:r>
        <w:r w:rsidR="00CE5D81" w:rsidDel="008E3728">
          <w:rPr>
            <w:rFonts w:eastAsia="MS Mincho" w:hint="eastAsia"/>
          </w:rPr>
          <w:delText>測定間</w:delText>
        </w:r>
        <w:r w:rsidRPr="00C80EEC" w:rsidDel="008E3728">
          <w:rPr>
            <w:rFonts w:eastAsia="MS Mincho"/>
          </w:rPr>
          <w:delText>のバラツキでないこと</w:delText>
        </w:r>
        <w:r w:rsidR="004D1C02" w:rsidDel="008E3728">
          <w:rPr>
            <w:rFonts w:eastAsia="MS Mincho" w:hint="eastAsia"/>
          </w:rPr>
          <w:delText>は</w:delText>
        </w:r>
        <w:r w:rsidR="00CA4CE4" w:rsidDel="008E3728">
          <w:rPr>
            <w:rFonts w:eastAsia="MS Mincho" w:hint="eastAsia"/>
          </w:rPr>
          <w:delText>測定の繰り返しで</w:delText>
        </w:r>
        <w:r w:rsidRPr="00C80EEC" w:rsidDel="008E3728">
          <w:rPr>
            <w:rFonts w:eastAsia="MS Mincho"/>
          </w:rPr>
          <w:delText>確認</w:delText>
        </w:r>
        <w:r w:rsidR="00CA4CE4" w:rsidDel="008E3728">
          <w:rPr>
            <w:rFonts w:eastAsia="MS Mincho" w:hint="eastAsia"/>
          </w:rPr>
          <w:delText>できます</w:delText>
        </w:r>
        <w:r w:rsidRPr="00C80EEC" w:rsidDel="008E3728">
          <w:rPr>
            <w:rFonts w:eastAsia="MS Mincho"/>
          </w:rPr>
          <w:delText>。この場合、</w:delText>
        </w:r>
        <w:r w:rsidRPr="00C80EEC" w:rsidDel="008E3728">
          <w:rPr>
            <w:rFonts w:eastAsia="MS Mincho"/>
          </w:rPr>
          <w:delText>5</w:delText>
        </w:r>
        <w:r w:rsidRPr="00C80EEC" w:rsidDel="008E3728">
          <w:rPr>
            <w:rFonts w:eastAsia="MS Mincho"/>
          </w:rPr>
          <w:delText>分のメソッドは多くのアナライト</w:delText>
        </w:r>
        <w:r w:rsidR="00CA4CE4" w:rsidDel="008E3728">
          <w:rPr>
            <w:rFonts w:eastAsia="MS Mincho" w:hint="eastAsia"/>
          </w:rPr>
          <w:delText>（代謝物）で</w:delText>
        </w:r>
        <w:r w:rsidRPr="00C80EEC" w:rsidDel="008E3728">
          <w:rPr>
            <w:rFonts w:eastAsia="MS Mincho"/>
          </w:rPr>
          <w:delText>ピーク</w:delText>
        </w:r>
        <w:r w:rsidR="00CA4CE4" w:rsidDel="008E3728">
          <w:rPr>
            <w:rFonts w:eastAsia="MS Mincho" w:hint="eastAsia"/>
          </w:rPr>
          <w:delText>強度が高いよう</w:delText>
        </w:r>
        <w:r w:rsidRPr="00C80EEC" w:rsidDel="008E3728">
          <w:rPr>
            <w:rFonts w:eastAsia="MS Mincho"/>
          </w:rPr>
          <w:delText>に見えます。</w:delText>
        </w:r>
        <w:r w:rsidR="00CA4CE4" w:rsidDel="008E3728">
          <w:rPr>
            <w:rFonts w:eastAsia="MS Mincho" w:hint="eastAsia"/>
          </w:rPr>
          <w:delText>これは</w:delText>
        </w:r>
        <w:r w:rsidRPr="00C80EEC" w:rsidDel="008E3728">
          <w:rPr>
            <w:rFonts w:eastAsia="MS Mincho"/>
          </w:rPr>
          <w:delText>アナライトの分離</w:delText>
        </w:r>
        <w:r w:rsidR="00CA4CE4" w:rsidDel="008E3728">
          <w:rPr>
            <w:rFonts w:eastAsia="MS Mincho" w:hint="eastAsia"/>
          </w:rPr>
          <w:delText>向上</w:delText>
        </w:r>
        <w:r w:rsidRPr="00C80EEC" w:rsidDel="008E3728">
          <w:rPr>
            <w:rFonts w:eastAsia="MS Mincho"/>
          </w:rPr>
          <w:delText>と、イオン</w:delText>
        </w:r>
        <w:r w:rsidR="00CA4CE4" w:rsidDel="008E3728">
          <w:rPr>
            <w:rFonts w:eastAsia="MS Mincho" w:hint="eastAsia"/>
          </w:rPr>
          <w:delText>サプレッション（</w:delText>
        </w:r>
        <w:r w:rsidR="00CA4CE4" w:rsidDel="008E3728">
          <w:rPr>
            <w:rFonts w:eastAsia="MS Mincho" w:hint="eastAsia"/>
          </w:rPr>
          <w:delText>Ion supression</w:delText>
        </w:r>
        <w:r w:rsidR="00CA4CE4" w:rsidDel="008E3728">
          <w:rPr>
            <w:rFonts w:eastAsia="MS Mincho" w:hint="eastAsia"/>
          </w:rPr>
          <w:delText>）</w:delText>
        </w:r>
        <w:r w:rsidR="00CB2BD3" w:rsidRPr="00C80EEC" w:rsidDel="008E3728">
          <w:rPr>
            <w:rFonts w:eastAsia="MS Mincho"/>
          </w:rPr>
          <w:delText>（「マトリックス効果」とも呼ばれる）</w:delText>
        </w:r>
        <w:r w:rsidRPr="00C80EEC" w:rsidDel="008E3728">
          <w:rPr>
            <w:rFonts w:eastAsia="MS Mincho"/>
          </w:rPr>
          <w:delText>の低下</w:delText>
        </w:r>
        <w:r w:rsidR="00CB2BD3" w:rsidDel="008E3728">
          <w:rPr>
            <w:rFonts w:eastAsia="MS Mincho" w:hint="eastAsia"/>
          </w:rPr>
          <w:delText>が理由と推測されます</w:delText>
        </w:r>
        <w:r w:rsidRPr="00C80EEC" w:rsidDel="008E3728">
          <w:rPr>
            <w:rFonts w:eastAsia="MS Mincho"/>
          </w:rPr>
          <w:delText>。</w:delText>
        </w:r>
        <w:r w:rsidR="00CB2BD3" w:rsidDel="008E3728">
          <w:rPr>
            <w:rFonts w:eastAsia="MS Mincho" w:hint="eastAsia"/>
          </w:rPr>
          <w:delText>要するにピーク分離が</w:delText>
        </w:r>
        <w:r w:rsidR="00CB2BD3" w:rsidDel="008E3728">
          <w:rPr>
            <w:rFonts w:eastAsia="MS Mincho" w:hint="eastAsia"/>
          </w:rPr>
          <w:delText>5</w:delText>
        </w:r>
        <w:r w:rsidR="00CB2BD3" w:rsidDel="008E3728">
          <w:rPr>
            <w:rFonts w:eastAsia="MS Mincho" w:hint="eastAsia"/>
          </w:rPr>
          <w:delText>分のグラジエントでは良好なので夾雑物の存在による感度低下も避けられるということです。</w:delText>
        </w:r>
        <w:r w:rsidR="00CA4CE4" w:rsidDel="008E3728">
          <w:rPr>
            <w:rFonts w:eastAsia="MS Mincho" w:hint="eastAsia"/>
          </w:rPr>
          <w:delText>それゆえ</w:delText>
        </w:r>
        <w:r w:rsidRPr="00C80EEC" w:rsidDel="008E3728">
          <w:rPr>
            <w:rFonts w:eastAsia="MS Mincho"/>
          </w:rPr>
          <w:delText>この実験</w:delText>
        </w:r>
        <w:r w:rsidR="00CA4CE4" w:rsidDel="008E3728">
          <w:rPr>
            <w:rFonts w:eastAsia="MS Mincho" w:hint="eastAsia"/>
          </w:rPr>
          <w:delText>で</w:delText>
        </w:r>
        <w:r w:rsidRPr="00C80EEC" w:rsidDel="008E3728">
          <w:rPr>
            <w:rFonts w:eastAsia="MS Mincho"/>
          </w:rPr>
          <w:delText>は</w:delText>
        </w:r>
        <w:r w:rsidRPr="00C80EEC" w:rsidDel="008E3728">
          <w:rPr>
            <w:rFonts w:eastAsia="MS Mincho"/>
          </w:rPr>
          <w:delText>5</w:delText>
        </w:r>
        <w:r w:rsidRPr="00C80EEC" w:rsidDel="008E3728">
          <w:rPr>
            <w:rFonts w:eastAsia="MS Mincho"/>
          </w:rPr>
          <w:delText>分のグラジエントがより</w:delText>
        </w:r>
        <w:r w:rsidR="00CA4CE4" w:rsidDel="008E3728">
          <w:rPr>
            <w:rFonts w:eastAsia="MS Mincho" w:hint="eastAsia"/>
          </w:rPr>
          <w:delText>よいメソッド</w:delText>
        </w:r>
        <w:r w:rsidRPr="00C80EEC" w:rsidDel="008E3728">
          <w:rPr>
            <w:rFonts w:eastAsia="MS Mincho"/>
          </w:rPr>
          <w:delText>と</w:delText>
        </w:r>
        <w:r w:rsidR="00CA4CE4" w:rsidDel="008E3728">
          <w:rPr>
            <w:rFonts w:eastAsia="MS Mincho" w:hint="eastAsia"/>
          </w:rPr>
          <w:delText>判断できます</w:delText>
        </w:r>
        <w:r w:rsidRPr="00C80EEC" w:rsidDel="008E3728">
          <w:rPr>
            <w:rFonts w:eastAsia="MS Mincho"/>
          </w:rPr>
          <w:delText>。</w:delText>
        </w:r>
      </w:del>
    </w:p>
    <w:p w14:paraId="3067F711" w14:textId="6EEEBCF5" w:rsidR="0023398F" w:rsidRPr="00C80EEC" w:rsidDel="008E3728" w:rsidRDefault="0023398F" w:rsidP="008E3728">
      <w:pPr>
        <w:rPr>
          <w:del w:id="857" w:author="Brian Pratt" w:date="2023-08-09T14:44:00Z"/>
          <w:rFonts w:eastAsia="MS Mincho"/>
        </w:rPr>
      </w:pPr>
      <w:del w:id="858" w:author="Brian Pratt" w:date="2023-08-09T14:44:00Z">
        <w:r w:rsidRPr="00C80EEC" w:rsidDel="008E3728">
          <w:rPr>
            <w:rFonts w:eastAsia="MS Mincho"/>
          </w:rPr>
          <w:delText>クロマトグラフのピークをもっと詳しく調べることも有用です。</w:delText>
        </w:r>
      </w:del>
    </w:p>
    <w:p w14:paraId="1F7E1148" w14:textId="63185204" w:rsidR="0023398F" w:rsidRPr="00C80EEC" w:rsidDel="008E3728" w:rsidRDefault="00CA4CE4" w:rsidP="008E3728">
      <w:pPr>
        <w:rPr>
          <w:del w:id="859" w:author="Brian Pratt" w:date="2023-08-09T14:44:00Z"/>
          <w:rFonts w:eastAsia="MS Mincho"/>
        </w:rPr>
      </w:pPr>
      <w:del w:id="860" w:author="Brian Pratt" w:date="2023-08-09T14:44:00Z">
        <w:r w:rsidDel="008E3728">
          <w:rPr>
            <w:rFonts w:eastAsia="MS Mincho" w:hint="eastAsia"/>
          </w:rPr>
          <w:delText>調べたい</w:delText>
        </w:r>
        <w:r w:rsidR="0023398F" w:rsidRPr="00C80EEC" w:rsidDel="008E3728">
          <w:rPr>
            <w:rFonts w:eastAsia="MS Mincho"/>
          </w:rPr>
          <w:delText>クロマトグラムグラフ</w:delText>
        </w:r>
        <w:r w:rsidDel="008E3728">
          <w:rPr>
            <w:rFonts w:eastAsia="MS Mincho" w:hint="eastAsia"/>
          </w:rPr>
          <w:delText>上で</w:delText>
        </w:r>
        <w:r w:rsidR="0023398F" w:rsidRPr="00C80EEC" w:rsidDel="008E3728">
          <w:rPr>
            <w:rFonts w:eastAsia="MS Mincho"/>
          </w:rPr>
          <w:delText>右クリックして</w:delText>
        </w:r>
        <w:r w:rsidR="0023398F" w:rsidRPr="00C80EEC" w:rsidDel="008E3728">
          <w:rPr>
            <w:rFonts w:eastAsia="MS Mincho"/>
          </w:rPr>
          <w:delText xml:space="preserve"> [ </w:delText>
        </w:r>
        <w:r w:rsidR="0023398F" w:rsidRPr="00C80EEC" w:rsidDel="008E3728">
          <w:rPr>
            <w:rFonts w:eastAsia="MS Mincho"/>
            <w:b/>
          </w:rPr>
          <w:delText>拡大縮小幅の同期</w:delText>
        </w:r>
        <w:r w:rsidR="0023398F" w:rsidRPr="00C80EEC" w:rsidDel="008E3728">
          <w:rPr>
            <w:rFonts w:eastAsia="MS Mincho"/>
          </w:rPr>
          <w:delText xml:space="preserve"> ]</w:delText>
        </w:r>
        <w:r w:rsidDel="008E3728">
          <w:rPr>
            <w:rFonts w:eastAsia="MS Mincho" w:hint="eastAsia"/>
          </w:rPr>
          <w:delText>（クロマトグラムの拡大縮小）</w:delText>
        </w:r>
        <w:r w:rsidR="0023398F" w:rsidRPr="00C80EEC" w:rsidDel="008E3728">
          <w:rPr>
            <w:rFonts w:eastAsia="MS Mincho"/>
          </w:rPr>
          <w:delText xml:space="preserve"> </w:delText>
        </w:r>
        <w:r w:rsidR="0023398F" w:rsidRPr="00C80EEC" w:rsidDel="008E3728">
          <w:rPr>
            <w:rFonts w:eastAsia="MS Mincho"/>
          </w:rPr>
          <w:delText>のチェックボックスがオンになっていることを確認します。</w:delText>
        </w:r>
      </w:del>
    </w:p>
    <w:p w14:paraId="4269C349" w14:textId="36FC7E5F" w:rsidR="0023398F" w:rsidRPr="00C80EEC" w:rsidDel="008E3728" w:rsidRDefault="0023398F" w:rsidP="008E3728">
      <w:pPr>
        <w:rPr>
          <w:del w:id="861" w:author="Brian Pratt" w:date="2023-08-09T14:44:00Z"/>
          <w:rFonts w:eastAsia="MS Mincho"/>
        </w:rPr>
      </w:pPr>
      <w:del w:id="862" w:author="Brian Pratt" w:date="2023-08-09T14:44:00Z">
        <w:r w:rsidRPr="00C80EEC" w:rsidDel="008E3728">
          <w:rPr>
            <w:rFonts w:eastAsia="MS Mincho"/>
          </w:rPr>
          <w:delText>クロマトグラム内をクリックしてドラッグし、</w:delText>
        </w:r>
        <w:r w:rsidRPr="00C80EEC" w:rsidDel="008E3728">
          <w:rPr>
            <w:rFonts w:eastAsia="MS Mincho"/>
          </w:rPr>
          <w:delText>0.8</w:delText>
        </w:r>
        <w:r w:rsidRPr="00C80EEC" w:rsidDel="008E3728">
          <w:rPr>
            <w:rFonts w:eastAsia="MS Mincho"/>
          </w:rPr>
          <w:delText>から</w:delText>
        </w:r>
        <w:r w:rsidRPr="00C80EEC" w:rsidDel="008E3728">
          <w:rPr>
            <w:rFonts w:eastAsia="MS Mincho"/>
          </w:rPr>
          <w:delText>1.8</w:delText>
        </w:r>
        <w:r w:rsidRPr="00C80EEC" w:rsidDel="008E3728">
          <w:rPr>
            <w:rFonts w:eastAsia="MS Mincho"/>
          </w:rPr>
          <w:delText>分の時間範囲に拡大します。</w:delText>
        </w:r>
      </w:del>
    </w:p>
    <w:p w14:paraId="6E758FF9" w14:textId="4376DD68" w:rsidR="0023398F" w:rsidRPr="00C80EEC" w:rsidDel="008E3728" w:rsidRDefault="0023398F" w:rsidP="008E3728">
      <w:pPr>
        <w:rPr>
          <w:del w:id="863" w:author="Brian Pratt" w:date="2023-08-09T14:44:00Z"/>
          <w:rFonts w:eastAsia="MS Mincho"/>
        </w:rPr>
      </w:pPr>
      <w:del w:id="864" w:author="Brian Pratt" w:date="2023-08-09T14:44:00Z">
        <w:r w:rsidRPr="00C80EEC" w:rsidDel="008E3728">
          <w:rPr>
            <w:rFonts w:eastAsia="MS Mincho"/>
          </w:rPr>
          <w:delText>Skyline</w:delText>
        </w:r>
        <w:r w:rsidRPr="00C80EEC" w:rsidDel="008E3728">
          <w:rPr>
            <w:rFonts w:eastAsia="MS Mincho"/>
          </w:rPr>
          <w:delText>は下図のようになり</w:delText>
        </w:r>
        <w:r w:rsidR="00CB2BD3" w:rsidDel="008E3728">
          <w:rPr>
            <w:rFonts w:eastAsia="MS Mincho" w:hint="eastAsia"/>
          </w:rPr>
          <w:delText>ます。</w:delText>
        </w:r>
        <w:r w:rsidRPr="00C80EEC" w:rsidDel="008E3728">
          <w:rPr>
            <w:rFonts w:eastAsia="MS Mincho"/>
          </w:rPr>
          <w:delText>5</w:delText>
        </w:r>
        <w:r w:rsidRPr="00C80EEC" w:rsidDel="008E3728">
          <w:rPr>
            <w:rFonts w:eastAsia="MS Mincho"/>
          </w:rPr>
          <w:delText>分のグラジエントはピーク分離</w:delText>
        </w:r>
        <w:r w:rsidR="00CB2BD3" w:rsidDel="008E3728">
          <w:rPr>
            <w:rFonts w:eastAsia="MS Mincho" w:hint="eastAsia"/>
          </w:rPr>
          <w:delText>が良好でアナライト（代謝物）が重なっていない</w:delText>
        </w:r>
        <w:r w:rsidRPr="00C80EEC" w:rsidDel="008E3728">
          <w:rPr>
            <w:rFonts w:eastAsia="MS Mincho"/>
          </w:rPr>
          <w:delText>ことが分かります。信号強度</w:delText>
        </w:r>
        <w:r w:rsidR="00CB2BD3" w:rsidDel="008E3728">
          <w:rPr>
            <w:rFonts w:eastAsia="MS Mincho" w:hint="eastAsia"/>
          </w:rPr>
          <w:delText>（ピーク面積値）の改善を考慮すればやはり</w:delText>
        </w:r>
        <w:r w:rsidRPr="00C80EEC" w:rsidDel="008E3728">
          <w:rPr>
            <w:rFonts w:eastAsia="MS Mincho"/>
          </w:rPr>
          <w:delText>より長いグラジエント</w:delText>
        </w:r>
        <w:r w:rsidR="00CB2BD3" w:rsidDel="008E3728">
          <w:rPr>
            <w:rFonts w:eastAsia="MS Mincho" w:hint="eastAsia"/>
          </w:rPr>
          <w:delText>でクロマト分離を良好にしておくことは</w:delText>
        </w:r>
        <w:r w:rsidRPr="00C80EEC" w:rsidDel="008E3728">
          <w:rPr>
            <w:rFonts w:eastAsia="MS Mincho"/>
          </w:rPr>
          <w:delText>理にかなってい</w:delText>
        </w:r>
        <w:r w:rsidR="00CB2BD3" w:rsidDel="008E3728">
          <w:rPr>
            <w:rFonts w:eastAsia="MS Mincho" w:hint="eastAsia"/>
          </w:rPr>
          <w:delText>るということがわかります</w:delText>
        </w:r>
        <w:r w:rsidRPr="00C80EEC" w:rsidDel="008E3728">
          <w:rPr>
            <w:rFonts w:eastAsia="MS Mincho"/>
          </w:rPr>
          <w:delText>。</w:delText>
        </w:r>
      </w:del>
    </w:p>
    <w:p w14:paraId="2F213619" w14:textId="479252E7" w:rsidR="0023398F" w:rsidRPr="00C80EEC" w:rsidDel="008E3728" w:rsidRDefault="007F3420" w:rsidP="008E3728">
      <w:pPr>
        <w:rPr>
          <w:del w:id="865" w:author="Brian Pratt" w:date="2023-08-09T14:44:00Z"/>
          <w:rFonts w:eastAsia="MS Mincho"/>
        </w:rPr>
      </w:pPr>
      <w:del w:id="866" w:author="Brian Pratt" w:date="2023-08-09T14:44:00Z">
        <w:r w:rsidRPr="00C80EEC" w:rsidDel="008E3728">
          <w:rPr>
            <w:rFonts w:eastAsia="MS Mincho"/>
            <w:noProof/>
            <w:lang w:eastAsia="en-US"/>
          </w:rPr>
          <w:drawing>
            <wp:inline distT="0" distB="0" distL="0" distR="0" wp14:anchorId="287498D3" wp14:editId="1C17A93A">
              <wp:extent cx="5943600" cy="3314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5943600" cy="3314700"/>
                      </a:xfrm>
                      <a:prstGeom prst="rect">
                        <a:avLst/>
                      </a:prstGeom>
                    </pic:spPr>
                  </pic:pic>
                </a:graphicData>
              </a:graphic>
            </wp:inline>
          </w:drawing>
        </w:r>
      </w:del>
    </w:p>
    <w:p w14:paraId="282533A0" w14:textId="02B35630" w:rsidR="00236360" w:rsidRPr="00C80EEC" w:rsidDel="008E3728" w:rsidRDefault="00CB2BD3" w:rsidP="008E3728">
      <w:pPr>
        <w:rPr>
          <w:del w:id="867" w:author="Brian Pratt" w:date="2023-08-09T14:44:00Z"/>
          <w:rFonts w:eastAsia="MS Mincho"/>
        </w:rPr>
      </w:pPr>
      <w:del w:id="868" w:author="Brian Pratt" w:date="2023-08-09T14:44:00Z">
        <w:r w:rsidDel="008E3728">
          <w:rPr>
            <w:rFonts w:eastAsia="MS Mincho" w:hint="eastAsia"/>
          </w:rPr>
          <w:delText>Scheduled</w:delText>
        </w:r>
        <w:r w:rsidDel="008E3728">
          <w:rPr>
            <w:rFonts w:eastAsia="MS Mincho" w:hint="eastAsia"/>
          </w:rPr>
          <w:delText>（</w:delText>
        </w:r>
        <w:r w:rsidR="00236360" w:rsidRPr="00C80EEC" w:rsidDel="008E3728">
          <w:rPr>
            <w:rFonts w:eastAsia="MS Mincho"/>
          </w:rPr>
          <w:delText>スケジュール化された</w:delText>
        </w:r>
        <w:r w:rsidDel="008E3728">
          <w:rPr>
            <w:rFonts w:eastAsia="MS Mincho" w:hint="eastAsia"/>
          </w:rPr>
          <w:delText>）</w:delText>
        </w:r>
        <w:r w:rsidR="00236360" w:rsidRPr="00C80EEC" w:rsidDel="008E3728">
          <w:rPr>
            <w:rFonts w:eastAsia="MS Mincho"/>
          </w:rPr>
          <w:delText>メソッドの</w:delText>
        </w:r>
        <w:r w:rsidDel="008E3728">
          <w:rPr>
            <w:rFonts w:eastAsia="MS Mincho" w:hint="eastAsia"/>
          </w:rPr>
          <w:delText>作成</w:delText>
        </w:r>
      </w:del>
    </w:p>
    <w:p w14:paraId="363A5319" w14:textId="6F7A9F0F" w:rsidR="00236360" w:rsidRPr="00C80EEC" w:rsidDel="008E3728" w:rsidRDefault="00236360" w:rsidP="008E3728">
      <w:pPr>
        <w:rPr>
          <w:del w:id="869" w:author="Brian Pratt" w:date="2023-08-09T14:44:00Z"/>
          <w:rFonts w:eastAsia="MS Mincho"/>
        </w:rPr>
      </w:pPr>
      <w:del w:id="870" w:author="Brian Pratt" w:date="2023-08-09T14:44:00Z">
        <w:r w:rsidRPr="00C80EEC" w:rsidDel="008E3728">
          <w:rPr>
            <w:rFonts w:eastAsia="MS Mincho"/>
          </w:rPr>
          <w:delText>グラジエント</w:delText>
        </w:r>
        <w:r w:rsidR="00CB2BD3" w:rsidDel="008E3728">
          <w:rPr>
            <w:rFonts w:eastAsia="MS Mincho" w:hint="eastAsia"/>
          </w:rPr>
          <w:delText>を</w:delText>
        </w:r>
        <w:r w:rsidR="00CB2BD3" w:rsidDel="008E3728">
          <w:rPr>
            <w:rFonts w:eastAsia="MS Mincho" w:hint="eastAsia"/>
          </w:rPr>
          <w:delText>5</w:delText>
        </w:r>
        <w:r w:rsidR="00CB2BD3" w:rsidDel="008E3728">
          <w:rPr>
            <w:rFonts w:eastAsia="MS Mincho" w:hint="eastAsia"/>
          </w:rPr>
          <w:delText>分に</w:delText>
        </w:r>
        <w:r w:rsidRPr="00C80EEC" w:rsidDel="008E3728">
          <w:rPr>
            <w:rFonts w:eastAsia="MS Mincho"/>
          </w:rPr>
          <w:delText>決定したら、今度はスケジュール化されたメソッドまたはトランジションリストを</w:delText>
        </w:r>
        <w:r w:rsidR="00CB2BD3" w:rsidDel="008E3728">
          <w:rPr>
            <w:rFonts w:eastAsia="MS Mincho" w:hint="eastAsia"/>
          </w:rPr>
          <w:delText>作成し</w:delText>
        </w:r>
        <w:r w:rsidRPr="00C80EEC" w:rsidDel="008E3728">
          <w:rPr>
            <w:rFonts w:eastAsia="MS Mincho"/>
          </w:rPr>
          <w:delText>ます。本チュートリアルでは、</w:delText>
        </w:r>
        <w:r w:rsidR="00CB2BD3" w:rsidDel="008E3728">
          <w:rPr>
            <w:rFonts w:eastAsia="MS Mincho" w:hint="eastAsia"/>
          </w:rPr>
          <w:delText>Waters</w:delText>
        </w:r>
        <w:r w:rsidR="00CB2BD3" w:rsidDel="008E3728">
          <w:rPr>
            <w:rFonts w:eastAsia="MS Mincho" w:hint="eastAsia"/>
          </w:rPr>
          <w:delText>の</w:delText>
        </w:r>
        <w:r w:rsidRPr="00C80EEC" w:rsidDel="008E3728">
          <w:rPr>
            <w:rFonts w:eastAsia="MS Mincho"/>
          </w:rPr>
          <w:delText>装置制御ソフトウェア</w:delText>
        </w:r>
        <w:r w:rsidR="00CB2BD3" w:rsidDel="008E3728">
          <w:rPr>
            <w:rFonts w:eastAsia="MS Mincho" w:hint="eastAsia"/>
          </w:rPr>
          <w:delText>である</w:delText>
        </w:r>
        <w:r w:rsidR="00CB2BD3" w:rsidRPr="00C80EEC" w:rsidDel="008E3728">
          <w:rPr>
            <w:rFonts w:eastAsia="MS Mincho"/>
          </w:rPr>
          <w:delText>MassLynx</w:delText>
        </w:r>
        <w:r w:rsidRPr="00C80EEC" w:rsidDel="008E3728">
          <w:rPr>
            <w:rFonts w:eastAsia="MS Mincho"/>
          </w:rPr>
          <w:delText>がインストールされておらず、</w:delText>
        </w:r>
        <w:r w:rsidR="005B365F" w:rsidDel="008E3728">
          <w:rPr>
            <w:rFonts w:eastAsia="MS Mincho" w:hint="eastAsia"/>
          </w:rPr>
          <w:delText>測定</w:delText>
        </w:r>
        <w:r w:rsidR="00C21DE8" w:rsidDel="008E3728">
          <w:rPr>
            <w:rFonts w:eastAsia="MS Mincho" w:hint="eastAsia"/>
          </w:rPr>
          <w:delText>メソッドを</w:delText>
        </w:r>
        <w:r w:rsidR="00C21DE8" w:rsidDel="008E3728">
          <w:rPr>
            <w:rFonts w:eastAsia="MS Mincho" w:hint="eastAsia"/>
          </w:rPr>
          <w:delText>1</w:delText>
        </w:r>
        <w:r w:rsidR="00C21DE8" w:rsidDel="008E3728">
          <w:rPr>
            <w:rFonts w:eastAsia="MS Mincho" w:hint="eastAsia"/>
          </w:rPr>
          <w:delText>から構築するの</w:delText>
        </w:r>
        <w:r w:rsidRPr="00C80EEC" w:rsidDel="008E3728">
          <w:rPr>
            <w:rFonts w:eastAsia="MS Mincho"/>
          </w:rPr>
          <w:delText>ではなくトランジションリストを</w:delText>
        </w:r>
        <w:r w:rsidR="00CB2BD3" w:rsidDel="008E3728">
          <w:rPr>
            <w:rFonts w:eastAsia="MS Mincho" w:hint="eastAsia"/>
          </w:rPr>
          <w:delText>作成</w:delText>
        </w:r>
        <w:r w:rsidRPr="00C80EEC" w:rsidDel="008E3728">
          <w:rPr>
            <w:rFonts w:eastAsia="MS Mincho"/>
          </w:rPr>
          <w:delText>する</w:delText>
        </w:r>
        <w:r w:rsidR="00C21DE8" w:rsidDel="008E3728">
          <w:rPr>
            <w:rFonts w:eastAsia="MS Mincho" w:hint="eastAsia"/>
          </w:rPr>
          <w:delText>場合</w:delText>
        </w:r>
        <w:r w:rsidR="005D6C7F" w:rsidDel="008E3728">
          <w:rPr>
            <w:rFonts w:eastAsia="MS Mincho" w:hint="eastAsia"/>
          </w:rPr>
          <w:delText>を</w:delText>
        </w:r>
        <w:r w:rsidRPr="00C80EEC" w:rsidDel="008E3728">
          <w:rPr>
            <w:rFonts w:eastAsia="MS Mincho"/>
          </w:rPr>
          <w:delText>想定し</w:delText>
        </w:r>
        <w:r w:rsidR="005D6C7F" w:rsidDel="008E3728">
          <w:rPr>
            <w:rFonts w:eastAsia="MS Mincho" w:hint="eastAsia"/>
          </w:rPr>
          <w:delText>てい</w:delText>
        </w:r>
        <w:r w:rsidRPr="00C80EEC" w:rsidDel="008E3728">
          <w:rPr>
            <w:rFonts w:eastAsia="MS Mincho"/>
          </w:rPr>
          <w:delText>ます。</w:delText>
        </w:r>
        <w:r w:rsidR="00C21DE8" w:rsidDel="008E3728">
          <w:rPr>
            <w:rFonts w:eastAsia="MS Mincho" w:hint="eastAsia"/>
          </w:rPr>
          <w:delText>しかし、</w:delText>
        </w:r>
        <w:r w:rsidRPr="00C80EEC" w:rsidDel="008E3728">
          <w:rPr>
            <w:rFonts w:eastAsia="MS Mincho"/>
          </w:rPr>
          <w:delText>テンプレートメソッド</w:delText>
        </w:r>
        <w:r w:rsidR="00C21DE8" w:rsidDel="008E3728">
          <w:rPr>
            <w:rFonts w:eastAsia="MS Mincho" w:hint="eastAsia"/>
          </w:rPr>
          <w:delText>ファイル</w:delText>
        </w:r>
        <w:r w:rsidRPr="00C80EEC" w:rsidDel="008E3728">
          <w:rPr>
            <w:rFonts w:eastAsia="MS Mincho"/>
          </w:rPr>
          <w:delText>を</w:delText>
        </w:r>
        <w:r w:rsidR="00C21DE8" w:rsidDel="008E3728">
          <w:rPr>
            <w:rFonts w:eastAsia="MS Mincho" w:hint="eastAsia"/>
          </w:rPr>
          <w:delText>もとにしてメソッドを作成（前述）</w:delText>
        </w:r>
        <w:r w:rsidRPr="00C80EEC" w:rsidDel="008E3728">
          <w:rPr>
            <w:rFonts w:eastAsia="MS Mincho"/>
          </w:rPr>
          <w:delText>する</w:delText>
        </w:r>
        <w:r w:rsidR="00C21DE8" w:rsidDel="008E3728">
          <w:rPr>
            <w:rFonts w:eastAsia="MS Mincho" w:hint="eastAsia"/>
          </w:rPr>
          <w:delText>のも可能です</w:delText>
        </w:r>
        <w:r w:rsidRPr="00C80EEC" w:rsidDel="008E3728">
          <w:rPr>
            <w:rFonts w:eastAsia="MS Mincho"/>
          </w:rPr>
          <w:delText>。</w:delText>
        </w:r>
      </w:del>
    </w:p>
    <w:p w14:paraId="7692B4FB" w14:textId="70CD2B33" w:rsidR="009A537C" w:rsidRPr="00C80EEC" w:rsidDel="008E3728" w:rsidRDefault="009A537C" w:rsidP="008E3728">
      <w:pPr>
        <w:rPr>
          <w:del w:id="871" w:author="Brian Pratt" w:date="2023-08-09T14:44:00Z"/>
          <w:rFonts w:eastAsia="MS Mincho"/>
        </w:rPr>
      </w:pPr>
      <w:del w:id="872" w:author="Brian Pratt" w:date="2023-08-09T14:44:00Z">
        <w:r w:rsidRPr="00C80EEC" w:rsidDel="008E3728">
          <w:rPr>
            <w:rFonts w:eastAsia="MS Mincho"/>
          </w:rPr>
          <w:delText>まずトランジションリストにエクスポートされる保持時間ウィンドウ</w:delText>
        </w:r>
        <w:r w:rsidR="00C21DE8" w:rsidDel="008E3728">
          <w:rPr>
            <w:rFonts w:eastAsia="MS Mincho" w:hint="eastAsia"/>
          </w:rPr>
          <w:delText>の</w:delText>
        </w:r>
        <w:r w:rsidRPr="00C80EEC" w:rsidDel="008E3728">
          <w:rPr>
            <w:rFonts w:eastAsia="MS Mincho"/>
          </w:rPr>
          <w:delText>設定</w:delText>
        </w:r>
        <w:r w:rsidR="00C21DE8" w:rsidDel="008E3728">
          <w:rPr>
            <w:rFonts w:eastAsia="MS Mincho" w:hint="eastAsia"/>
          </w:rPr>
          <w:delText>を行い</w:delText>
        </w:r>
        <w:r w:rsidRPr="00C80EEC" w:rsidDel="008E3728">
          <w:rPr>
            <w:rFonts w:eastAsia="MS Mincho"/>
          </w:rPr>
          <w:delText>ます。</w:delText>
        </w:r>
      </w:del>
    </w:p>
    <w:p w14:paraId="7535E549" w14:textId="17CC2137" w:rsidR="009A537C" w:rsidRPr="00C80EEC" w:rsidDel="008E3728" w:rsidRDefault="005964F0" w:rsidP="008E3728">
      <w:pPr>
        <w:rPr>
          <w:del w:id="873" w:author="Brian Pratt" w:date="2023-08-09T14:44:00Z"/>
          <w:rFonts w:eastAsia="MS Mincho"/>
        </w:rPr>
      </w:pPr>
      <w:del w:id="874" w:author="Brian Pratt" w:date="2023-08-09T14:44:00Z">
        <w:r w:rsidRPr="00C80EEC" w:rsidDel="008E3728">
          <w:rPr>
            <w:rFonts w:eastAsia="MS Mincho"/>
          </w:rPr>
          <w:delText xml:space="preserve">[ </w:delText>
        </w:r>
        <w:r w:rsidR="009A537C" w:rsidRPr="00C80EEC" w:rsidDel="008E3728">
          <w:rPr>
            <w:rFonts w:eastAsia="MS Mincho"/>
            <w:b/>
          </w:rPr>
          <w:delText>設定</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 </w:delText>
        </w:r>
        <w:r w:rsidRPr="00C80EEC" w:rsidDel="008E3728">
          <w:rPr>
            <w:rFonts w:eastAsia="MS Mincho"/>
            <w:b/>
          </w:rPr>
          <w:delText>分子設定</w:delText>
        </w:r>
        <w:r w:rsidRPr="00C80EEC" w:rsidDel="008E3728">
          <w:rPr>
            <w:rFonts w:eastAsia="MS Mincho"/>
          </w:rPr>
          <w:delText xml:space="preserve"> ] </w:delText>
        </w:r>
        <w:r w:rsidRPr="00C80EEC" w:rsidDel="008E3728">
          <w:rPr>
            <w:rFonts w:eastAsia="MS Mincho"/>
          </w:rPr>
          <w:delText>をクリックします。</w:delText>
        </w:r>
      </w:del>
    </w:p>
    <w:p w14:paraId="2FAA1523" w14:textId="1062450D" w:rsidR="009A537C" w:rsidRPr="00C80EEC" w:rsidDel="008E3728" w:rsidRDefault="005964F0" w:rsidP="008E3728">
      <w:pPr>
        <w:rPr>
          <w:del w:id="875" w:author="Brian Pratt" w:date="2023-08-09T14:44:00Z"/>
          <w:rFonts w:eastAsia="MS Mincho"/>
        </w:rPr>
      </w:pPr>
      <w:del w:id="876" w:author="Brian Pratt" w:date="2023-08-09T14:44:00Z">
        <w:r w:rsidRPr="00C80EEC" w:rsidDel="008E3728">
          <w:rPr>
            <w:rFonts w:eastAsia="MS Mincho"/>
          </w:rPr>
          <w:delText xml:space="preserve">[ </w:delText>
        </w:r>
        <w:r w:rsidR="009A537C" w:rsidRPr="00C80EEC" w:rsidDel="008E3728">
          <w:rPr>
            <w:rFonts w:eastAsia="MS Mincho"/>
            <w:b/>
          </w:rPr>
          <w:delText>予測</w:delText>
        </w:r>
        <w:r w:rsidRPr="00C80EEC" w:rsidDel="008E3728">
          <w:rPr>
            <w:rFonts w:eastAsia="MS Mincho"/>
          </w:rPr>
          <w:delText xml:space="preserve"> ] </w:delText>
        </w:r>
        <w:r w:rsidRPr="00C80EEC" w:rsidDel="008E3728">
          <w:rPr>
            <w:rFonts w:eastAsia="MS Mincho"/>
          </w:rPr>
          <w:delText>タブをクリックします。</w:delText>
        </w:r>
      </w:del>
    </w:p>
    <w:p w14:paraId="2AF99DAF" w14:textId="793181FB" w:rsidR="00DB5EFB" w:rsidRPr="00C80EEC" w:rsidDel="008E3728" w:rsidRDefault="009A537C" w:rsidP="008E3728">
      <w:pPr>
        <w:rPr>
          <w:del w:id="877" w:author="Brian Pratt" w:date="2023-08-09T14:44:00Z"/>
          <w:rFonts w:eastAsia="MS Mincho"/>
        </w:rPr>
      </w:pPr>
      <w:del w:id="878" w:author="Brian Pratt" w:date="2023-08-09T14:44:00Z">
        <w:r w:rsidRPr="00C80EEC" w:rsidDel="008E3728">
          <w:rPr>
            <w:rFonts w:eastAsia="MS Mincho"/>
          </w:rPr>
          <w:delText xml:space="preserve">[ </w:delText>
        </w:r>
        <w:r w:rsidRPr="00C80EEC" w:rsidDel="008E3728">
          <w:rPr>
            <w:rFonts w:eastAsia="MS Mincho"/>
            <w:b/>
          </w:rPr>
          <w:delText>保持時間の実測値があれば使用します</w:delText>
        </w:r>
        <w:r w:rsidRPr="00C80EEC" w:rsidDel="008E3728">
          <w:rPr>
            <w:rFonts w:eastAsia="MS Mincho"/>
          </w:rPr>
          <w:delText xml:space="preserve"> ] </w:delText>
        </w:r>
        <w:r w:rsidRPr="00C80EEC" w:rsidDel="008E3728">
          <w:rPr>
            <w:rFonts w:eastAsia="MS Mincho"/>
          </w:rPr>
          <w:delText>がチェックされていることを確認します。</w:delText>
        </w:r>
      </w:del>
    </w:p>
    <w:p w14:paraId="4522FE5E" w14:textId="5DE14E5D" w:rsidR="00423A2D" w:rsidRPr="00C80EEC" w:rsidDel="008E3728" w:rsidRDefault="00560711" w:rsidP="008E3728">
      <w:pPr>
        <w:rPr>
          <w:del w:id="879" w:author="Brian Pratt" w:date="2023-08-09T14:44:00Z"/>
          <w:rFonts w:eastAsia="MS Mincho"/>
        </w:rPr>
      </w:pPr>
      <w:del w:id="880" w:author="Brian Pratt" w:date="2023-08-09T14:44:00Z">
        <w:r w:rsidRPr="00C80EEC" w:rsidDel="008E3728">
          <w:rPr>
            <w:rFonts w:eastAsia="MS Mincho"/>
          </w:rPr>
          <w:delText xml:space="preserve">[ </w:delText>
        </w:r>
        <w:r w:rsidR="009A537C" w:rsidRPr="00C80EEC" w:rsidDel="008E3728">
          <w:rPr>
            <w:rFonts w:eastAsia="MS Mincho"/>
            <w:b/>
          </w:rPr>
          <w:delText>時間ウィンドウ</w:delText>
        </w:r>
        <w:r w:rsidRPr="00C80EEC" w:rsidDel="008E3728">
          <w:rPr>
            <w:rFonts w:eastAsia="MS Mincho"/>
          </w:rPr>
          <w:delText xml:space="preserve"> ] </w:delText>
        </w:r>
        <w:r w:rsidRPr="00C80EEC" w:rsidDel="008E3728">
          <w:rPr>
            <w:rFonts w:eastAsia="MS Mincho"/>
          </w:rPr>
          <w:delText>フィールド</w:delText>
        </w:r>
        <w:r w:rsidR="00C21DE8" w:rsidDel="008E3728">
          <w:rPr>
            <w:rFonts w:eastAsia="MS Mincho" w:hint="eastAsia"/>
          </w:rPr>
          <w:delText>（分）</w:delText>
        </w:r>
        <w:r w:rsidRPr="00C80EEC" w:rsidDel="008E3728">
          <w:rPr>
            <w:rFonts w:eastAsia="MS Mincho"/>
          </w:rPr>
          <w:delText>に「</w:delText>
        </w:r>
        <w:r w:rsidRPr="00C80EEC" w:rsidDel="008E3728">
          <w:rPr>
            <w:rFonts w:eastAsia="MS Mincho"/>
          </w:rPr>
          <w:delText>1</w:delText>
        </w:r>
        <w:r w:rsidRPr="00C80EEC" w:rsidDel="008E3728">
          <w:rPr>
            <w:rFonts w:eastAsia="MS Mincho"/>
          </w:rPr>
          <w:delText>」を入力します。</w:delText>
        </w:r>
      </w:del>
    </w:p>
    <w:p w14:paraId="6A853409" w14:textId="2FFCA672" w:rsidR="00362589" w:rsidRPr="00C80EEC" w:rsidDel="008E3728" w:rsidRDefault="00362589" w:rsidP="008E3728">
      <w:pPr>
        <w:rPr>
          <w:del w:id="881" w:author="Brian Pratt" w:date="2023-08-09T14:44:00Z"/>
          <w:rFonts w:eastAsia="MS Mincho"/>
        </w:rPr>
      </w:pPr>
      <w:del w:id="882" w:author="Brian Pratt" w:date="2023-08-09T14:44:00Z">
        <w:r w:rsidRPr="00C80EEC" w:rsidDel="008E3728">
          <w:rPr>
            <w:rFonts w:eastAsia="MS Mincho"/>
          </w:rPr>
          <w:delText xml:space="preserve">[ </w:delText>
        </w:r>
        <w:r w:rsidRPr="00C80EEC" w:rsidDel="008E3728">
          <w:rPr>
            <w:rFonts w:eastAsia="MS Mincho"/>
            <w:b/>
          </w:rPr>
          <w:delText>分子設定</w:delText>
        </w:r>
        <w:r w:rsidRPr="00C80EEC" w:rsidDel="008E3728">
          <w:rPr>
            <w:rFonts w:eastAsia="MS Mincho"/>
          </w:rPr>
          <w:delText xml:space="preserve"> ] </w:delText>
        </w:r>
        <w:r w:rsidRPr="00C80EEC" w:rsidDel="008E3728">
          <w:rPr>
            <w:rFonts w:eastAsia="MS Mincho"/>
          </w:rPr>
          <w:delText>フォームは以下のようになります。</w:delText>
        </w:r>
      </w:del>
    </w:p>
    <w:p w14:paraId="132A3FF3" w14:textId="74095C08" w:rsidR="009A537C" w:rsidRPr="00C80EEC" w:rsidDel="008E3728" w:rsidRDefault="007F3420" w:rsidP="008E3728">
      <w:pPr>
        <w:rPr>
          <w:del w:id="883" w:author="Brian Pratt" w:date="2023-08-09T14:44:00Z"/>
          <w:rFonts w:eastAsia="MS Mincho"/>
        </w:rPr>
      </w:pPr>
      <w:del w:id="884" w:author="Brian Pratt" w:date="2023-08-09T14:44:00Z">
        <w:r w:rsidRPr="00C80EEC" w:rsidDel="008E3728">
          <w:rPr>
            <w:rFonts w:eastAsia="MS Mincho"/>
            <w:noProof/>
            <w:lang w:eastAsia="en-US"/>
          </w:rPr>
          <w:drawing>
            <wp:inline distT="0" distB="0" distL="0" distR="0" wp14:anchorId="52C3CFFD" wp14:editId="3D0F0669">
              <wp:extent cx="3781425" cy="5191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3781425" cy="5191125"/>
                      </a:xfrm>
                      <a:prstGeom prst="rect">
                        <a:avLst/>
                      </a:prstGeom>
                    </pic:spPr>
                  </pic:pic>
                </a:graphicData>
              </a:graphic>
            </wp:inline>
          </w:drawing>
        </w:r>
      </w:del>
    </w:p>
    <w:p w14:paraId="56E3F85C" w14:textId="32830F31" w:rsidR="007B5C05" w:rsidRPr="00C80EEC" w:rsidDel="008E3728" w:rsidRDefault="007B5C05" w:rsidP="008E3728">
      <w:pPr>
        <w:rPr>
          <w:del w:id="885" w:author="Brian Pratt" w:date="2023-08-09T14:44:00Z"/>
          <w:rFonts w:eastAsia="MS Mincho"/>
        </w:rPr>
      </w:pPr>
      <w:del w:id="886"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02BBCC46" w14:textId="0903840F" w:rsidR="007B5C05" w:rsidRPr="00C80EEC" w:rsidDel="008E3728" w:rsidRDefault="007B5C05" w:rsidP="008E3728">
      <w:pPr>
        <w:rPr>
          <w:del w:id="887" w:author="Brian Pratt" w:date="2023-08-09T14:44:00Z"/>
          <w:rFonts w:eastAsia="MS Mincho"/>
        </w:rPr>
      </w:pPr>
      <w:del w:id="888" w:author="Brian Pratt" w:date="2023-08-09T14:44:00Z">
        <w:r w:rsidRPr="00C80EEC" w:rsidDel="008E3728">
          <w:rPr>
            <w:rFonts w:eastAsia="MS Mincho"/>
          </w:rPr>
          <w:delText>今度は以下のようにしてトランジションリストをエクスポートできます。</w:delText>
        </w:r>
      </w:del>
    </w:p>
    <w:p w14:paraId="79984DA7" w14:textId="5522CFF9" w:rsidR="00236360" w:rsidRPr="00C80EEC" w:rsidDel="008E3728" w:rsidRDefault="00395A7A" w:rsidP="008E3728">
      <w:pPr>
        <w:rPr>
          <w:del w:id="889" w:author="Brian Pratt" w:date="2023-08-09T14:44:00Z"/>
          <w:rFonts w:eastAsia="MS Mincho"/>
        </w:rPr>
      </w:pPr>
      <w:del w:id="890" w:author="Brian Pratt" w:date="2023-08-09T14:44:00Z">
        <w:r w:rsidRPr="00C80EEC" w:rsidDel="008E3728">
          <w:rPr>
            <w:rFonts w:eastAsia="MS Mincho"/>
          </w:rPr>
          <w:delText xml:space="preserve">[ </w:delText>
        </w:r>
        <w:r w:rsidR="00236360" w:rsidRPr="00C80EEC" w:rsidDel="008E3728">
          <w:rPr>
            <w:rFonts w:eastAsia="MS Mincho"/>
            <w:b/>
          </w:rPr>
          <w:delText>ファイル</w:delText>
        </w:r>
        <w:r w:rsidR="00236360" w:rsidRPr="00C80EEC" w:rsidDel="008E3728">
          <w:rPr>
            <w:rFonts w:eastAsia="MS Mincho"/>
            <w:b/>
          </w:rPr>
          <w:delText xml:space="preserve"> ] </w:delText>
        </w:r>
        <w:r w:rsidR="00236360" w:rsidRPr="00C80EEC" w:rsidDel="008E3728">
          <w:rPr>
            <w:rFonts w:eastAsia="MS Mincho"/>
            <w:b/>
          </w:rPr>
          <w:delText>メニューで</w:delText>
        </w:r>
        <w:r w:rsidR="00236360" w:rsidRPr="00C80EEC" w:rsidDel="008E3728">
          <w:rPr>
            <w:rFonts w:eastAsia="MS Mincho"/>
            <w:b/>
          </w:rPr>
          <w:delText xml:space="preserve"> [ </w:delText>
        </w:r>
        <w:r w:rsidR="00236360" w:rsidRPr="00C80EEC" w:rsidDel="008E3728">
          <w:rPr>
            <w:rFonts w:eastAsia="MS Mincho"/>
            <w:b/>
          </w:rPr>
          <w:delText>エクスポート</w:delText>
        </w:r>
        <w:r w:rsidRPr="00C80EEC" w:rsidDel="008E3728">
          <w:rPr>
            <w:rFonts w:eastAsia="MS Mincho"/>
          </w:rPr>
          <w:delText xml:space="preserve"> ] </w:delText>
        </w:r>
        <w:r w:rsidRPr="00C80EEC" w:rsidDel="008E3728">
          <w:rPr>
            <w:rFonts w:eastAsia="MS Mincho"/>
          </w:rPr>
          <w:delText>を選択し、</w:delText>
        </w:r>
        <w:r w:rsidRPr="00C80EEC" w:rsidDel="008E3728">
          <w:rPr>
            <w:rFonts w:eastAsia="MS Mincho"/>
          </w:rPr>
          <w:delText xml:space="preserve">[ </w:delText>
        </w:r>
        <w:r w:rsidR="00362589" w:rsidRPr="00C80EEC" w:rsidDel="008E3728">
          <w:rPr>
            <w:rFonts w:eastAsia="MS Mincho"/>
            <w:b/>
          </w:rPr>
          <w:delText>トランジションリスト</w:delText>
        </w:r>
        <w:r w:rsidRPr="00C80EEC" w:rsidDel="008E3728">
          <w:rPr>
            <w:rFonts w:eastAsia="MS Mincho"/>
          </w:rPr>
          <w:delText xml:space="preserve"> ] </w:delText>
        </w:r>
        <w:r w:rsidRPr="00C80EEC" w:rsidDel="008E3728">
          <w:rPr>
            <w:rFonts w:eastAsia="MS Mincho"/>
          </w:rPr>
          <w:delText>をクリックします。</w:delText>
        </w:r>
      </w:del>
    </w:p>
    <w:p w14:paraId="62E7F0A9" w14:textId="3F116413" w:rsidR="00362589" w:rsidRPr="00C80EEC" w:rsidDel="008E3728" w:rsidRDefault="00362589" w:rsidP="008E3728">
      <w:pPr>
        <w:rPr>
          <w:del w:id="891" w:author="Brian Pratt" w:date="2023-08-09T14:44:00Z"/>
          <w:rFonts w:eastAsia="MS Mincho"/>
        </w:rPr>
      </w:pPr>
      <w:del w:id="892" w:author="Brian Pratt" w:date="2023-08-09T14:44:00Z">
        <w:r w:rsidRPr="00C80EEC" w:rsidDel="008E3728">
          <w:rPr>
            <w:rFonts w:eastAsia="MS Mincho"/>
          </w:rPr>
          <w:delText xml:space="preserve">[ </w:delText>
        </w:r>
        <w:r w:rsidRPr="00C80EEC" w:rsidDel="008E3728">
          <w:rPr>
            <w:rFonts w:eastAsia="MS Mincho"/>
            <w:b/>
          </w:rPr>
          <w:delText>装置タイプ</w:delText>
        </w:r>
        <w:r w:rsidRPr="00C80EEC" w:rsidDel="008E3728">
          <w:rPr>
            <w:rFonts w:eastAsia="MS Mincho"/>
          </w:rPr>
          <w:delText xml:space="preserve"> ] </w:delText>
        </w:r>
        <w:r w:rsidRPr="00C80EEC" w:rsidDel="008E3728">
          <w:rPr>
            <w:rFonts w:eastAsia="MS Mincho"/>
          </w:rPr>
          <w:delText>ドロップダウンリストで自動的に「</w:delText>
        </w:r>
        <w:r w:rsidRPr="00C80EEC" w:rsidDel="008E3728">
          <w:rPr>
            <w:rFonts w:eastAsia="MS Mincho"/>
          </w:rPr>
          <w:delText>Waters</w:delText>
        </w:r>
        <w:r w:rsidRPr="00C80EEC" w:rsidDel="008E3728">
          <w:rPr>
            <w:rFonts w:eastAsia="MS Mincho"/>
          </w:rPr>
          <w:delText>」</w:delText>
        </w:r>
        <w:r w:rsidR="00C21DE8" w:rsidDel="008E3728">
          <w:rPr>
            <w:rFonts w:eastAsia="MS Mincho" w:hint="eastAsia"/>
          </w:rPr>
          <w:delText>が</w:delText>
        </w:r>
        <w:r w:rsidRPr="00C80EEC" w:rsidDel="008E3728">
          <w:rPr>
            <w:rFonts w:eastAsia="MS Mincho"/>
          </w:rPr>
          <w:delText>選択</w:delText>
        </w:r>
        <w:r w:rsidR="00C21DE8" w:rsidDel="008E3728">
          <w:rPr>
            <w:rFonts w:eastAsia="MS Mincho" w:hint="eastAsia"/>
          </w:rPr>
          <w:delText>され</w:delText>
        </w:r>
        <w:r w:rsidRPr="00C80EEC" w:rsidDel="008E3728">
          <w:rPr>
            <w:rFonts w:eastAsia="MS Mincho"/>
          </w:rPr>
          <w:delText>ます。</w:delText>
        </w:r>
      </w:del>
    </w:p>
    <w:p w14:paraId="77087103" w14:textId="7E90F809" w:rsidR="00362589" w:rsidRPr="00C80EEC" w:rsidDel="008E3728" w:rsidRDefault="00395A7A" w:rsidP="008E3728">
      <w:pPr>
        <w:rPr>
          <w:del w:id="893" w:author="Brian Pratt" w:date="2023-08-09T14:44:00Z"/>
          <w:rFonts w:eastAsia="MS Mincho"/>
        </w:rPr>
      </w:pPr>
      <w:del w:id="894" w:author="Brian Pratt" w:date="2023-08-09T14:44:00Z">
        <w:r w:rsidRPr="00C80EEC" w:rsidDel="008E3728">
          <w:rPr>
            <w:rFonts w:eastAsia="MS Mincho"/>
          </w:rPr>
          <w:delText xml:space="preserve">[ </w:delText>
        </w:r>
        <w:r w:rsidR="00362589" w:rsidRPr="00C80EEC" w:rsidDel="008E3728">
          <w:rPr>
            <w:rFonts w:eastAsia="MS Mincho"/>
            <w:b/>
          </w:rPr>
          <w:delText>メソッドタイプ</w:delText>
        </w:r>
        <w:r w:rsidRPr="00C80EEC" w:rsidDel="008E3728">
          <w:rPr>
            <w:rFonts w:eastAsia="MS Mincho"/>
          </w:rPr>
          <w:delText xml:space="preserve"> ] </w:delText>
        </w:r>
        <w:r w:rsidRPr="00C80EEC" w:rsidDel="008E3728">
          <w:rPr>
            <w:rFonts w:eastAsia="MS Mincho"/>
          </w:rPr>
          <w:delText>リストで「スケジュール」を選択します。</w:delText>
        </w:r>
      </w:del>
    </w:p>
    <w:p w14:paraId="19E47654" w14:textId="374BE98E" w:rsidR="003038D3" w:rsidRPr="00C80EEC" w:rsidDel="008E3728" w:rsidRDefault="00C21DE8" w:rsidP="008E3728">
      <w:pPr>
        <w:rPr>
          <w:del w:id="895" w:author="Brian Pratt" w:date="2023-08-09T14:44:00Z"/>
          <w:rFonts w:eastAsia="MS Mincho"/>
        </w:rPr>
      </w:pPr>
      <w:del w:id="896" w:author="Brian Pratt" w:date="2023-08-09T14:44:00Z">
        <w:r w:rsidRPr="00C80EEC" w:rsidDel="008E3728">
          <w:rPr>
            <w:rFonts w:eastAsia="MS Mincho"/>
          </w:rPr>
          <w:delText xml:space="preserve"> </w:delText>
        </w:r>
        <w:r w:rsidR="00362589" w:rsidRPr="00C80EEC" w:rsidDel="008E3728">
          <w:rPr>
            <w:rFonts w:eastAsia="MS Mincho"/>
          </w:rPr>
          <w:delText xml:space="preserve">[ </w:delText>
        </w:r>
        <w:r w:rsidR="00362589" w:rsidRPr="00C80EEC" w:rsidDel="008E3728">
          <w:rPr>
            <w:rFonts w:eastAsia="MS Mincho"/>
            <w:b/>
          </w:rPr>
          <w:delText>トランジションリストをエクスポート</w:delText>
        </w:r>
        <w:r w:rsidR="00362589" w:rsidRPr="00C80EEC" w:rsidDel="008E3728">
          <w:rPr>
            <w:rFonts w:eastAsia="MS Mincho"/>
          </w:rPr>
          <w:delText xml:space="preserve"> ] </w:delText>
        </w:r>
        <w:r w:rsidR="00362589" w:rsidRPr="00C80EEC" w:rsidDel="008E3728">
          <w:rPr>
            <w:rFonts w:eastAsia="MS Mincho"/>
          </w:rPr>
          <w:delText>フォームは以下のようになります。</w:delText>
        </w:r>
      </w:del>
    </w:p>
    <w:p w14:paraId="6C9C4044" w14:textId="50F198D5" w:rsidR="00236360" w:rsidRPr="00C80EEC" w:rsidDel="008E3728" w:rsidRDefault="007F3420" w:rsidP="008E3728">
      <w:pPr>
        <w:rPr>
          <w:del w:id="897" w:author="Brian Pratt" w:date="2023-08-09T14:44:00Z"/>
          <w:rFonts w:eastAsia="MS Mincho"/>
        </w:rPr>
      </w:pPr>
      <w:del w:id="898" w:author="Brian Pratt" w:date="2023-08-09T14:44:00Z">
        <w:r w:rsidRPr="00C80EEC" w:rsidDel="008E3728">
          <w:rPr>
            <w:rFonts w:eastAsia="MS Mincho"/>
            <w:noProof/>
            <w:lang w:eastAsia="en-US"/>
          </w:rPr>
          <w:drawing>
            <wp:inline distT="0" distB="0" distL="0" distR="0" wp14:anchorId="0475BA66" wp14:editId="337C7CC6">
              <wp:extent cx="3009900" cy="3676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3009900" cy="3676650"/>
                      </a:xfrm>
                      <a:prstGeom prst="rect">
                        <a:avLst/>
                      </a:prstGeom>
                    </pic:spPr>
                  </pic:pic>
                </a:graphicData>
              </a:graphic>
            </wp:inline>
          </w:drawing>
        </w:r>
      </w:del>
    </w:p>
    <w:p w14:paraId="415A630B" w14:textId="0C6C45A8" w:rsidR="00236360" w:rsidRPr="00C80EEC" w:rsidDel="008E3728" w:rsidRDefault="00236360" w:rsidP="008E3728">
      <w:pPr>
        <w:rPr>
          <w:del w:id="899" w:author="Brian Pratt" w:date="2023-08-09T14:44:00Z"/>
          <w:rFonts w:eastAsia="MS Mincho"/>
        </w:rPr>
      </w:pPr>
      <w:del w:id="900"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43967E07" w14:textId="2C5A69D9" w:rsidR="00362589" w:rsidRPr="00C80EEC" w:rsidDel="008E3728" w:rsidRDefault="00C21DE8" w:rsidP="008E3728">
      <w:pPr>
        <w:rPr>
          <w:del w:id="901" w:author="Brian Pratt" w:date="2023-08-09T14:44:00Z"/>
          <w:rFonts w:eastAsia="MS Mincho"/>
        </w:rPr>
      </w:pPr>
      <w:del w:id="902" w:author="Brian Pratt" w:date="2023-08-09T14:44:00Z">
        <w:r w:rsidDel="008E3728">
          <w:rPr>
            <w:rFonts w:eastAsia="MS Mincho" w:hint="eastAsia"/>
          </w:rPr>
          <w:delText>スケジュールの時間設定が必要なので、どのグラジエント</w:delText>
        </w:r>
        <w:r w:rsidR="0026618D" w:rsidRPr="00C80EEC" w:rsidDel="008E3728">
          <w:rPr>
            <w:rFonts w:eastAsia="MS Mincho"/>
          </w:rPr>
          <w:delText>を使用するか</w:delText>
        </w:r>
        <w:r w:rsidDel="008E3728">
          <w:rPr>
            <w:rFonts w:eastAsia="MS Mincho" w:hint="eastAsia"/>
          </w:rPr>
          <w:delText>設定します</w:delText>
        </w:r>
        <w:r w:rsidR="0026618D" w:rsidRPr="00C80EEC" w:rsidDel="008E3728">
          <w:rPr>
            <w:rFonts w:eastAsia="MS Mincho"/>
          </w:rPr>
          <w:delText>。</w:delText>
        </w:r>
        <w:r w:rsidDel="008E3728">
          <w:rPr>
            <w:rFonts w:eastAsia="MS Mincho" w:hint="eastAsia"/>
          </w:rPr>
          <w:delText>ここでは前述の</w:delText>
        </w:r>
        <w:r w:rsidDel="008E3728">
          <w:rPr>
            <w:rFonts w:eastAsia="MS Mincho" w:hint="eastAsia"/>
          </w:rPr>
          <w:delText>5min</w:delText>
        </w:r>
        <w:r w:rsidDel="008E3728">
          <w:rPr>
            <w:rFonts w:eastAsia="MS Mincho" w:hint="eastAsia"/>
          </w:rPr>
          <w:delText>のグラジエントを選択します。</w:delText>
        </w:r>
      </w:del>
    </w:p>
    <w:p w14:paraId="7F6DB4FF" w14:textId="47A39B2F" w:rsidR="00362589" w:rsidRPr="00C80EEC" w:rsidDel="008E3728" w:rsidRDefault="00362589" w:rsidP="008E3728">
      <w:pPr>
        <w:rPr>
          <w:del w:id="903" w:author="Brian Pratt" w:date="2023-08-09T14:44:00Z"/>
          <w:rFonts w:eastAsia="MS Mincho"/>
        </w:rPr>
      </w:pPr>
      <w:del w:id="904" w:author="Brian Pratt" w:date="2023-08-09T14:44:00Z">
        <w:r w:rsidRPr="00C80EEC" w:rsidDel="008E3728">
          <w:rPr>
            <w:rFonts w:eastAsia="MS Mincho"/>
          </w:rPr>
          <w:delText xml:space="preserve">[ </w:delText>
        </w:r>
        <w:r w:rsidRPr="00C80EEC" w:rsidDel="008E3728">
          <w:rPr>
            <w:rFonts w:eastAsia="MS Mincho"/>
            <w:b/>
          </w:rPr>
          <w:delText>単一データセットから値を使用</w:delText>
        </w:r>
        <w:r w:rsidRPr="00C80EEC" w:rsidDel="008E3728">
          <w:rPr>
            <w:rFonts w:eastAsia="MS Mincho"/>
          </w:rPr>
          <w:delText xml:space="preserve"> ] </w:delText>
        </w:r>
        <w:r w:rsidRPr="00C80EEC" w:rsidDel="008E3728">
          <w:rPr>
            <w:rFonts w:eastAsia="MS Mincho"/>
          </w:rPr>
          <w:delText>をクリックします。</w:delText>
        </w:r>
      </w:del>
    </w:p>
    <w:p w14:paraId="2EC58E67" w14:textId="0E90448D" w:rsidR="00423A2D" w:rsidRPr="00C80EEC" w:rsidDel="008E3728" w:rsidRDefault="00362589" w:rsidP="008E3728">
      <w:pPr>
        <w:rPr>
          <w:del w:id="905" w:author="Brian Pratt" w:date="2023-08-09T14:44:00Z"/>
          <w:rFonts w:eastAsia="MS Mincho"/>
        </w:rPr>
      </w:pPr>
      <w:del w:id="906" w:author="Brian Pratt" w:date="2023-08-09T14:44:00Z">
        <w:r w:rsidRPr="00C80EEC" w:rsidDel="008E3728">
          <w:rPr>
            <w:rFonts w:eastAsia="MS Mincho"/>
          </w:rPr>
          <w:delText xml:space="preserve">[ </w:delText>
        </w:r>
        <w:r w:rsidRPr="00C80EEC" w:rsidDel="008E3728">
          <w:rPr>
            <w:rFonts w:eastAsia="MS Mincho"/>
            <w:b/>
          </w:rPr>
          <w:delText>繰り返し測定</w:delText>
        </w:r>
        <w:r w:rsidRPr="00C80EEC" w:rsidDel="008E3728">
          <w:rPr>
            <w:rFonts w:eastAsia="MS Mincho"/>
          </w:rPr>
          <w:delText xml:space="preserve"> ] </w:delText>
        </w:r>
        <w:r w:rsidRPr="00C80EEC" w:rsidDel="008E3728">
          <w:rPr>
            <w:rFonts w:eastAsia="MS Mincho"/>
          </w:rPr>
          <w:delText>ドロップダウンリストで、「</w:delText>
        </w:r>
        <w:r w:rsidRPr="00C80EEC" w:rsidDel="008E3728">
          <w:rPr>
            <w:rFonts w:eastAsia="MS Mincho"/>
          </w:rPr>
          <w:delText>5 min</w:delText>
        </w:r>
        <w:r w:rsidRPr="00C80EEC" w:rsidDel="008E3728">
          <w:rPr>
            <w:rFonts w:eastAsia="MS Mincho"/>
          </w:rPr>
          <w:delText>」を選択して</w:delText>
        </w:r>
        <w:r w:rsidRPr="00C80EEC" w:rsidDel="008E3728">
          <w:rPr>
            <w:rFonts w:eastAsia="MS Mincho"/>
          </w:rPr>
          <w:delText>5</w:delText>
        </w:r>
        <w:r w:rsidRPr="00C80EEC" w:rsidDel="008E3728">
          <w:rPr>
            <w:rFonts w:eastAsia="MS Mincho"/>
          </w:rPr>
          <w:delText>分のグラジエントをスケジュールします。</w:delText>
        </w:r>
      </w:del>
    </w:p>
    <w:p w14:paraId="6BF4D151" w14:textId="70EB0A01" w:rsidR="003038D3" w:rsidRPr="00C80EEC" w:rsidDel="008E3728" w:rsidRDefault="002B0FFF" w:rsidP="008E3728">
      <w:pPr>
        <w:rPr>
          <w:del w:id="907" w:author="Brian Pratt" w:date="2023-08-09T14:44:00Z"/>
          <w:rFonts w:eastAsia="MS Mincho"/>
        </w:rPr>
      </w:pPr>
      <w:del w:id="908" w:author="Brian Pratt" w:date="2023-08-09T14:44:00Z">
        <w:r w:rsidRPr="00C80EEC" w:rsidDel="008E3728">
          <w:rPr>
            <w:rFonts w:eastAsia="MS Mincho"/>
          </w:rPr>
          <w:delText xml:space="preserve">[ </w:delText>
        </w:r>
        <w:r w:rsidRPr="00C80EEC" w:rsidDel="008E3728">
          <w:rPr>
            <w:rFonts w:eastAsia="MS Mincho"/>
            <w:b/>
          </w:rPr>
          <w:delText>スケジュールデータ</w:delText>
        </w:r>
        <w:r w:rsidRPr="00C80EEC" w:rsidDel="008E3728">
          <w:rPr>
            <w:rFonts w:eastAsia="MS Mincho"/>
          </w:rPr>
          <w:delText xml:space="preserve"> ] </w:delText>
        </w:r>
        <w:r w:rsidRPr="00C80EEC" w:rsidDel="008E3728">
          <w:rPr>
            <w:rFonts w:eastAsia="MS Mincho"/>
          </w:rPr>
          <w:delText>フォームは以下のようになります。</w:delText>
        </w:r>
      </w:del>
    </w:p>
    <w:p w14:paraId="2A0F10B4" w14:textId="031646EB" w:rsidR="00423A2D" w:rsidRPr="00C80EEC" w:rsidDel="008E3728" w:rsidRDefault="007F3420" w:rsidP="008E3728">
      <w:pPr>
        <w:rPr>
          <w:del w:id="909" w:author="Brian Pratt" w:date="2023-08-09T14:44:00Z"/>
          <w:rFonts w:eastAsia="MS Mincho"/>
        </w:rPr>
      </w:pPr>
      <w:del w:id="910" w:author="Brian Pratt" w:date="2023-08-09T14:44:00Z">
        <w:r w:rsidRPr="00C80EEC" w:rsidDel="008E3728">
          <w:rPr>
            <w:rFonts w:eastAsia="MS Mincho"/>
            <w:noProof/>
            <w:lang w:eastAsia="en-US"/>
          </w:rPr>
          <w:drawing>
            <wp:inline distT="0" distB="0" distL="0" distR="0" wp14:anchorId="49CB87BA" wp14:editId="2022D592">
              <wp:extent cx="3076575" cy="16192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3076575" cy="1619250"/>
                      </a:xfrm>
                      <a:prstGeom prst="rect">
                        <a:avLst/>
                      </a:prstGeom>
                    </pic:spPr>
                  </pic:pic>
                </a:graphicData>
              </a:graphic>
            </wp:inline>
          </w:drawing>
        </w:r>
      </w:del>
    </w:p>
    <w:p w14:paraId="1F00A208" w14:textId="141B7D32" w:rsidR="0026618D" w:rsidRPr="00C80EEC" w:rsidDel="008E3728" w:rsidRDefault="0026618D" w:rsidP="008E3728">
      <w:pPr>
        <w:rPr>
          <w:del w:id="911" w:author="Brian Pratt" w:date="2023-08-09T14:44:00Z"/>
          <w:rFonts w:eastAsia="MS Mincho"/>
        </w:rPr>
      </w:pPr>
      <w:del w:id="912"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7654E22C" w14:textId="79E1678D" w:rsidR="002B0FFF" w:rsidRPr="00C80EEC" w:rsidDel="008E3728" w:rsidRDefault="00583D0A" w:rsidP="008E3728">
      <w:pPr>
        <w:rPr>
          <w:del w:id="913" w:author="Brian Pratt" w:date="2023-08-09T14:44:00Z"/>
          <w:rFonts w:eastAsia="MS Mincho"/>
        </w:rPr>
      </w:pPr>
      <w:del w:id="914" w:author="Brian Pratt" w:date="2023-08-09T14:44:00Z">
        <w:r w:rsidRPr="00C80EEC" w:rsidDel="008E3728">
          <w:rPr>
            <w:rFonts w:eastAsia="MS Mincho"/>
          </w:rPr>
          <w:delText>トランジションリストファイル名を入力</w:delText>
        </w:r>
        <w:r w:rsidR="004D1C02" w:rsidDel="008E3728">
          <w:rPr>
            <w:rFonts w:eastAsia="MS Mincho" w:hint="eastAsia"/>
          </w:rPr>
          <w:delText>します。</w:delText>
        </w:r>
      </w:del>
    </w:p>
    <w:p w14:paraId="3175A6F3" w14:textId="7BD0EFAD" w:rsidR="00D15D24" w:rsidRPr="00C80EEC" w:rsidDel="008E3728" w:rsidRDefault="00D15D24" w:rsidP="008E3728">
      <w:pPr>
        <w:rPr>
          <w:del w:id="915" w:author="Brian Pratt" w:date="2023-08-09T14:44:00Z"/>
          <w:rFonts w:eastAsia="MS Mincho"/>
        </w:rPr>
      </w:pPr>
      <w:del w:id="916" w:author="Brian Pratt" w:date="2023-08-09T14:44:00Z">
        <w:r w:rsidRPr="00C80EEC" w:rsidDel="008E3728">
          <w:rPr>
            <w:rFonts w:eastAsia="MS Mincho"/>
          </w:rPr>
          <w:delText>トランジションリストを「</w:delText>
        </w:r>
        <w:bookmarkStart w:id="917" w:name="OLE_LINK7"/>
        <w:bookmarkStart w:id="918" w:name="OLE_LINK8"/>
        <w:r w:rsidRPr="00C80EEC" w:rsidDel="008E3728">
          <w:rPr>
            <w:rFonts w:eastAsia="MS Mincho"/>
          </w:rPr>
          <w:delText>EnergyMet_5minutes_scheduled.csv</w:delText>
        </w:r>
        <w:bookmarkEnd w:id="917"/>
        <w:bookmarkEnd w:id="918"/>
        <w:r w:rsidRPr="00C80EEC" w:rsidDel="008E3728">
          <w:rPr>
            <w:rFonts w:eastAsia="MS Mincho"/>
          </w:rPr>
          <w:delText>」</w:delText>
        </w:r>
        <w:r w:rsidR="00C21DE8" w:rsidDel="008E3728">
          <w:rPr>
            <w:rFonts w:eastAsia="MS Mincho" w:hint="eastAsia"/>
          </w:rPr>
          <w:delText>の</w:delText>
        </w:r>
        <w:r w:rsidRPr="00C80EEC" w:rsidDel="008E3728">
          <w:rPr>
            <w:rFonts w:eastAsia="MS Mincho"/>
          </w:rPr>
          <w:delText>名前で保存します。</w:delText>
        </w:r>
      </w:del>
    </w:p>
    <w:p w14:paraId="09928096" w14:textId="7A73FE8C" w:rsidR="00DB5EFB" w:rsidRPr="00C80EEC" w:rsidDel="008E3728" w:rsidRDefault="00C21DE8" w:rsidP="008E3728">
      <w:pPr>
        <w:rPr>
          <w:del w:id="919" w:author="Brian Pratt" w:date="2023-08-09T14:44:00Z"/>
          <w:rFonts w:eastAsia="MS Mincho"/>
        </w:rPr>
      </w:pPr>
      <w:del w:id="920" w:author="Brian Pratt" w:date="2023-08-09T14:44:00Z">
        <w:r w:rsidDel="008E3728">
          <w:rPr>
            <w:rFonts w:eastAsia="MS Mincho" w:hint="eastAsia"/>
          </w:rPr>
          <w:delText>Scheduled</w:delText>
        </w:r>
        <w:r w:rsidDel="008E3728">
          <w:rPr>
            <w:rFonts w:eastAsia="MS Mincho" w:hint="eastAsia"/>
          </w:rPr>
          <w:delText>（</w:delText>
        </w:r>
        <w:r w:rsidR="00DB5EFB" w:rsidRPr="00C80EEC" w:rsidDel="008E3728">
          <w:rPr>
            <w:rFonts w:eastAsia="MS Mincho"/>
          </w:rPr>
          <w:delText>スケジュールされた</w:delText>
        </w:r>
        <w:r w:rsidDel="008E3728">
          <w:rPr>
            <w:rFonts w:eastAsia="MS Mincho" w:hint="eastAsia"/>
          </w:rPr>
          <w:delText>）測定</w:delText>
        </w:r>
        <w:r w:rsidR="00DB5EFB" w:rsidRPr="00C80EEC" w:rsidDel="008E3728">
          <w:rPr>
            <w:rFonts w:eastAsia="MS Mincho"/>
          </w:rPr>
          <w:delText>の</w:delText>
        </w:r>
        <w:r w:rsidDel="008E3728">
          <w:rPr>
            <w:rFonts w:eastAsia="MS Mincho" w:hint="eastAsia"/>
          </w:rPr>
          <w:delText>データ</w:delText>
        </w:r>
        <w:r w:rsidR="00DB5EFB" w:rsidRPr="00C80EEC" w:rsidDel="008E3728">
          <w:rPr>
            <w:rFonts w:eastAsia="MS Mincho"/>
          </w:rPr>
          <w:delText>収集とインポート</w:delText>
        </w:r>
      </w:del>
    </w:p>
    <w:p w14:paraId="545BB8D5" w14:textId="5B92FF84" w:rsidR="00DB5EFB" w:rsidRPr="00C80EEC" w:rsidDel="008E3728" w:rsidRDefault="00D15D24" w:rsidP="008E3728">
      <w:pPr>
        <w:rPr>
          <w:del w:id="921" w:author="Brian Pratt" w:date="2023-08-09T14:44:00Z"/>
          <w:rFonts w:eastAsia="MS Mincho"/>
        </w:rPr>
      </w:pPr>
      <w:del w:id="922" w:author="Brian Pratt" w:date="2023-08-09T14:44:00Z">
        <w:r w:rsidRPr="00C80EEC" w:rsidDel="008E3728">
          <w:rPr>
            <w:rFonts w:eastAsia="MS Mincho"/>
          </w:rPr>
          <w:delText>新しく生成されたスケジュール化されたトランジションリストを使用して質量分析計で</w:delText>
        </w:r>
        <w:r w:rsidR="005E426D" w:rsidDel="008E3728">
          <w:rPr>
            <w:rFonts w:eastAsia="MS Mincho" w:hint="eastAsia"/>
          </w:rPr>
          <w:delText>測定しデータ</w:delText>
        </w:r>
        <w:r w:rsidRPr="00C80EEC" w:rsidDel="008E3728">
          <w:rPr>
            <w:rFonts w:eastAsia="MS Mincho"/>
          </w:rPr>
          <w:delText>収集します。本チュートリアルではデータはライト</w:delText>
        </w:r>
        <w:r w:rsidR="005E426D" w:rsidDel="008E3728">
          <w:rPr>
            <w:rFonts w:eastAsia="MS Mincho" w:hint="eastAsia"/>
          </w:rPr>
          <w:delText>（同位体ラベル標識なし）</w:delText>
        </w:r>
        <w:r w:rsidRPr="00C80EEC" w:rsidDel="008E3728">
          <w:rPr>
            <w:rFonts w:eastAsia="MS Mincho"/>
          </w:rPr>
          <w:delText>とヘビー</w:delText>
        </w:r>
        <w:r w:rsidR="005E426D" w:rsidDel="008E3728">
          <w:rPr>
            <w:rFonts w:eastAsia="MS Mincho" w:hint="eastAsia"/>
          </w:rPr>
          <w:delText>（安定同位体ラベル標識）</w:delText>
        </w:r>
        <w:r w:rsidRPr="00C80EEC" w:rsidDel="008E3728">
          <w:rPr>
            <w:rFonts w:eastAsia="MS Mincho"/>
          </w:rPr>
          <w:delText>の</w:delText>
        </w:r>
        <w:r w:rsidR="005E426D" w:rsidDel="008E3728">
          <w:rPr>
            <w:rFonts w:eastAsia="MS Mincho" w:hint="eastAsia"/>
          </w:rPr>
          <w:delText>混合</w:delText>
        </w:r>
        <w:r w:rsidRPr="00C80EEC" w:rsidDel="008E3728">
          <w:rPr>
            <w:rFonts w:eastAsia="MS Mincho"/>
          </w:rPr>
          <w:delText>比率</w:delText>
        </w:r>
        <w:r w:rsidR="005E426D" w:rsidDel="008E3728">
          <w:rPr>
            <w:rFonts w:eastAsia="MS Mincho" w:hint="eastAsia"/>
          </w:rPr>
          <w:delText>を変えて</w:delText>
        </w:r>
        <w:r w:rsidRPr="00C80EEC" w:rsidDel="008E3728">
          <w:rPr>
            <w:rFonts w:eastAsia="MS Mincho"/>
          </w:rPr>
          <w:delText>3</w:delText>
        </w:r>
        <w:r w:rsidRPr="00C80EEC" w:rsidDel="008E3728">
          <w:rPr>
            <w:rFonts w:eastAsia="MS Mincho"/>
          </w:rPr>
          <w:delText>回</w:delText>
        </w:r>
        <w:r w:rsidR="005E426D" w:rsidDel="008E3728">
          <w:rPr>
            <w:rFonts w:eastAsia="MS Mincho" w:hint="eastAsia"/>
          </w:rPr>
          <w:delText>測定を行ったという設定です</w:delText>
        </w:r>
        <w:r w:rsidRPr="00C80EEC" w:rsidDel="008E3728">
          <w:rPr>
            <w:rFonts w:eastAsia="MS Mincho"/>
          </w:rPr>
          <w:delText>。この</w:delText>
        </w:r>
        <w:r w:rsidRPr="00C80EEC" w:rsidDel="008E3728">
          <w:rPr>
            <w:rFonts w:eastAsia="MS Mincho"/>
          </w:rPr>
          <w:delText>3</w:delText>
        </w:r>
        <w:r w:rsidRPr="00C80EEC" w:rsidDel="008E3728">
          <w:rPr>
            <w:rFonts w:eastAsia="MS Mincho"/>
          </w:rPr>
          <w:delText>回</w:delText>
        </w:r>
        <w:r w:rsidR="005E426D" w:rsidDel="008E3728">
          <w:rPr>
            <w:rFonts w:eastAsia="MS Mincho" w:hint="eastAsia"/>
          </w:rPr>
          <w:delText>での混合比</w:delText>
        </w:r>
        <w:r w:rsidRPr="00C80EEC" w:rsidDel="008E3728">
          <w:rPr>
            <w:rFonts w:eastAsia="MS Mincho"/>
          </w:rPr>
          <w:delText>は</w:delText>
        </w:r>
        <w:r w:rsidR="005E426D" w:rsidDel="008E3728">
          <w:rPr>
            <w:rFonts w:eastAsia="MS Mincho" w:hint="eastAsia"/>
          </w:rPr>
          <w:delText>それぞれ</w:delText>
        </w:r>
        <w:r w:rsidRPr="00C80EEC" w:rsidDel="008E3728">
          <w:rPr>
            <w:rFonts w:eastAsia="MS Mincho"/>
          </w:rPr>
          <w:delText>1:1</w:delText>
        </w:r>
        <w:r w:rsidRPr="00C80EEC" w:rsidDel="008E3728">
          <w:rPr>
            <w:rFonts w:eastAsia="MS Mincho"/>
          </w:rPr>
          <w:delText>混合、</w:delText>
        </w:r>
        <w:r w:rsidRPr="00C80EEC" w:rsidDel="008E3728">
          <w:rPr>
            <w:rFonts w:eastAsia="MS Mincho"/>
          </w:rPr>
          <w:delText>1:2</w:delText>
        </w:r>
        <w:r w:rsidRPr="00C80EEC" w:rsidDel="008E3728">
          <w:rPr>
            <w:rFonts w:eastAsia="MS Mincho"/>
          </w:rPr>
          <w:delText>混合、</w:delText>
        </w:r>
        <w:r w:rsidRPr="00C80EEC" w:rsidDel="008E3728">
          <w:rPr>
            <w:rFonts w:eastAsia="MS Mincho"/>
          </w:rPr>
          <w:delText>2:1</w:delText>
        </w:r>
        <w:r w:rsidRPr="00C80EEC" w:rsidDel="008E3728">
          <w:rPr>
            <w:rFonts w:eastAsia="MS Mincho"/>
          </w:rPr>
          <w:delText>混合です。これらの</w:delText>
        </w:r>
        <w:r w:rsidR="005E426D" w:rsidDel="008E3728">
          <w:rPr>
            <w:rFonts w:eastAsia="MS Mincho" w:hint="eastAsia"/>
          </w:rPr>
          <w:delText>測定結果</w:delText>
        </w:r>
        <w:r w:rsidRPr="00C80EEC" w:rsidDel="008E3728">
          <w:rPr>
            <w:rFonts w:eastAsia="MS Mincho"/>
          </w:rPr>
          <w:delText>をドキュメントにインポートするには、以下の操作を行います。</w:delText>
        </w:r>
      </w:del>
    </w:p>
    <w:p w14:paraId="5DCEA203" w14:textId="1252FF84" w:rsidR="00D067F3" w:rsidRPr="00C80EEC" w:rsidDel="008E3728" w:rsidRDefault="00D067F3" w:rsidP="008E3728">
      <w:pPr>
        <w:rPr>
          <w:del w:id="923" w:author="Brian Pratt" w:date="2023-08-09T14:44:00Z"/>
          <w:rFonts w:eastAsia="MS Mincho"/>
        </w:rPr>
      </w:pPr>
      <w:del w:id="924" w:author="Brian Pratt" w:date="2023-08-09T14:44:00Z">
        <w:r w:rsidRPr="00C80EEC" w:rsidDel="008E3728">
          <w:rPr>
            <w:rFonts w:eastAsia="MS Mincho"/>
          </w:rPr>
          <w:delText xml:space="preserve">[ </w:delText>
        </w:r>
        <w:r w:rsidRPr="00C80EEC" w:rsidDel="008E3728">
          <w:rPr>
            <w:rFonts w:eastAsia="MS Mincho"/>
            <w:b/>
          </w:rPr>
          <w:delText>ファイル</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w:delText>
        </w:r>
        <w:r w:rsidRPr="00C80EEC" w:rsidDel="008E3728">
          <w:rPr>
            <w:rFonts w:eastAsia="MS Mincho"/>
            <w:b/>
          </w:rPr>
          <w:delText>インポート</w:delText>
        </w:r>
        <w:r w:rsidRPr="00C80EEC" w:rsidDel="008E3728">
          <w:rPr>
            <w:rFonts w:eastAsia="MS Mincho"/>
          </w:rPr>
          <w:delText xml:space="preserve"> ] </w:delText>
        </w:r>
        <w:r w:rsidRPr="00C80EEC" w:rsidDel="008E3728">
          <w:rPr>
            <w:rFonts w:eastAsia="MS Mincho"/>
          </w:rPr>
          <w:delText>を選択して</w:delText>
        </w:r>
        <w:r w:rsidRPr="00C80EEC" w:rsidDel="008E3728">
          <w:rPr>
            <w:rFonts w:eastAsia="MS Mincho"/>
          </w:rPr>
          <w:delText xml:space="preserve"> [ </w:delText>
        </w:r>
        <w:r w:rsidRPr="00C80EEC" w:rsidDel="008E3728">
          <w:rPr>
            <w:rFonts w:eastAsia="MS Mincho"/>
            <w:b/>
          </w:rPr>
          <w:delText>結果</w:delText>
        </w:r>
        <w:r w:rsidRPr="00C80EEC" w:rsidDel="008E3728">
          <w:rPr>
            <w:rFonts w:eastAsia="MS Mincho"/>
          </w:rPr>
          <w:delText xml:space="preserve"> ] </w:delText>
        </w:r>
        <w:r w:rsidRPr="00C80EEC" w:rsidDel="008E3728">
          <w:rPr>
            <w:rFonts w:eastAsia="MS Mincho"/>
          </w:rPr>
          <w:delText>をクリックします。</w:delText>
        </w:r>
      </w:del>
    </w:p>
    <w:p w14:paraId="5B2A36BD" w14:textId="3A957DAF" w:rsidR="00D067F3" w:rsidRPr="00C80EEC" w:rsidDel="008E3728" w:rsidRDefault="00D15D24" w:rsidP="008E3728">
      <w:pPr>
        <w:rPr>
          <w:del w:id="925" w:author="Brian Pratt" w:date="2023-08-09T14:44:00Z"/>
          <w:rFonts w:eastAsia="MS Mincho"/>
        </w:rPr>
      </w:pPr>
      <w:del w:id="926" w:author="Brian Pratt" w:date="2023-08-09T14:44:00Z">
        <w:r w:rsidRPr="00C80EEC" w:rsidDel="008E3728">
          <w:rPr>
            <w:rFonts w:eastAsia="MS Mincho"/>
          </w:rPr>
          <w:delText xml:space="preserve">[ </w:delText>
        </w:r>
        <w:r w:rsidRPr="00C80EEC" w:rsidDel="008E3728">
          <w:rPr>
            <w:rFonts w:eastAsia="MS Mincho"/>
            <w:b/>
            <w:bCs/>
          </w:rPr>
          <w:delText>OK</w:delText>
        </w:r>
        <w:r w:rsidRPr="00C80EEC" w:rsidDel="008E3728">
          <w:rPr>
            <w:rFonts w:eastAsia="MS Mincho"/>
          </w:rPr>
          <w:delText xml:space="preserve"> ] </w:delText>
        </w:r>
        <w:r w:rsidRPr="00C80EEC" w:rsidDel="008E3728">
          <w:rPr>
            <w:rFonts w:eastAsia="MS Mincho"/>
          </w:rPr>
          <w:delText>ボタンをクリックしてデフォルト設定を承認します。</w:delText>
        </w:r>
      </w:del>
    </w:p>
    <w:p w14:paraId="7D82CED7" w14:textId="5A8BAD74" w:rsidR="00D067F3" w:rsidRPr="00C80EEC" w:rsidDel="008E3728" w:rsidRDefault="00D067F3" w:rsidP="008E3728">
      <w:pPr>
        <w:rPr>
          <w:del w:id="927" w:author="Brian Pratt" w:date="2023-08-09T14:44:00Z"/>
          <w:rFonts w:eastAsia="MS Mincho"/>
        </w:rPr>
      </w:pPr>
      <w:del w:id="928" w:author="Brian Pratt" w:date="2023-08-09T14:44:00Z">
        <w:r w:rsidRPr="00C80EEC" w:rsidDel="008E3728">
          <w:rPr>
            <w:rFonts w:eastAsia="MS Mincho"/>
          </w:rPr>
          <w:delText>チュートリアルフォルダの「</w:delText>
        </w:r>
        <w:r w:rsidRPr="00C80EEC" w:rsidDel="008E3728">
          <w:rPr>
            <w:rFonts w:eastAsia="MS Mincho"/>
          </w:rPr>
          <w:delText>Scheduled</w:delText>
        </w:r>
        <w:r w:rsidRPr="00C80EEC" w:rsidDel="008E3728">
          <w:rPr>
            <w:rFonts w:eastAsia="MS Mincho"/>
          </w:rPr>
          <w:delText>」サブフォルダに移動し、</w:delText>
        </w:r>
        <w:r w:rsidRPr="00C80EEC" w:rsidDel="008E3728">
          <w:rPr>
            <w:rFonts w:eastAsia="MS Mincho"/>
          </w:rPr>
          <w:delText>3</w:delText>
        </w:r>
        <w:r w:rsidRPr="00C80EEC" w:rsidDel="008E3728">
          <w:rPr>
            <w:rFonts w:eastAsia="MS Mincho"/>
          </w:rPr>
          <w:delText>つのファイルすべてを選択します。</w:delText>
        </w:r>
      </w:del>
    </w:p>
    <w:p w14:paraId="1E461AAC" w14:textId="65F1EF8C" w:rsidR="00D067F3" w:rsidRPr="00C80EEC" w:rsidDel="008E3728" w:rsidRDefault="00D067F3" w:rsidP="008E3728">
      <w:pPr>
        <w:rPr>
          <w:del w:id="929" w:author="Brian Pratt" w:date="2023-08-09T14:44:00Z"/>
          <w:rFonts w:eastAsia="MS Mincho"/>
        </w:rPr>
      </w:pPr>
      <w:del w:id="930" w:author="Brian Pratt" w:date="2023-08-09T14:44:00Z">
        <w:r w:rsidRPr="00C80EEC" w:rsidDel="008E3728">
          <w:rPr>
            <w:rFonts w:eastAsia="MS Mincho"/>
          </w:rPr>
          <w:delText xml:space="preserve">[ </w:delText>
        </w:r>
        <w:r w:rsidRPr="00C80EEC" w:rsidDel="008E3728">
          <w:rPr>
            <w:rFonts w:eastAsia="MS Mincho"/>
            <w:b/>
            <w:bCs/>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027A0909" w14:textId="4EB1F336" w:rsidR="00D067F3" w:rsidRPr="00C80EEC" w:rsidDel="008E3728" w:rsidRDefault="00D067F3" w:rsidP="008E3728">
      <w:pPr>
        <w:rPr>
          <w:del w:id="931" w:author="Brian Pratt" w:date="2023-08-09T14:44:00Z"/>
          <w:rFonts w:eastAsia="MS Mincho"/>
        </w:rPr>
      </w:pPr>
      <w:del w:id="932" w:author="Brian Pratt" w:date="2023-08-09T14:44:00Z">
        <w:r w:rsidRPr="00C80EEC" w:rsidDel="008E3728">
          <w:rPr>
            <w:rFonts w:eastAsia="MS Mincho"/>
          </w:rPr>
          <w:delText>Skyline</w:delText>
        </w:r>
        <w:r w:rsidRPr="00C80EEC" w:rsidDel="008E3728">
          <w:rPr>
            <w:rFonts w:eastAsia="MS Mincho"/>
          </w:rPr>
          <w:delText>が繰り返し測定名の簡易化</w:delText>
        </w:r>
        <w:r w:rsidR="005E426D" w:rsidDel="008E3728">
          <w:rPr>
            <w:rFonts w:eastAsia="MS Mincho" w:hint="eastAsia"/>
          </w:rPr>
          <w:delText>（プレフィックスと</w:delText>
        </w:r>
        <w:r w:rsidR="009654CA" w:rsidDel="008E3728">
          <w:rPr>
            <w:rFonts w:eastAsia="MS Mincho" w:hint="eastAsia"/>
          </w:rPr>
          <w:delText>サフィックス</w:delText>
        </w:r>
        <w:r w:rsidR="005E426D" w:rsidDel="008E3728">
          <w:rPr>
            <w:rFonts w:eastAsia="MS Mincho" w:hint="eastAsia"/>
          </w:rPr>
          <w:delText>）</w:delText>
        </w:r>
        <w:r w:rsidRPr="00C80EEC" w:rsidDel="008E3728">
          <w:rPr>
            <w:rFonts w:eastAsia="MS Mincho"/>
          </w:rPr>
          <w:delText>を提案し</w:delText>
        </w:r>
        <w:r w:rsidR="009654CA" w:rsidDel="008E3728">
          <w:rPr>
            <w:rFonts w:eastAsia="MS Mincho" w:hint="eastAsia"/>
          </w:rPr>
          <w:delText>てき</w:delText>
        </w:r>
        <w:r w:rsidRPr="00C80EEC" w:rsidDel="008E3728">
          <w:rPr>
            <w:rFonts w:eastAsia="MS Mincho"/>
          </w:rPr>
          <w:delText>たら、</w:delText>
        </w:r>
        <w:r w:rsidRPr="00C80EEC" w:rsidDel="008E3728">
          <w:rPr>
            <w:rFonts w:eastAsia="MS Mincho"/>
          </w:rPr>
          <w:delText xml:space="preserve">[ </w:delText>
        </w:r>
        <w:r w:rsidRPr="00C80EEC" w:rsidDel="008E3728">
          <w:rPr>
            <w:rFonts w:eastAsia="MS Mincho"/>
            <w:b/>
            <w:bCs/>
          </w:rPr>
          <w:delText>削除しない</w:delText>
        </w:r>
        <w:r w:rsidRPr="00C80EEC" w:rsidDel="008E3728">
          <w:rPr>
            <w:rFonts w:eastAsia="MS Mincho"/>
          </w:rPr>
          <w:delText xml:space="preserve"> ] </w:delText>
        </w:r>
        <w:r w:rsidRPr="00C80EEC" w:rsidDel="008E3728">
          <w:rPr>
            <w:rFonts w:eastAsia="MS Mincho"/>
          </w:rPr>
          <w:delText>を選択します。</w:delText>
        </w:r>
      </w:del>
    </w:p>
    <w:p w14:paraId="1EB95BDD" w14:textId="4AA2B305" w:rsidR="00D15D24" w:rsidRPr="00C80EEC" w:rsidDel="008E3728" w:rsidRDefault="00D15D24" w:rsidP="008E3728">
      <w:pPr>
        <w:rPr>
          <w:del w:id="933" w:author="Brian Pratt" w:date="2023-08-09T14:44:00Z"/>
          <w:rFonts w:eastAsia="MS Mincho"/>
        </w:rPr>
      </w:pPr>
      <w:del w:id="934" w:author="Brian Pratt" w:date="2023-08-09T14:44:00Z">
        <w:r w:rsidRPr="00C80EEC" w:rsidDel="008E3728">
          <w:rPr>
            <w:rFonts w:eastAsia="MS Mincho"/>
          </w:rPr>
          <w:delText>これによ</w:delText>
        </w:r>
        <w:r w:rsidR="009654CA" w:rsidDel="008E3728">
          <w:rPr>
            <w:rFonts w:eastAsia="MS Mincho" w:hint="eastAsia"/>
          </w:rPr>
          <w:delText>り</w:delText>
        </w:r>
        <w:r w:rsidRPr="00C80EEC" w:rsidDel="008E3728">
          <w:rPr>
            <w:rFonts w:eastAsia="MS Mincho"/>
          </w:rPr>
          <w:delText xml:space="preserve"> [ </w:delText>
        </w:r>
        <w:r w:rsidRPr="00C80EEC" w:rsidDel="008E3728">
          <w:rPr>
            <w:rFonts w:eastAsia="MS Mincho"/>
            <w:b/>
          </w:rPr>
          <w:delText>結果をインポート</w:delText>
        </w:r>
        <w:r w:rsidRPr="00C80EEC" w:rsidDel="008E3728">
          <w:rPr>
            <w:rFonts w:eastAsia="MS Mincho"/>
          </w:rPr>
          <w:delText xml:space="preserve"> ] </w:delText>
        </w:r>
        <w:r w:rsidRPr="00C80EEC" w:rsidDel="008E3728">
          <w:rPr>
            <w:rFonts w:eastAsia="MS Mincho"/>
          </w:rPr>
          <w:delText>フォーム</w:delText>
        </w:r>
        <w:r w:rsidR="009654CA" w:rsidDel="008E3728">
          <w:rPr>
            <w:rFonts w:eastAsia="MS Mincho" w:hint="eastAsia"/>
          </w:rPr>
          <w:delText>で</w:delText>
        </w:r>
        <w:r w:rsidRPr="00C80EEC" w:rsidDel="008E3728">
          <w:rPr>
            <w:rFonts w:eastAsia="MS Mincho"/>
          </w:rPr>
          <w:delText>は繰り返し測定名として使用するファイル名</w:delText>
        </w:r>
        <w:r w:rsidR="009654CA" w:rsidDel="008E3728">
          <w:rPr>
            <w:rFonts w:eastAsia="MS Mincho" w:hint="eastAsia"/>
          </w:rPr>
          <w:delText>が</w:delText>
        </w:r>
        <w:r w:rsidRPr="00C80EEC" w:rsidDel="008E3728">
          <w:rPr>
            <w:rFonts w:eastAsia="MS Mincho"/>
          </w:rPr>
          <w:delText>フルファイル名（拡張子は除く）</w:delText>
        </w:r>
        <w:r w:rsidR="009654CA" w:rsidDel="008E3728">
          <w:rPr>
            <w:rFonts w:eastAsia="MS Mincho" w:hint="eastAsia"/>
          </w:rPr>
          <w:delText>で</w:delText>
        </w:r>
        <w:r w:rsidRPr="00C80EEC" w:rsidDel="008E3728">
          <w:rPr>
            <w:rFonts w:eastAsia="MS Mincho"/>
          </w:rPr>
          <w:delText>表示</w:delText>
        </w:r>
        <w:r w:rsidR="009654CA" w:rsidDel="008E3728">
          <w:rPr>
            <w:rFonts w:eastAsia="MS Mincho" w:hint="eastAsia"/>
          </w:rPr>
          <w:delText>され</w:delText>
        </w:r>
        <w:r w:rsidRPr="00C80EEC" w:rsidDel="008E3728">
          <w:rPr>
            <w:rFonts w:eastAsia="MS Mincho"/>
          </w:rPr>
          <w:delText>るようになります。</w:delText>
        </w:r>
      </w:del>
    </w:p>
    <w:p w14:paraId="4805EC9A" w14:textId="367EB80D" w:rsidR="00D067F3" w:rsidRPr="00C80EEC" w:rsidDel="008E3728" w:rsidRDefault="007F3420" w:rsidP="008E3728">
      <w:pPr>
        <w:rPr>
          <w:del w:id="935" w:author="Brian Pratt" w:date="2023-08-09T14:44:00Z"/>
          <w:rFonts w:eastAsia="MS Mincho"/>
        </w:rPr>
      </w:pPr>
      <w:del w:id="936" w:author="Brian Pratt" w:date="2023-08-09T14:44:00Z">
        <w:r w:rsidRPr="00C80EEC" w:rsidDel="008E3728">
          <w:rPr>
            <w:rFonts w:eastAsia="MS Mincho"/>
            <w:noProof/>
            <w:lang w:eastAsia="en-US"/>
          </w:rPr>
          <w:drawing>
            <wp:inline distT="0" distB="0" distL="0" distR="0" wp14:anchorId="73680433" wp14:editId="78760146">
              <wp:extent cx="2714625" cy="427351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2774359" cy="4367554"/>
                      </a:xfrm>
                      <a:prstGeom prst="rect">
                        <a:avLst/>
                      </a:prstGeom>
                    </pic:spPr>
                  </pic:pic>
                </a:graphicData>
              </a:graphic>
            </wp:inline>
          </w:drawing>
        </w:r>
      </w:del>
    </w:p>
    <w:p w14:paraId="2652AD15" w14:textId="29FA1A61" w:rsidR="00D067F3" w:rsidRPr="00C80EEC" w:rsidDel="008E3728" w:rsidRDefault="00D067F3" w:rsidP="008E3728">
      <w:pPr>
        <w:rPr>
          <w:del w:id="937" w:author="Brian Pratt" w:date="2023-08-09T14:44:00Z"/>
          <w:rFonts w:eastAsia="MS Mincho"/>
        </w:rPr>
      </w:pPr>
      <w:del w:id="938" w:author="Brian Pratt" w:date="2023-08-09T14:44:00Z">
        <w:r w:rsidRPr="00C80EEC" w:rsidDel="008E3728">
          <w:rPr>
            <w:rFonts w:eastAsia="MS Mincho"/>
          </w:rPr>
          <w:delText xml:space="preserve">[ </w:delText>
        </w:r>
        <w:r w:rsidRPr="00C80EEC" w:rsidDel="008E3728">
          <w:rPr>
            <w:rFonts w:eastAsia="MS Mincho"/>
            <w:b/>
            <w:bCs/>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4CC6D000" w14:textId="1590703D" w:rsidR="008879C8" w:rsidRPr="00C80EEC" w:rsidDel="008E3728" w:rsidRDefault="008879C8" w:rsidP="008E3728">
      <w:pPr>
        <w:rPr>
          <w:del w:id="939" w:author="Brian Pratt" w:date="2023-08-09T14:44:00Z"/>
          <w:rFonts w:eastAsia="MS Mincho"/>
        </w:rPr>
      </w:pPr>
      <w:del w:id="940" w:author="Brian Pratt" w:date="2023-08-09T14:44:00Z">
        <w:r w:rsidRPr="00C80EEC" w:rsidDel="008E3728">
          <w:rPr>
            <w:rFonts w:eastAsia="MS Mincho"/>
          </w:rPr>
          <w:delText>2</w:delText>
        </w:r>
        <w:r w:rsidRPr="00C80EEC" w:rsidDel="008E3728">
          <w:rPr>
            <w:rFonts w:eastAsia="MS Mincho"/>
          </w:rPr>
          <w:delText>分のグラジエントのデータ</w:delText>
        </w:r>
        <w:r w:rsidR="009654CA" w:rsidDel="008E3728">
          <w:rPr>
            <w:rFonts w:eastAsia="MS Mincho" w:hint="eastAsia"/>
          </w:rPr>
          <w:delText>のインポート</w:delText>
        </w:r>
        <w:r w:rsidRPr="00C80EEC" w:rsidDel="008E3728">
          <w:rPr>
            <w:rFonts w:eastAsia="MS Mincho"/>
          </w:rPr>
          <w:delText>が終了したら、以下のようにしてドキュメントから削除できます。</w:delText>
        </w:r>
      </w:del>
    </w:p>
    <w:p w14:paraId="022673E2" w14:textId="396DADB2" w:rsidR="008879C8" w:rsidRPr="00C80EEC" w:rsidDel="008E3728" w:rsidRDefault="00D15D24" w:rsidP="008E3728">
      <w:pPr>
        <w:rPr>
          <w:del w:id="941" w:author="Brian Pratt" w:date="2023-08-09T14:44:00Z"/>
          <w:rFonts w:eastAsia="MS Mincho"/>
        </w:rPr>
      </w:pPr>
      <w:del w:id="942" w:author="Brian Pratt" w:date="2023-08-09T14:44:00Z">
        <w:r w:rsidRPr="00C80EEC" w:rsidDel="008E3728">
          <w:rPr>
            <w:rFonts w:eastAsia="MS Mincho"/>
          </w:rPr>
          <w:delText xml:space="preserve">[ </w:delText>
        </w:r>
        <w:r w:rsidR="008879C8" w:rsidRPr="00C80EEC" w:rsidDel="008E3728">
          <w:rPr>
            <w:rFonts w:eastAsia="MS Mincho"/>
            <w:b/>
          </w:rPr>
          <w:delText>編集</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w:delText>
        </w:r>
        <w:r w:rsidR="008879C8" w:rsidRPr="00C80EEC" w:rsidDel="008E3728">
          <w:rPr>
            <w:rFonts w:eastAsia="MS Mincho"/>
            <w:b/>
          </w:rPr>
          <w:delText>結果を管理</w:delText>
        </w:r>
        <w:r w:rsidRPr="00C80EEC" w:rsidDel="008E3728">
          <w:rPr>
            <w:rFonts w:eastAsia="MS Mincho"/>
          </w:rPr>
          <w:delText xml:space="preserve"> ] </w:delText>
        </w:r>
        <w:r w:rsidRPr="00C80EEC" w:rsidDel="008E3728">
          <w:rPr>
            <w:rFonts w:eastAsia="MS Mincho"/>
          </w:rPr>
          <w:delText>（</w:delText>
        </w:r>
        <w:r w:rsidRPr="00C80EEC" w:rsidDel="008E3728">
          <w:rPr>
            <w:rFonts w:eastAsia="MS Mincho"/>
          </w:rPr>
          <w:delText>Ctrl+R</w:delText>
        </w:r>
        <w:r w:rsidRPr="00C80EEC" w:rsidDel="008E3728">
          <w:rPr>
            <w:rFonts w:eastAsia="MS Mincho"/>
          </w:rPr>
          <w:delText>）をクリックします。</w:delText>
        </w:r>
      </w:del>
    </w:p>
    <w:p w14:paraId="18385D73" w14:textId="7B585C53" w:rsidR="00D93643" w:rsidRPr="00C80EEC" w:rsidDel="008E3728" w:rsidRDefault="00D93643" w:rsidP="008E3728">
      <w:pPr>
        <w:rPr>
          <w:del w:id="943" w:author="Brian Pratt" w:date="2023-08-09T14:44:00Z"/>
          <w:rFonts w:eastAsia="MS Mincho"/>
        </w:rPr>
      </w:pPr>
      <w:del w:id="944" w:author="Brian Pratt" w:date="2023-08-09T14:44:00Z">
        <w:r w:rsidRPr="00C80EEC" w:rsidDel="008E3728">
          <w:rPr>
            <w:rFonts w:eastAsia="MS Mincho"/>
          </w:rPr>
          <w:delText>「</w:delText>
        </w:r>
        <w:r w:rsidRPr="00C80EEC" w:rsidDel="008E3728">
          <w:rPr>
            <w:rFonts w:eastAsia="MS Mincho"/>
          </w:rPr>
          <w:delText>2 min</w:delText>
        </w:r>
        <w:r w:rsidRPr="00C80EEC" w:rsidDel="008E3728">
          <w:rPr>
            <w:rFonts w:eastAsia="MS Mincho"/>
          </w:rPr>
          <w:delText>」の繰り返し測定を選択します。</w:delText>
        </w:r>
      </w:del>
    </w:p>
    <w:p w14:paraId="4565CF09" w14:textId="725E3F90" w:rsidR="00EA6C86" w:rsidRPr="00C80EEC" w:rsidDel="008E3728" w:rsidRDefault="003A7805" w:rsidP="008E3728">
      <w:pPr>
        <w:rPr>
          <w:del w:id="945" w:author="Brian Pratt" w:date="2023-08-09T14:44:00Z"/>
          <w:rFonts w:eastAsia="MS Mincho"/>
        </w:rPr>
      </w:pPr>
      <w:del w:id="946" w:author="Brian Pratt" w:date="2023-08-09T14:44:00Z">
        <w:r w:rsidRPr="00C80EEC" w:rsidDel="008E3728">
          <w:rPr>
            <w:rFonts w:eastAsia="MS Mincho"/>
            <w:noProof/>
            <w:lang w:eastAsia="en-US"/>
          </w:rPr>
          <w:drawing>
            <wp:inline distT="0" distB="0" distL="0" distR="0" wp14:anchorId="621BD83C" wp14:editId="61434EBC">
              <wp:extent cx="3838575" cy="37814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3838575" cy="3781425"/>
                      </a:xfrm>
                      <a:prstGeom prst="rect">
                        <a:avLst/>
                      </a:prstGeom>
                    </pic:spPr>
                  </pic:pic>
                </a:graphicData>
              </a:graphic>
            </wp:inline>
          </w:drawing>
        </w:r>
      </w:del>
    </w:p>
    <w:p w14:paraId="6DC456F8" w14:textId="1CDC9EAC" w:rsidR="000D2725" w:rsidRPr="00C80EEC" w:rsidDel="008E3728" w:rsidRDefault="00D93643" w:rsidP="008E3728">
      <w:pPr>
        <w:rPr>
          <w:del w:id="947" w:author="Brian Pratt" w:date="2023-08-09T14:44:00Z"/>
          <w:rFonts w:eastAsia="MS Mincho"/>
        </w:rPr>
      </w:pPr>
      <w:del w:id="948" w:author="Brian Pratt" w:date="2023-08-09T14:44:00Z">
        <w:r w:rsidRPr="00C80EEC" w:rsidDel="008E3728">
          <w:rPr>
            <w:rFonts w:eastAsia="MS Mincho"/>
          </w:rPr>
          <w:delText xml:space="preserve">[ </w:delText>
        </w:r>
        <w:r w:rsidR="000D2725" w:rsidRPr="00C80EEC" w:rsidDel="008E3728">
          <w:rPr>
            <w:rFonts w:eastAsia="MS Mincho"/>
            <w:b/>
          </w:rPr>
          <w:delText>削除</w:delText>
        </w:r>
        <w:r w:rsidRPr="00C80EEC" w:rsidDel="008E3728">
          <w:rPr>
            <w:rFonts w:eastAsia="MS Mincho"/>
          </w:rPr>
          <w:delText xml:space="preserve"> ] </w:delText>
        </w:r>
        <w:r w:rsidRPr="00C80EEC" w:rsidDel="008E3728">
          <w:rPr>
            <w:rFonts w:eastAsia="MS Mincho"/>
          </w:rPr>
          <w:delText>ボタンをクリックします。</w:delText>
        </w:r>
      </w:del>
    </w:p>
    <w:p w14:paraId="20496BF8" w14:textId="3F540DE0" w:rsidR="00D067F3" w:rsidRPr="00C80EEC" w:rsidDel="008E3728" w:rsidRDefault="00D93643" w:rsidP="008E3728">
      <w:pPr>
        <w:rPr>
          <w:del w:id="949" w:author="Brian Pratt" w:date="2023-08-09T14:44:00Z"/>
          <w:rFonts w:eastAsia="MS Mincho"/>
        </w:rPr>
      </w:pPr>
      <w:del w:id="950" w:author="Brian Pratt" w:date="2023-08-09T14:44:00Z">
        <w:r w:rsidRPr="00C80EEC" w:rsidDel="008E3728">
          <w:rPr>
            <w:rFonts w:eastAsia="MS Mincho"/>
          </w:rPr>
          <w:delText>今度は残りの</w:delText>
        </w:r>
        <w:r w:rsidRPr="00C80EEC" w:rsidDel="008E3728">
          <w:rPr>
            <w:rFonts w:eastAsia="MS Mincho"/>
          </w:rPr>
          <w:delText>4</w:delText>
        </w:r>
        <w:r w:rsidRPr="00C80EEC" w:rsidDel="008E3728">
          <w:rPr>
            <w:rFonts w:eastAsia="MS Mincho"/>
          </w:rPr>
          <w:delText>つの繰り返し測定の名前を以下のようにして変更します。</w:delText>
        </w:r>
      </w:del>
    </w:p>
    <w:p w14:paraId="3BBFD6F2" w14:textId="67334B83" w:rsidR="000D2725" w:rsidRPr="00C80EEC" w:rsidDel="008E3728" w:rsidRDefault="00EF15F8" w:rsidP="008E3728">
      <w:pPr>
        <w:rPr>
          <w:del w:id="951" w:author="Brian Pratt" w:date="2023-08-09T14:44:00Z"/>
          <w:rFonts w:eastAsia="MS Mincho"/>
        </w:rPr>
      </w:pPr>
      <w:del w:id="952" w:author="Brian Pratt" w:date="2023-08-09T14:44:00Z">
        <w:r w:rsidRPr="00C80EEC" w:rsidDel="008E3728">
          <w:rPr>
            <w:rFonts w:eastAsia="MS Mincho"/>
          </w:rPr>
          <w:delText>「</w:delText>
        </w:r>
        <w:r w:rsidRPr="00C80EEC" w:rsidDel="008E3728">
          <w:rPr>
            <w:rFonts w:eastAsia="MS Mincho"/>
          </w:rPr>
          <w:delText>5 min</w:delText>
        </w:r>
        <w:r w:rsidRPr="00C80EEC" w:rsidDel="008E3728">
          <w:rPr>
            <w:rFonts w:eastAsia="MS Mincho"/>
          </w:rPr>
          <w:delText>」繰り返し測定をダブルクリックします。</w:delText>
        </w:r>
      </w:del>
    </w:p>
    <w:p w14:paraId="49A5D130" w14:textId="20595ED3" w:rsidR="000D2725" w:rsidRPr="00C80EEC" w:rsidDel="008E3728" w:rsidRDefault="00EF15F8" w:rsidP="008E3728">
      <w:pPr>
        <w:rPr>
          <w:del w:id="953" w:author="Brian Pratt" w:date="2023-08-09T14:44:00Z"/>
          <w:rFonts w:eastAsia="MS Mincho"/>
        </w:rPr>
      </w:pPr>
      <w:del w:id="954" w:author="Brian Pratt" w:date="2023-08-09T14:44:00Z">
        <w:r w:rsidRPr="00C80EEC" w:rsidDel="008E3728">
          <w:rPr>
            <w:rFonts w:eastAsia="MS Mincho"/>
          </w:rPr>
          <w:delText>名前を「</w:delText>
        </w:r>
        <w:r w:rsidRPr="00C80EEC" w:rsidDel="008E3728">
          <w:rPr>
            <w:rFonts w:eastAsia="MS Mincho"/>
          </w:rPr>
          <w:delText>1:1_1</w:delText>
        </w:r>
        <w:r w:rsidRPr="00C80EEC" w:rsidDel="008E3728">
          <w:rPr>
            <w:rFonts w:eastAsia="MS Mincho"/>
          </w:rPr>
          <w:delText>」に変更します。（</w:delText>
        </w:r>
        <w:r w:rsidR="009654CA" w:rsidDel="008E3728">
          <w:rPr>
            <w:rFonts w:eastAsia="MS Mincho" w:hint="eastAsia"/>
          </w:rPr>
          <w:delText>今回は同位体比である</w:delText>
        </w:r>
        <w:r w:rsidRPr="00C80EEC" w:rsidDel="008E3728">
          <w:rPr>
            <w:rFonts w:eastAsia="MS Mincho"/>
          </w:rPr>
          <w:delText>ライトとヘビーの混合比率</w:delText>
        </w:r>
        <w:r w:rsidR="009654CA" w:rsidDel="008E3728">
          <w:rPr>
            <w:rFonts w:eastAsia="MS Mincho" w:hint="eastAsia"/>
          </w:rPr>
          <w:delText>にしていますが</w:delText>
        </w:r>
        <w:r w:rsidRPr="00C80EEC" w:rsidDel="008E3728">
          <w:rPr>
            <w:rFonts w:eastAsia="MS Mincho"/>
          </w:rPr>
          <w:delText>名前</w:delText>
        </w:r>
        <w:r w:rsidR="009654CA" w:rsidDel="008E3728">
          <w:rPr>
            <w:rFonts w:eastAsia="MS Mincho" w:hint="eastAsia"/>
          </w:rPr>
          <w:delText>の変更は可能です</w:delText>
        </w:r>
        <w:r w:rsidRPr="00C80EEC" w:rsidDel="008E3728">
          <w:rPr>
            <w:rFonts w:eastAsia="MS Mincho"/>
          </w:rPr>
          <w:delText>。）</w:delText>
        </w:r>
      </w:del>
    </w:p>
    <w:p w14:paraId="7956FF04" w14:textId="143AD714" w:rsidR="00EA6C86" w:rsidRPr="00C80EEC" w:rsidDel="008E3728" w:rsidRDefault="000D2725" w:rsidP="008E3728">
      <w:pPr>
        <w:rPr>
          <w:del w:id="955" w:author="Brian Pratt" w:date="2023-08-09T14:44:00Z"/>
          <w:rFonts w:eastAsia="MS Mincho"/>
        </w:rPr>
      </w:pPr>
      <w:del w:id="956" w:author="Brian Pratt" w:date="2023-08-09T14:44:00Z">
        <w:r w:rsidRPr="00C80EEC" w:rsidDel="008E3728">
          <w:rPr>
            <w:rFonts w:eastAsia="MS Mincho"/>
          </w:rPr>
          <w:delText>「</w:delText>
        </w:r>
        <w:r w:rsidRPr="00C80EEC" w:rsidDel="008E3728">
          <w:rPr>
            <w:rFonts w:eastAsia="MS Mincho"/>
          </w:rPr>
          <w:delText>ID33140</w:delText>
        </w:r>
        <w:r w:rsidRPr="00C80EEC" w:rsidDel="008E3728">
          <w:rPr>
            <w:rFonts w:eastAsia="MS Mincho"/>
          </w:rPr>
          <w:delText>」、「</w:delText>
        </w:r>
        <w:r w:rsidRPr="00C80EEC" w:rsidDel="008E3728">
          <w:rPr>
            <w:rFonts w:eastAsia="MS Mincho"/>
          </w:rPr>
          <w:delText>ID33141</w:delText>
        </w:r>
        <w:r w:rsidRPr="00C80EEC" w:rsidDel="008E3728">
          <w:rPr>
            <w:rFonts w:eastAsia="MS Mincho"/>
          </w:rPr>
          <w:delText>」、「</w:delText>
        </w:r>
        <w:r w:rsidRPr="00C80EEC" w:rsidDel="008E3728">
          <w:rPr>
            <w:rFonts w:eastAsia="MS Mincho"/>
          </w:rPr>
          <w:delText>ID22142</w:delText>
        </w:r>
        <w:r w:rsidRPr="00C80EEC" w:rsidDel="008E3728">
          <w:rPr>
            <w:rFonts w:eastAsia="MS Mincho"/>
          </w:rPr>
          <w:delText>」で始まるその他の繰り返し測定の名前をそれぞれ「</w:delText>
        </w:r>
        <w:r w:rsidRPr="00C80EEC" w:rsidDel="008E3728">
          <w:rPr>
            <w:rFonts w:eastAsia="MS Mincho"/>
          </w:rPr>
          <w:delText>1:1_2</w:delText>
        </w:r>
        <w:r w:rsidRPr="00C80EEC" w:rsidDel="008E3728">
          <w:rPr>
            <w:rFonts w:eastAsia="MS Mincho"/>
          </w:rPr>
          <w:delText>」、「</w:delText>
        </w:r>
        <w:r w:rsidRPr="00C80EEC" w:rsidDel="008E3728">
          <w:rPr>
            <w:rFonts w:eastAsia="MS Mincho"/>
          </w:rPr>
          <w:delText>2:1_2</w:delText>
        </w:r>
        <w:r w:rsidRPr="00C80EEC" w:rsidDel="008E3728">
          <w:rPr>
            <w:rFonts w:eastAsia="MS Mincho"/>
          </w:rPr>
          <w:delText>」、「</w:delText>
        </w:r>
        <w:r w:rsidRPr="00C80EEC" w:rsidDel="008E3728">
          <w:rPr>
            <w:rFonts w:eastAsia="MS Mincho"/>
          </w:rPr>
          <w:delText>1:2_2</w:delText>
        </w:r>
        <w:r w:rsidRPr="00C80EEC" w:rsidDel="008E3728">
          <w:rPr>
            <w:rFonts w:eastAsia="MS Mincho"/>
          </w:rPr>
          <w:delText>」に変更します。</w:delText>
        </w:r>
      </w:del>
    </w:p>
    <w:tbl>
      <w:tblPr>
        <w:tblStyle w:val="TableGrid"/>
        <w:tblW w:w="0" w:type="auto"/>
        <w:tblInd w:w="720" w:type="dxa"/>
        <w:tblLook w:val="04A0" w:firstRow="1" w:lastRow="0" w:firstColumn="1" w:lastColumn="0" w:noHBand="0" w:noVBand="1"/>
      </w:tblPr>
      <w:tblGrid>
        <w:gridCol w:w="8856"/>
      </w:tblGrid>
      <w:tr w:rsidR="00EA6C86" w:rsidRPr="00C80EEC" w:rsidDel="008E3728" w14:paraId="352421C8" w14:textId="4473FCB0" w:rsidTr="00EA6C86">
        <w:trPr>
          <w:del w:id="957" w:author="Brian Pratt" w:date="2023-08-09T14:44:00Z"/>
        </w:trPr>
        <w:tc>
          <w:tcPr>
            <w:tcW w:w="9576" w:type="dxa"/>
          </w:tcPr>
          <w:p w14:paraId="198241D4" w14:textId="41B47EDF" w:rsidR="00EA6C86" w:rsidRPr="00C80EEC" w:rsidDel="008E3728" w:rsidRDefault="00EA6C86" w:rsidP="008E3728">
            <w:pPr>
              <w:rPr>
                <w:del w:id="958" w:author="Brian Pratt" w:date="2023-08-09T14:44:00Z"/>
                <w:rFonts w:eastAsia="MS Mincho"/>
              </w:rPr>
            </w:pPr>
            <w:del w:id="959" w:author="Brian Pratt" w:date="2023-08-09T14:44:00Z">
              <w:r w:rsidRPr="00C80EEC" w:rsidDel="008E3728">
                <w:rPr>
                  <w:rFonts w:eastAsia="MS Mincho"/>
                </w:rPr>
                <w:delText>注：この名前変更は、</w:delText>
              </w:r>
              <w:r w:rsidRPr="00C80EEC" w:rsidDel="008E3728">
                <w:rPr>
                  <w:rFonts w:eastAsia="MS Mincho"/>
                </w:rPr>
                <w:delText xml:space="preserve">[ </w:delText>
              </w:r>
              <w:r w:rsidRPr="00C80EEC" w:rsidDel="008E3728">
                <w:rPr>
                  <w:rFonts w:eastAsia="MS Mincho"/>
                  <w:b/>
                </w:rPr>
                <w:delText>繰り返し測定</w:delText>
              </w:r>
              <w:r w:rsidRPr="00C80EEC" w:rsidDel="008E3728">
                <w:rPr>
                  <w:rFonts w:eastAsia="MS Mincho"/>
                </w:rPr>
                <w:delText xml:space="preserve"> ] &gt; [ </w:delText>
              </w:r>
              <w:r w:rsidRPr="00C80EEC" w:rsidDel="008E3728">
                <w:rPr>
                  <w:rFonts w:eastAsia="MS Mincho"/>
                  <w:b/>
                </w:rPr>
                <w:delText>繰り返し測定名</w:delText>
              </w:r>
              <w:r w:rsidRPr="00C80EEC" w:rsidDel="008E3728">
                <w:rPr>
                  <w:rFonts w:eastAsia="MS Mincho"/>
                </w:rPr>
                <w:delText xml:space="preserve"> ] </w:delText>
              </w:r>
              <w:r w:rsidRPr="00C80EEC" w:rsidDel="008E3728">
                <w:rPr>
                  <w:rFonts w:eastAsia="MS Mincho"/>
                </w:rPr>
                <w:delText>フィールドを含むカスタムレポートテンプレートを使用して</w:delText>
              </w:r>
              <w:r w:rsidRPr="00C80EEC" w:rsidDel="008E3728">
                <w:rPr>
                  <w:rFonts w:eastAsia="MS Mincho"/>
                </w:rPr>
                <w:delText xml:space="preserve"> [ </w:delText>
              </w:r>
              <w:r w:rsidRPr="00C80EEC" w:rsidDel="008E3728">
                <w:rPr>
                  <w:rFonts w:eastAsia="MS Mincho"/>
                  <w:b/>
                </w:rPr>
                <w:delText>ドキュメントグリッド</w:delText>
              </w:r>
              <w:r w:rsidRPr="00C80EEC" w:rsidDel="008E3728">
                <w:rPr>
                  <w:rFonts w:eastAsia="MS Mincho"/>
                </w:rPr>
                <w:delText xml:space="preserve"> ] </w:delText>
              </w:r>
              <w:r w:rsidRPr="00C80EEC" w:rsidDel="008E3728">
                <w:rPr>
                  <w:rFonts w:eastAsia="MS Mincho"/>
                </w:rPr>
                <w:delText>で行えます。</w:delText>
              </w:r>
            </w:del>
          </w:p>
        </w:tc>
      </w:tr>
    </w:tbl>
    <w:p w14:paraId="4630BF3C" w14:textId="20E95A58" w:rsidR="00EA6C86" w:rsidRPr="00C80EEC" w:rsidDel="008E3728" w:rsidRDefault="00EA6C86" w:rsidP="008E3728">
      <w:pPr>
        <w:rPr>
          <w:del w:id="960" w:author="Brian Pratt" w:date="2023-08-09T14:44:00Z"/>
          <w:rFonts w:eastAsia="MS Mincho"/>
        </w:rPr>
      </w:pPr>
      <w:del w:id="961" w:author="Brian Pratt" w:date="2023-08-09T14:44:00Z">
        <w:r w:rsidRPr="00C80EEC" w:rsidDel="008E3728">
          <w:rPr>
            <w:rFonts w:eastAsia="MS Mincho"/>
          </w:rPr>
          <w:delText>完了すると、</w:delText>
        </w:r>
        <w:r w:rsidRPr="00C80EEC" w:rsidDel="008E3728">
          <w:rPr>
            <w:rFonts w:eastAsia="MS Mincho"/>
          </w:rPr>
          <w:delText xml:space="preserve">[ </w:delText>
        </w:r>
        <w:r w:rsidRPr="00C80EEC" w:rsidDel="008E3728">
          <w:rPr>
            <w:rFonts w:eastAsia="MS Mincho"/>
            <w:b/>
          </w:rPr>
          <w:delText>結果を管理</w:delText>
        </w:r>
        <w:r w:rsidRPr="00C80EEC" w:rsidDel="008E3728">
          <w:rPr>
            <w:rFonts w:eastAsia="MS Mincho"/>
          </w:rPr>
          <w:delText xml:space="preserve"> ] </w:delText>
        </w:r>
        <w:r w:rsidRPr="00C80EEC" w:rsidDel="008E3728">
          <w:rPr>
            <w:rFonts w:eastAsia="MS Mincho"/>
          </w:rPr>
          <w:delText>フォームは以下のようになります。</w:delText>
        </w:r>
      </w:del>
    </w:p>
    <w:p w14:paraId="572548DF" w14:textId="1361DFBD" w:rsidR="000D2725" w:rsidRPr="00C80EEC" w:rsidDel="008E3728" w:rsidRDefault="003A7805" w:rsidP="008E3728">
      <w:pPr>
        <w:rPr>
          <w:del w:id="962" w:author="Brian Pratt" w:date="2023-08-09T14:44:00Z"/>
          <w:rFonts w:eastAsia="MS Mincho"/>
        </w:rPr>
      </w:pPr>
      <w:del w:id="963" w:author="Brian Pratt" w:date="2023-08-09T14:44:00Z">
        <w:r w:rsidRPr="00C80EEC" w:rsidDel="008E3728">
          <w:rPr>
            <w:rFonts w:eastAsia="MS Mincho"/>
            <w:noProof/>
            <w:lang w:eastAsia="en-US"/>
          </w:rPr>
          <w:drawing>
            <wp:inline distT="0" distB="0" distL="0" distR="0" wp14:anchorId="6E307370" wp14:editId="53C9742A">
              <wp:extent cx="3838575" cy="3781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3838575" cy="3781425"/>
                      </a:xfrm>
                      <a:prstGeom prst="rect">
                        <a:avLst/>
                      </a:prstGeom>
                    </pic:spPr>
                  </pic:pic>
                </a:graphicData>
              </a:graphic>
            </wp:inline>
          </w:drawing>
        </w:r>
      </w:del>
    </w:p>
    <w:p w14:paraId="4C697850" w14:textId="13985071" w:rsidR="000D2725" w:rsidRPr="00C80EEC" w:rsidDel="008E3728" w:rsidRDefault="000D2725" w:rsidP="008E3728">
      <w:pPr>
        <w:rPr>
          <w:del w:id="964" w:author="Brian Pratt" w:date="2023-08-09T14:44:00Z"/>
          <w:rFonts w:eastAsia="MS Mincho"/>
        </w:rPr>
      </w:pPr>
      <w:del w:id="965"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05398516" w14:textId="2EEC76D4" w:rsidR="0015611D" w:rsidRPr="00C80EEC" w:rsidDel="008E3728" w:rsidRDefault="0015611D" w:rsidP="008E3728">
      <w:pPr>
        <w:rPr>
          <w:del w:id="966" w:author="Brian Pratt" w:date="2023-08-09T14:44:00Z"/>
          <w:rFonts w:eastAsia="MS Mincho"/>
        </w:rPr>
      </w:pPr>
      <w:del w:id="967" w:author="Brian Pratt" w:date="2023-08-09T14:44:00Z">
        <w:r w:rsidRPr="00C80EEC" w:rsidDel="008E3728">
          <w:rPr>
            <w:rFonts w:eastAsia="MS Mincho"/>
          </w:rPr>
          <w:delText xml:space="preserve">[ </w:delText>
        </w:r>
        <w:r w:rsidRPr="00C80EEC" w:rsidDel="008E3728">
          <w:rPr>
            <w:rFonts w:eastAsia="MS Mincho"/>
            <w:b/>
          </w:rPr>
          <w:delText>ビュー</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w:delText>
        </w:r>
        <w:r w:rsidRPr="00C80EEC" w:rsidDel="008E3728">
          <w:rPr>
            <w:rFonts w:eastAsia="MS Mincho"/>
            <w:b/>
          </w:rPr>
          <w:delText>グラフを配置</w:delText>
        </w:r>
        <w:r w:rsidRPr="00C80EEC" w:rsidDel="008E3728">
          <w:rPr>
            <w:rFonts w:eastAsia="MS Mincho"/>
          </w:rPr>
          <w:delText xml:space="preserve"> ] </w:delText>
        </w:r>
        <w:r w:rsidRPr="00C80EEC" w:rsidDel="008E3728">
          <w:rPr>
            <w:rFonts w:eastAsia="MS Mincho"/>
          </w:rPr>
          <w:delText>を選択して</w:delText>
        </w:r>
        <w:r w:rsidRPr="00C80EEC" w:rsidDel="008E3728">
          <w:rPr>
            <w:rFonts w:eastAsia="MS Mincho"/>
          </w:rPr>
          <w:delText xml:space="preserve"> [ </w:delText>
        </w:r>
        <w:r w:rsidRPr="00C80EEC" w:rsidDel="008E3728">
          <w:rPr>
            <w:rFonts w:eastAsia="MS Mincho"/>
          </w:rPr>
          <w:delText>タブ付き</w:delText>
        </w:r>
        <w:r w:rsidRPr="00C80EEC" w:rsidDel="008E3728">
          <w:rPr>
            <w:rFonts w:eastAsia="MS Mincho"/>
          </w:rPr>
          <w:delText xml:space="preserve"> ] </w:delText>
        </w:r>
        <w:r w:rsidRPr="00C80EEC" w:rsidDel="008E3728">
          <w:rPr>
            <w:rFonts w:eastAsia="MS Mincho"/>
          </w:rPr>
          <w:delText>をクリックします（</w:delText>
        </w:r>
        <w:r w:rsidRPr="00C80EEC" w:rsidDel="008E3728">
          <w:rPr>
            <w:rFonts w:eastAsia="MS Mincho"/>
          </w:rPr>
          <w:delText>Ctrl+Shift+T</w:delText>
        </w:r>
        <w:r w:rsidRPr="00C80EEC" w:rsidDel="008E3728">
          <w:rPr>
            <w:rFonts w:eastAsia="MS Mincho"/>
          </w:rPr>
          <w:delText>）。</w:delText>
        </w:r>
      </w:del>
    </w:p>
    <w:p w14:paraId="0AB33F50" w14:textId="2B169F8A" w:rsidR="00DA3DF3" w:rsidRPr="00C80EEC" w:rsidDel="008E3728" w:rsidRDefault="00DA3DF3" w:rsidP="008E3728">
      <w:pPr>
        <w:rPr>
          <w:del w:id="968" w:author="Brian Pratt" w:date="2023-08-09T14:44:00Z"/>
          <w:rFonts w:eastAsia="MS Mincho"/>
        </w:rPr>
      </w:pPr>
      <w:del w:id="969" w:author="Brian Pratt" w:date="2023-08-09T14:44:00Z">
        <w:r w:rsidRPr="00C80EEC" w:rsidDel="008E3728">
          <w:rPr>
            <w:rFonts w:eastAsia="MS Mincho"/>
          </w:rPr>
          <w:delText>インポートされた</w:delText>
        </w:r>
        <w:r w:rsidR="00871FB6" w:rsidDel="008E3728">
          <w:rPr>
            <w:rFonts w:eastAsia="MS Mincho" w:hint="eastAsia"/>
          </w:rPr>
          <w:delText>結果データの</w:delText>
        </w:r>
        <w:r w:rsidRPr="00C80EEC" w:rsidDel="008E3728">
          <w:rPr>
            <w:rFonts w:eastAsia="MS Mincho"/>
          </w:rPr>
          <w:delText>の</w:delText>
        </w:r>
        <w:r w:rsidR="00871FB6" w:rsidDel="008E3728">
          <w:rPr>
            <w:rFonts w:eastAsia="MS Mincho" w:hint="eastAsia"/>
          </w:rPr>
          <w:delText>解析</w:delText>
        </w:r>
      </w:del>
    </w:p>
    <w:p w14:paraId="19909AE2" w14:textId="1EE663B2" w:rsidR="00DA3DF3" w:rsidRPr="00C80EEC" w:rsidDel="008E3728" w:rsidRDefault="00EA6C86" w:rsidP="008E3728">
      <w:pPr>
        <w:rPr>
          <w:del w:id="970" w:author="Brian Pratt" w:date="2023-08-09T14:44:00Z"/>
          <w:rFonts w:eastAsia="MS Mincho"/>
        </w:rPr>
      </w:pPr>
      <w:del w:id="971" w:author="Brian Pratt" w:date="2023-08-09T14:44:00Z">
        <w:r w:rsidRPr="00C80EEC" w:rsidDel="008E3728">
          <w:rPr>
            <w:rFonts w:eastAsia="MS Mincho"/>
          </w:rPr>
          <w:delText xml:space="preserve">[ </w:delText>
        </w:r>
        <w:r w:rsidR="00DA3DF3" w:rsidRPr="00C80EEC" w:rsidDel="008E3728">
          <w:rPr>
            <w:rFonts w:eastAsia="MS Mincho"/>
            <w:b/>
          </w:rPr>
          <w:delText>ピーク領域</w:delText>
        </w:r>
        <w:r w:rsidR="00DA3DF3" w:rsidRPr="00C80EEC" w:rsidDel="008E3728">
          <w:rPr>
            <w:rFonts w:eastAsia="MS Mincho"/>
            <w:b/>
          </w:rPr>
          <w:delText xml:space="preserve"> – </w:delText>
        </w:r>
        <w:r w:rsidR="00DA3DF3" w:rsidRPr="00C80EEC" w:rsidDel="008E3728">
          <w:rPr>
            <w:rFonts w:eastAsia="MS Mincho"/>
            <w:b/>
          </w:rPr>
          <w:delText>繰り返し測定の比較</w:delText>
        </w:r>
        <w:r w:rsidRPr="00C80EEC" w:rsidDel="008E3728">
          <w:rPr>
            <w:rFonts w:eastAsia="MS Mincho"/>
          </w:rPr>
          <w:delText xml:space="preserve"> ] </w:delText>
        </w:r>
        <w:r w:rsidRPr="00C80EEC" w:rsidDel="008E3728">
          <w:rPr>
            <w:rFonts w:eastAsia="MS Mincho"/>
          </w:rPr>
          <w:delText>ビュー</w:delText>
        </w:r>
        <w:r w:rsidR="00871FB6" w:rsidDel="008E3728">
          <w:rPr>
            <w:rFonts w:eastAsia="MS Mincho" w:hint="eastAsia"/>
          </w:rPr>
          <w:delText>で</w:delText>
        </w:r>
        <w:r w:rsidRPr="00C80EEC" w:rsidDel="008E3728">
          <w:rPr>
            <w:rFonts w:eastAsia="MS Mincho"/>
          </w:rPr>
          <w:delText>見ると、試料の既知の比率が視覚的に確認できます。</w:delText>
        </w:r>
      </w:del>
    </w:p>
    <w:p w14:paraId="5B929A21" w14:textId="1D828C1E" w:rsidR="00DA3DF3" w:rsidRPr="00C80EEC" w:rsidDel="008E3728" w:rsidRDefault="00DA3DF3" w:rsidP="008E3728">
      <w:pPr>
        <w:rPr>
          <w:del w:id="972" w:author="Brian Pratt" w:date="2023-08-09T14:44:00Z"/>
          <w:rFonts w:eastAsia="MS Mincho"/>
        </w:rPr>
      </w:pPr>
      <w:del w:id="973" w:author="Brian Pratt" w:date="2023-08-09T14:44:00Z">
        <w:r w:rsidRPr="00C80EEC" w:rsidDel="008E3728">
          <w:rPr>
            <w:rFonts w:eastAsia="MS Mincho"/>
          </w:rPr>
          <w:delText xml:space="preserve">[ </w:delText>
        </w:r>
        <w:r w:rsidRPr="00C80EEC" w:rsidDel="008E3728">
          <w:rPr>
            <w:rFonts w:eastAsia="MS Mincho"/>
            <w:b/>
          </w:rPr>
          <w:delText>ターゲット</w:delText>
        </w:r>
        <w:r w:rsidRPr="00C80EEC" w:rsidDel="008E3728">
          <w:rPr>
            <w:rFonts w:eastAsia="MS Mincho"/>
          </w:rPr>
          <w:delText xml:space="preserve"> ] </w:delText>
        </w:r>
        <w:r w:rsidRPr="00C80EEC" w:rsidDel="008E3728">
          <w:rPr>
            <w:rFonts w:eastAsia="MS Mincho"/>
          </w:rPr>
          <w:delText>ビューで「</w:delText>
        </w:r>
        <w:r w:rsidRPr="00C80EEC" w:rsidDel="008E3728">
          <w:rPr>
            <w:rFonts w:eastAsia="MS Mincho"/>
          </w:rPr>
          <w:delText>Acetyl-CoA</w:delText>
        </w:r>
        <w:r w:rsidRPr="00C80EEC" w:rsidDel="008E3728">
          <w:rPr>
            <w:rFonts w:eastAsia="MS Mincho"/>
          </w:rPr>
          <w:delText>」</w:delText>
        </w:r>
        <w:r w:rsidR="009654CA" w:rsidDel="008E3728">
          <w:rPr>
            <w:rFonts w:eastAsia="MS Mincho" w:hint="eastAsia"/>
          </w:rPr>
          <w:delText>（アナライト）</w:delText>
        </w:r>
        <w:r w:rsidRPr="00C80EEC" w:rsidDel="008E3728">
          <w:rPr>
            <w:rFonts w:eastAsia="MS Mincho"/>
          </w:rPr>
          <w:delText>を選択します。</w:delText>
        </w:r>
      </w:del>
    </w:p>
    <w:p w14:paraId="222FCF83" w14:textId="5EF729BF" w:rsidR="00D50DF0" w:rsidRPr="00C80EEC" w:rsidDel="008E3728" w:rsidRDefault="00D50DF0" w:rsidP="008E3728">
      <w:pPr>
        <w:rPr>
          <w:del w:id="974" w:author="Brian Pratt" w:date="2023-08-09T14:44:00Z"/>
          <w:rFonts w:eastAsia="MS Mincho"/>
        </w:rPr>
      </w:pPr>
      <w:del w:id="975" w:author="Brian Pratt" w:date="2023-08-09T14:44:00Z">
        <w:r w:rsidRPr="00C80EEC" w:rsidDel="008E3728">
          <w:rPr>
            <w:rFonts w:eastAsia="MS Mincho"/>
          </w:rPr>
          <w:delText>「</w:delText>
        </w:r>
        <w:r w:rsidRPr="00C80EEC" w:rsidDel="008E3728">
          <w:rPr>
            <w:rFonts w:eastAsia="MS Mincho"/>
          </w:rPr>
          <w:delText>Acetyl-Coa</w:delText>
        </w:r>
        <w:r w:rsidRPr="00C80EEC" w:rsidDel="008E3728">
          <w:rPr>
            <w:rFonts w:eastAsia="MS Mincho"/>
          </w:rPr>
          <w:delText>」の左にあるプラス（</w:delText>
        </w:r>
        <w:r w:rsidRPr="00C80EEC" w:rsidDel="008E3728">
          <w:rPr>
            <w:rFonts w:eastAsia="MS Mincho"/>
          </w:rPr>
          <w:delText>+</w:delText>
        </w:r>
        <w:r w:rsidRPr="00C80EEC" w:rsidDel="008E3728">
          <w:rPr>
            <w:rFonts w:eastAsia="MS Mincho"/>
          </w:rPr>
          <w:delText>）をクリックすると、サブ項目（</w:delText>
        </w:r>
        <w:r w:rsidRPr="00C80EEC" w:rsidDel="008E3728">
          <w:rPr>
            <w:rFonts w:eastAsia="MS Mincho"/>
          </w:rPr>
          <w:delText>808</w:delText>
        </w:r>
        <w:r w:rsidRPr="00C80EEC" w:rsidDel="008E3728">
          <w:rPr>
            <w:rFonts w:eastAsia="MS Mincho"/>
          </w:rPr>
          <w:delText>と</w:delText>
        </w:r>
        <w:r w:rsidRPr="00C80EEC" w:rsidDel="008E3728">
          <w:rPr>
            <w:rFonts w:eastAsia="MS Mincho"/>
          </w:rPr>
          <w:delText>831</w:delText>
        </w:r>
        <w:r w:rsidR="009E232E" w:rsidDel="008E3728">
          <w:rPr>
            <w:rFonts w:eastAsia="MS Mincho" w:hint="eastAsia"/>
          </w:rPr>
          <w:delText>:</w:delText>
        </w:r>
        <w:r w:rsidR="009E232E" w:rsidDel="008E3728">
          <w:rPr>
            <w:rFonts w:eastAsia="MS Mincho"/>
          </w:rPr>
          <w:delText xml:space="preserve"> </w:delText>
        </w:r>
        <w:r w:rsidR="009E232E" w:rsidDel="008E3728">
          <w:rPr>
            <w:rFonts w:ascii="MS Mincho" w:eastAsia="MS Mincho" w:hAnsi="MS Mincho" w:cs="MS Mincho" w:hint="eastAsia"/>
          </w:rPr>
          <w:delText>[</w:delText>
        </w:r>
        <w:r w:rsidR="009E232E" w:rsidDel="008E3728">
          <w:rPr>
            <w:rFonts w:ascii="MS Mincho" w:eastAsia="MS Mincho" w:hAnsi="MS Mincho" w:cs="MS Mincho"/>
          </w:rPr>
          <w:delText>M-H]</w:delText>
        </w:r>
        <w:r w:rsidR="009E232E" w:rsidRPr="00793297" w:rsidDel="008E3728">
          <w:rPr>
            <w:rFonts w:ascii="MS Mincho" w:eastAsia="MS Mincho" w:hAnsi="MS Mincho" w:cs="MS Mincho"/>
            <w:vertAlign w:val="superscript"/>
          </w:rPr>
          <w:delText>-</w:delText>
        </w:r>
        <w:r w:rsidR="009E232E" w:rsidDel="008E3728">
          <w:rPr>
            <w:rFonts w:ascii="MS Mincho" w:eastAsia="MS Mincho" w:hAnsi="MS Mincho" w:cs="MS Mincho" w:hint="eastAsia"/>
          </w:rPr>
          <w:delText>）</w:delText>
        </w:r>
        <w:r w:rsidRPr="00C80EEC" w:rsidDel="008E3728">
          <w:rPr>
            <w:rFonts w:eastAsia="MS Mincho"/>
          </w:rPr>
          <w:delText>両方が展開され、その下にあるライト</w:delText>
        </w:r>
        <w:r w:rsidR="009E232E" w:rsidDel="008E3728">
          <w:rPr>
            <w:rFonts w:eastAsia="MS Mincho" w:hint="eastAsia"/>
          </w:rPr>
          <w:delText>（同位体ラベルなし）</w:delText>
        </w:r>
        <w:r w:rsidRPr="00C80EEC" w:rsidDel="008E3728">
          <w:rPr>
            <w:rFonts w:eastAsia="MS Mincho"/>
          </w:rPr>
          <w:delText>とヘビー</w:delText>
        </w:r>
        <w:r w:rsidR="009E232E" w:rsidDel="008E3728">
          <w:rPr>
            <w:rFonts w:eastAsia="MS Mincho" w:hint="eastAsia"/>
          </w:rPr>
          <w:delText>（</w:delText>
        </w:r>
        <w:r w:rsidR="009E232E" w:rsidDel="008E3728">
          <w:rPr>
            <w:rFonts w:eastAsia="MS Mincho" w:hint="eastAsia"/>
          </w:rPr>
          <w:delText>Acetyl CoA</w:delText>
        </w:r>
        <w:r w:rsidR="009E232E" w:rsidDel="008E3728">
          <w:rPr>
            <w:rFonts w:eastAsia="MS Mincho" w:hint="eastAsia"/>
          </w:rPr>
          <w:delText>の炭素がすべて</w:delText>
        </w:r>
        <w:r w:rsidR="009E232E" w:rsidDel="008E3728">
          <w:rPr>
            <w:rFonts w:eastAsia="MS Mincho" w:hint="eastAsia"/>
          </w:rPr>
          <w:delText>1</w:delText>
        </w:r>
        <w:r w:rsidR="009E232E" w:rsidDel="008E3728">
          <w:rPr>
            <w:rFonts w:eastAsia="MS Mincho"/>
          </w:rPr>
          <w:delText>3C</w:delText>
        </w:r>
        <w:r w:rsidR="009E232E" w:rsidDel="008E3728">
          <w:rPr>
            <w:rFonts w:eastAsia="MS Mincho" w:hint="eastAsia"/>
          </w:rPr>
          <w:delText>に置換されたもの）</w:delText>
        </w:r>
        <w:r w:rsidRPr="00C80EEC" w:rsidDel="008E3728">
          <w:rPr>
            <w:rFonts w:eastAsia="MS Mincho"/>
          </w:rPr>
          <w:delText>の各トランジション</w:delText>
        </w:r>
        <w:r w:rsidR="009E232E" w:rsidDel="008E3728">
          <w:rPr>
            <w:rFonts w:eastAsia="MS Mincho" w:hint="eastAsia"/>
          </w:rPr>
          <w:delText>（</w:delText>
        </w:r>
        <w:r w:rsidR="009E232E" w:rsidDel="008E3728">
          <w:rPr>
            <w:rFonts w:eastAsia="MS Mincho" w:hint="eastAsia"/>
          </w:rPr>
          <w:delText>8</w:delText>
        </w:r>
        <w:r w:rsidR="009E232E" w:rsidDel="008E3728">
          <w:rPr>
            <w:rFonts w:eastAsia="MS Mincho"/>
          </w:rPr>
          <w:delText>08</w:delText>
        </w:r>
        <w:r w:rsidR="009E232E" w:rsidDel="008E3728">
          <w:rPr>
            <w:rFonts w:ascii="MS Mincho" w:eastAsia="MS Mincho" w:hAnsi="MS Mincho" w:hint="eastAsia"/>
          </w:rPr>
          <w:delText>→</w:delText>
        </w:r>
        <w:r w:rsidR="009E232E" w:rsidDel="008E3728">
          <w:rPr>
            <w:rFonts w:eastAsia="MS Mincho" w:hint="eastAsia"/>
          </w:rPr>
          <w:delText>4</w:delText>
        </w:r>
        <w:r w:rsidR="009E232E" w:rsidDel="008E3728">
          <w:rPr>
            <w:rFonts w:eastAsia="MS Mincho"/>
          </w:rPr>
          <w:delText>08</w:delText>
        </w:r>
        <w:r w:rsidR="009E232E" w:rsidDel="008E3728">
          <w:rPr>
            <w:rFonts w:eastAsia="MS Mincho" w:hint="eastAsia"/>
          </w:rPr>
          <w:delText>と</w:delText>
        </w:r>
        <w:r w:rsidR="009E232E" w:rsidDel="008E3728">
          <w:rPr>
            <w:rFonts w:eastAsia="MS Mincho" w:hint="eastAsia"/>
          </w:rPr>
          <w:delText>8</w:delText>
        </w:r>
        <w:r w:rsidR="009E232E" w:rsidDel="008E3728">
          <w:rPr>
            <w:rFonts w:eastAsia="MS Mincho"/>
          </w:rPr>
          <w:delText>31</w:delText>
        </w:r>
        <w:r w:rsidR="009E232E" w:rsidDel="008E3728">
          <w:rPr>
            <w:rFonts w:ascii="MS Mincho" w:eastAsia="MS Mincho" w:hAnsi="MS Mincho" w:hint="eastAsia"/>
          </w:rPr>
          <w:delText>→</w:delText>
        </w:r>
        <w:r w:rsidR="009E232E" w:rsidDel="008E3728">
          <w:rPr>
            <w:rFonts w:eastAsia="MS Mincho" w:hint="eastAsia"/>
          </w:rPr>
          <w:delText>4</w:delText>
        </w:r>
        <w:r w:rsidR="009E232E" w:rsidDel="008E3728">
          <w:rPr>
            <w:rFonts w:eastAsia="MS Mincho"/>
          </w:rPr>
          <w:delText>18</w:delText>
        </w:r>
        <w:r w:rsidR="009E232E" w:rsidDel="008E3728">
          <w:rPr>
            <w:rFonts w:eastAsia="MS Mincho" w:hint="eastAsia"/>
          </w:rPr>
          <w:delText>）</w:delText>
        </w:r>
        <w:r w:rsidRPr="00C80EEC" w:rsidDel="008E3728">
          <w:rPr>
            <w:rFonts w:eastAsia="MS Mincho"/>
          </w:rPr>
          <w:delText>が表示されます。</w:delText>
        </w:r>
      </w:del>
    </w:p>
    <w:p w14:paraId="1F38A12B" w14:textId="18405058" w:rsidR="00EA6C86" w:rsidRPr="00C80EEC" w:rsidDel="008E3728" w:rsidRDefault="009E232E" w:rsidP="008E3728">
      <w:pPr>
        <w:rPr>
          <w:del w:id="976" w:author="Brian Pratt" w:date="2023-08-09T14:44:00Z"/>
          <w:rFonts w:eastAsia="MS Mincho"/>
        </w:rPr>
      </w:pPr>
      <w:del w:id="977" w:author="Brian Pratt" w:date="2023-08-09T14:44:00Z">
        <w:r w:rsidDel="008E3728">
          <w:rPr>
            <w:rFonts w:eastAsia="MS Mincho" w:hint="eastAsia"/>
          </w:rPr>
          <w:delText>通常</w:delText>
        </w:r>
        <w:r w:rsidR="00EA6C86" w:rsidRPr="00C80EEC" w:rsidDel="008E3728">
          <w:rPr>
            <w:rFonts w:eastAsia="MS Mincho"/>
          </w:rPr>
          <w:delText>ピーク面積</w:delText>
        </w:r>
        <w:r w:rsidDel="008E3728">
          <w:rPr>
            <w:rFonts w:eastAsia="MS Mincho" w:hint="eastAsia"/>
          </w:rPr>
          <w:delText>とアナライトの濃度</w:delText>
        </w:r>
        <w:r w:rsidR="00176B13" w:rsidDel="008E3728">
          <w:rPr>
            <w:rFonts w:eastAsia="MS Mincho" w:hint="eastAsia"/>
          </w:rPr>
          <w:delText>に</w:delText>
        </w:r>
        <w:r w:rsidDel="008E3728">
          <w:rPr>
            <w:rFonts w:eastAsia="MS Mincho" w:hint="eastAsia"/>
          </w:rPr>
          <w:delText>は比例関係</w:delText>
        </w:r>
        <w:r w:rsidR="00EA6C86" w:rsidRPr="00C80EEC" w:rsidDel="008E3728">
          <w:rPr>
            <w:rFonts w:eastAsia="MS Mincho"/>
          </w:rPr>
          <w:delText>があることが</w:delText>
        </w:r>
        <w:r w:rsidDel="008E3728">
          <w:rPr>
            <w:rFonts w:eastAsia="MS Mincho" w:hint="eastAsia"/>
          </w:rPr>
          <w:delText>予想されます</w:delText>
        </w:r>
        <w:r w:rsidR="00EA6C86" w:rsidRPr="00C80EEC" w:rsidDel="008E3728">
          <w:rPr>
            <w:rFonts w:eastAsia="MS Mincho"/>
          </w:rPr>
          <w:delText>。</w:delText>
        </w:r>
        <w:r w:rsidR="00EA6C86" w:rsidRPr="00C80EEC" w:rsidDel="008E3728">
          <w:rPr>
            <w:rFonts w:eastAsia="MS Mincho"/>
          </w:rPr>
          <w:delText xml:space="preserve">[ </w:delText>
        </w:r>
        <w:r w:rsidR="00DA3DF3" w:rsidRPr="00C80EEC" w:rsidDel="008E3728">
          <w:rPr>
            <w:rFonts w:eastAsia="MS Mincho"/>
            <w:b/>
          </w:rPr>
          <w:delText>保持時間</w:delText>
        </w:r>
        <w:r w:rsidR="00DA3DF3" w:rsidRPr="00C80EEC" w:rsidDel="008E3728">
          <w:rPr>
            <w:rFonts w:eastAsia="MS Mincho"/>
            <w:b/>
          </w:rPr>
          <w:delText xml:space="preserve"> – </w:delText>
        </w:r>
        <w:r w:rsidR="00DA3DF3" w:rsidRPr="00C80EEC" w:rsidDel="008E3728">
          <w:rPr>
            <w:rFonts w:eastAsia="MS Mincho"/>
            <w:b/>
          </w:rPr>
          <w:delText>繰り返し測定の比較</w:delText>
        </w:r>
        <w:r w:rsidR="00EA6C86" w:rsidRPr="00C80EEC" w:rsidDel="008E3728">
          <w:rPr>
            <w:rFonts w:eastAsia="MS Mincho"/>
          </w:rPr>
          <w:delText xml:space="preserve"> ] </w:delText>
        </w:r>
        <w:r w:rsidR="00EA6C86" w:rsidRPr="00C80EEC" w:rsidDel="008E3728">
          <w:rPr>
            <w:rFonts w:eastAsia="MS Mincho"/>
          </w:rPr>
          <w:delText>ビューで、</w:delText>
        </w:r>
        <w:r w:rsidR="00EA6C86" w:rsidRPr="00C80EEC" w:rsidDel="008E3728">
          <w:rPr>
            <w:rFonts w:eastAsia="MS Mincho"/>
          </w:rPr>
          <w:delText>Acet</w:delText>
        </w:r>
        <w:r w:rsidDel="008E3728">
          <w:rPr>
            <w:rFonts w:eastAsia="MS Mincho"/>
          </w:rPr>
          <w:delText>y</w:delText>
        </w:r>
        <w:r w:rsidR="00EA6C86" w:rsidRPr="00C80EEC" w:rsidDel="008E3728">
          <w:rPr>
            <w:rFonts w:eastAsia="MS Mincho"/>
          </w:rPr>
          <w:delText>l-CoA</w:delText>
        </w:r>
        <w:r w:rsidR="00EA6C86" w:rsidRPr="00C80EEC" w:rsidDel="008E3728">
          <w:rPr>
            <w:rFonts w:eastAsia="MS Mincho"/>
          </w:rPr>
          <w:delText>は</w:delText>
        </w:r>
        <w:r w:rsidDel="008E3728">
          <w:rPr>
            <w:rFonts w:eastAsia="MS Mincho" w:hint="eastAsia"/>
          </w:rPr>
          <w:delText>溶出時間が</w:delText>
        </w:r>
        <w:r w:rsidR="00EA6C86" w:rsidRPr="00C80EEC" w:rsidDel="008E3728">
          <w:rPr>
            <w:rFonts w:eastAsia="MS Mincho"/>
          </w:rPr>
          <w:delText>約</w:delText>
        </w:r>
        <w:r w:rsidR="00EA6C86" w:rsidRPr="00C80EEC" w:rsidDel="008E3728">
          <w:rPr>
            <w:rFonts w:eastAsia="MS Mincho"/>
          </w:rPr>
          <w:delText>1.55</w:delText>
        </w:r>
        <w:r w:rsidR="00EA6C86" w:rsidRPr="00C80EEC" w:rsidDel="008E3728">
          <w:rPr>
            <w:rFonts w:eastAsia="MS Mincho"/>
          </w:rPr>
          <w:delText>分で安定していることもわかります。これはスケジュール化</w:delText>
        </w:r>
        <w:r w:rsidDel="008E3728">
          <w:rPr>
            <w:rFonts w:eastAsia="MS Mincho" w:hint="eastAsia"/>
          </w:rPr>
          <w:delText>メソッドでの測定間</w:delText>
        </w:r>
        <w:r w:rsidR="00EA6C86" w:rsidRPr="00C80EEC" w:rsidDel="008E3728">
          <w:rPr>
            <w:rFonts w:eastAsia="MS Mincho"/>
          </w:rPr>
          <w:delText>で</w:delText>
        </w:r>
        <w:r w:rsidDel="008E3728">
          <w:rPr>
            <w:rFonts w:eastAsia="MS Mincho" w:hint="eastAsia"/>
          </w:rPr>
          <w:delText>も安定しています</w:delText>
        </w:r>
        <w:r w:rsidR="00EA6C86" w:rsidRPr="00C80EEC" w:rsidDel="008E3728">
          <w:rPr>
            <w:rFonts w:eastAsia="MS Mincho"/>
          </w:rPr>
          <w:delText>。</w:delText>
        </w:r>
      </w:del>
    </w:p>
    <w:p w14:paraId="5A8BBA86" w14:textId="032D526A" w:rsidR="00DA3DF3" w:rsidRPr="00C80EEC" w:rsidDel="008E3728" w:rsidRDefault="003A7805" w:rsidP="008E3728">
      <w:pPr>
        <w:rPr>
          <w:del w:id="978" w:author="Brian Pratt" w:date="2023-08-09T14:44:00Z"/>
          <w:rFonts w:eastAsia="MS Mincho"/>
        </w:rPr>
      </w:pPr>
      <w:del w:id="979" w:author="Brian Pratt" w:date="2023-08-09T14:44:00Z">
        <w:r w:rsidRPr="00C80EEC" w:rsidDel="008E3728">
          <w:rPr>
            <w:rFonts w:eastAsia="MS Mincho"/>
            <w:noProof/>
            <w:lang w:eastAsia="en-US"/>
          </w:rPr>
          <w:drawing>
            <wp:inline distT="0" distB="0" distL="0" distR="0" wp14:anchorId="727A5F6C" wp14:editId="5BABAF37">
              <wp:extent cx="5943600" cy="3314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5943600" cy="3314700"/>
                      </a:xfrm>
                      <a:prstGeom prst="rect">
                        <a:avLst/>
                      </a:prstGeom>
                    </pic:spPr>
                  </pic:pic>
                </a:graphicData>
              </a:graphic>
            </wp:inline>
          </w:drawing>
        </w:r>
      </w:del>
    </w:p>
    <w:p w14:paraId="3D7F8098" w14:textId="1AF80CD0" w:rsidR="00DA3DF3" w:rsidRPr="00C80EEC" w:rsidDel="008E3728" w:rsidRDefault="00871FB6" w:rsidP="008E3728">
      <w:pPr>
        <w:rPr>
          <w:del w:id="980" w:author="Brian Pratt" w:date="2023-08-09T14:44:00Z"/>
          <w:rFonts w:eastAsia="MS Mincho"/>
        </w:rPr>
      </w:pPr>
      <w:del w:id="981" w:author="Brian Pratt" w:date="2023-08-09T14:44:00Z">
        <w:r w:rsidDel="008E3728">
          <w:rPr>
            <w:rFonts w:eastAsia="MS Mincho" w:hint="eastAsia"/>
          </w:rPr>
          <w:delText>検量線の</w:delText>
        </w:r>
        <w:r w:rsidR="00115B6E" w:rsidRPr="00C80EEC" w:rsidDel="008E3728">
          <w:rPr>
            <w:rFonts w:eastAsia="MS Mincho"/>
          </w:rPr>
          <w:delText>線形性評価</w:delText>
        </w:r>
      </w:del>
    </w:p>
    <w:p w14:paraId="5F751FDB" w14:textId="52F5F17B" w:rsidR="00115B6E" w:rsidRPr="00C80EEC" w:rsidDel="008E3728" w:rsidRDefault="00B402BB" w:rsidP="008E3728">
      <w:pPr>
        <w:rPr>
          <w:del w:id="982" w:author="Brian Pratt" w:date="2023-08-09T14:44:00Z"/>
          <w:rFonts w:eastAsia="MS Mincho"/>
        </w:rPr>
      </w:pPr>
      <w:del w:id="983" w:author="Brian Pratt" w:date="2023-08-09T14:44:00Z">
        <w:r w:rsidRPr="00C80EEC" w:rsidDel="008E3728">
          <w:rPr>
            <w:rFonts w:eastAsia="MS Mincho"/>
          </w:rPr>
          <w:delText>校正機能を使用して、既知の濃度比率とクロマトグラムピーク面積</w:delText>
        </w:r>
        <w:r w:rsidR="00871FB6" w:rsidDel="008E3728">
          <w:rPr>
            <w:rFonts w:eastAsia="MS Mincho" w:hint="eastAsia"/>
          </w:rPr>
          <w:delText>で作成される検量線の</w:delText>
        </w:r>
        <w:r w:rsidRPr="00C80EEC" w:rsidDel="008E3728">
          <w:rPr>
            <w:rFonts w:eastAsia="MS Mincho"/>
          </w:rPr>
          <w:delText>線形性評価</w:delText>
        </w:r>
        <w:r w:rsidR="00871FB6" w:rsidDel="008E3728">
          <w:rPr>
            <w:rFonts w:eastAsia="MS Mincho" w:hint="eastAsia"/>
          </w:rPr>
          <w:delText>が</w:delText>
        </w:r>
        <w:r w:rsidRPr="00C80EEC" w:rsidDel="008E3728">
          <w:rPr>
            <w:rFonts w:eastAsia="MS Mincho"/>
          </w:rPr>
          <w:delText>できます。</w:delText>
        </w:r>
      </w:del>
    </w:p>
    <w:p w14:paraId="2B541031" w14:textId="59FDA278" w:rsidR="00115B6E" w:rsidRPr="00C80EEC" w:rsidDel="008E3728" w:rsidRDefault="00F67D00" w:rsidP="008E3728">
      <w:pPr>
        <w:rPr>
          <w:del w:id="984" w:author="Brian Pratt" w:date="2023-08-09T14:44:00Z"/>
          <w:rFonts w:eastAsia="MS Mincho"/>
        </w:rPr>
      </w:pPr>
      <w:del w:id="985" w:author="Brian Pratt" w:date="2023-08-09T14:44:00Z">
        <w:r w:rsidRPr="00C80EEC" w:rsidDel="008E3728">
          <w:rPr>
            <w:rFonts w:eastAsia="MS Mincho"/>
          </w:rPr>
          <w:delText xml:space="preserve">[ </w:delText>
        </w:r>
        <w:r w:rsidR="00115B6E" w:rsidRPr="00C80EEC" w:rsidDel="008E3728">
          <w:rPr>
            <w:rFonts w:eastAsia="MS Mincho"/>
            <w:b/>
          </w:rPr>
          <w:delText>ビュー</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w:delText>
        </w:r>
        <w:r w:rsidR="00115B6E" w:rsidRPr="00C80EEC" w:rsidDel="008E3728">
          <w:rPr>
            <w:rFonts w:eastAsia="MS Mincho"/>
            <w:b/>
          </w:rPr>
          <w:delText>ドキュメントグリッド</w:delText>
        </w:r>
        <w:r w:rsidRPr="00C80EEC" w:rsidDel="008E3728">
          <w:rPr>
            <w:rFonts w:eastAsia="MS Mincho"/>
          </w:rPr>
          <w:delText xml:space="preserve"> ]</w:delText>
        </w:r>
        <w:r w:rsidRPr="00C80EEC" w:rsidDel="008E3728">
          <w:rPr>
            <w:rFonts w:eastAsia="MS Mincho"/>
          </w:rPr>
          <w:delText>（</w:delText>
        </w:r>
        <w:r w:rsidRPr="00C80EEC" w:rsidDel="008E3728">
          <w:rPr>
            <w:rFonts w:eastAsia="MS Mincho"/>
          </w:rPr>
          <w:delText>Alt+3</w:delText>
        </w:r>
        <w:r w:rsidRPr="00C80EEC" w:rsidDel="008E3728">
          <w:rPr>
            <w:rFonts w:eastAsia="MS Mincho"/>
          </w:rPr>
          <w:delText>）をクリックします。</w:delText>
        </w:r>
      </w:del>
    </w:p>
    <w:p w14:paraId="52FDF666" w14:textId="7F7AD8F7" w:rsidR="00115B6E" w:rsidRPr="00C80EEC" w:rsidDel="008E3728" w:rsidRDefault="00115B6E" w:rsidP="008E3728">
      <w:pPr>
        <w:rPr>
          <w:del w:id="986" w:author="Brian Pratt" w:date="2023-08-09T14:44:00Z"/>
          <w:rFonts w:eastAsia="MS Mincho"/>
        </w:rPr>
      </w:pPr>
      <w:del w:id="987" w:author="Brian Pratt" w:date="2023-08-09T14:44:00Z">
        <w:r w:rsidRPr="00C80EEC" w:rsidDel="008E3728">
          <w:rPr>
            <w:rFonts w:eastAsia="MS Mincho"/>
          </w:rPr>
          <w:delText xml:space="preserve">[ </w:delText>
        </w:r>
        <w:r w:rsidRPr="00C80EEC" w:rsidDel="008E3728">
          <w:rPr>
            <w:rFonts w:eastAsia="MS Mincho"/>
            <w:b/>
          </w:rPr>
          <w:delText>ドキュメントグリッド</w:delText>
        </w:r>
        <w:r w:rsidRPr="00C80EEC" w:rsidDel="008E3728">
          <w:rPr>
            <w:rFonts w:eastAsia="MS Mincho"/>
          </w:rPr>
          <w:delText xml:space="preserve"> ] </w:delText>
        </w:r>
        <w:r w:rsidRPr="00C80EEC" w:rsidDel="008E3728">
          <w:rPr>
            <w:rFonts w:eastAsia="MS Mincho"/>
          </w:rPr>
          <w:delText>で、</w:delText>
        </w:r>
        <w:r w:rsidRPr="00C80EEC" w:rsidDel="008E3728">
          <w:rPr>
            <w:rFonts w:eastAsia="MS Mincho"/>
          </w:rPr>
          <w:delText xml:space="preserve">[ </w:delText>
        </w:r>
        <w:r w:rsidR="00BA7143" w:rsidRPr="00C80EEC" w:rsidDel="008E3728">
          <w:rPr>
            <w:rFonts w:eastAsia="MS Mincho"/>
            <w:b/>
          </w:rPr>
          <w:delText>レポート</w:delText>
        </w:r>
        <w:r w:rsidRPr="00C80EEC" w:rsidDel="008E3728">
          <w:rPr>
            <w:rFonts w:eastAsia="MS Mincho"/>
          </w:rPr>
          <w:delText xml:space="preserve"> ] </w:delText>
        </w:r>
        <w:r w:rsidRPr="00C80EEC" w:rsidDel="008E3728">
          <w:rPr>
            <w:rFonts w:eastAsia="MS Mincho"/>
          </w:rPr>
          <w:delText>メニューをクリックし、</w:delText>
        </w:r>
        <w:r w:rsidRPr="00C80EEC" w:rsidDel="008E3728">
          <w:rPr>
            <w:rFonts w:eastAsia="MS Mincho"/>
          </w:rPr>
          <w:delText xml:space="preserve">[ </w:delText>
        </w:r>
        <w:r w:rsidRPr="00C80EEC" w:rsidDel="008E3728">
          <w:rPr>
            <w:rFonts w:eastAsia="MS Mincho"/>
            <w:b/>
          </w:rPr>
          <w:delText>繰り返し測定</w:delText>
        </w:r>
        <w:r w:rsidRPr="00C80EEC" w:rsidDel="008E3728">
          <w:rPr>
            <w:rFonts w:eastAsia="MS Mincho"/>
          </w:rPr>
          <w:delText xml:space="preserve"> ] </w:delText>
        </w:r>
        <w:r w:rsidRPr="00C80EEC" w:rsidDel="008E3728">
          <w:rPr>
            <w:rFonts w:eastAsia="MS Mincho"/>
          </w:rPr>
          <w:delText>をクリックします。</w:delText>
        </w:r>
      </w:del>
    </w:p>
    <w:p w14:paraId="73E295A5" w14:textId="2502A2A5" w:rsidR="00115B6E" w:rsidRPr="00C80EEC" w:rsidDel="008E3728" w:rsidRDefault="00115B6E" w:rsidP="008E3728">
      <w:pPr>
        <w:rPr>
          <w:del w:id="988" w:author="Brian Pratt" w:date="2023-08-09T14:44:00Z"/>
          <w:rFonts w:eastAsia="MS Mincho"/>
        </w:rPr>
      </w:pPr>
      <w:del w:id="989" w:author="Brian Pratt" w:date="2023-08-09T14:44:00Z">
        <w:r w:rsidRPr="00C80EEC" w:rsidDel="008E3728">
          <w:rPr>
            <w:rFonts w:eastAsia="MS Mincho"/>
          </w:rPr>
          <w:delText>各行の</w:delText>
        </w:r>
        <w:r w:rsidRPr="00C80EEC" w:rsidDel="008E3728">
          <w:rPr>
            <w:rFonts w:eastAsia="MS Mincho"/>
          </w:rPr>
          <w:delText xml:space="preserve"> [ </w:delText>
        </w:r>
        <w:r w:rsidRPr="00C80EEC" w:rsidDel="008E3728">
          <w:rPr>
            <w:rFonts w:eastAsia="MS Mincho"/>
            <w:b/>
          </w:rPr>
          <w:delText>試料タイプ</w:delText>
        </w:r>
        <w:r w:rsidRPr="00C80EEC" w:rsidDel="008E3728">
          <w:rPr>
            <w:rFonts w:eastAsia="MS Mincho"/>
          </w:rPr>
          <w:delText xml:space="preserve"> ] </w:delText>
        </w:r>
        <w:r w:rsidRPr="00C80EEC" w:rsidDel="008E3728">
          <w:rPr>
            <w:rFonts w:eastAsia="MS Mincho"/>
          </w:rPr>
          <w:delText>を</w:delText>
        </w:r>
        <w:r w:rsidRPr="00C80EEC" w:rsidDel="008E3728">
          <w:rPr>
            <w:rFonts w:eastAsia="MS Mincho"/>
          </w:rPr>
          <w:delText xml:space="preserve"> [ </w:delText>
        </w:r>
        <w:r w:rsidRPr="00C80EEC" w:rsidDel="008E3728">
          <w:rPr>
            <w:rFonts w:eastAsia="MS Mincho"/>
            <w:b/>
          </w:rPr>
          <w:delText>標準</w:delText>
        </w:r>
        <w:r w:rsidRPr="00C80EEC" w:rsidDel="008E3728">
          <w:rPr>
            <w:rFonts w:eastAsia="MS Mincho"/>
          </w:rPr>
          <w:delText xml:space="preserve"> ] </w:delText>
        </w:r>
        <w:r w:rsidRPr="00C80EEC" w:rsidDel="008E3728">
          <w:rPr>
            <w:rFonts w:eastAsia="MS Mincho"/>
          </w:rPr>
          <w:delText>に設定します。</w:delText>
        </w:r>
      </w:del>
    </w:p>
    <w:p w14:paraId="5693DF0A" w14:textId="64E3EDC5" w:rsidR="00423A2D" w:rsidRPr="00C80EEC" w:rsidDel="008E3728" w:rsidRDefault="00115B6E" w:rsidP="008E3728">
      <w:pPr>
        <w:rPr>
          <w:del w:id="990" w:author="Brian Pratt" w:date="2023-08-09T14:44:00Z"/>
          <w:rFonts w:eastAsia="MS Mincho"/>
        </w:rPr>
      </w:pPr>
      <w:del w:id="991" w:author="Brian Pratt" w:date="2023-08-09T14:44:00Z">
        <w:r w:rsidRPr="00C80EEC" w:rsidDel="008E3728">
          <w:rPr>
            <w:rFonts w:eastAsia="MS Mincho"/>
          </w:rPr>
          <w:delText xml:space="preserve">[ </w:delText>
        </w:r>
        <w:r w:rsidRPr="00C80EEC" w:rsidDel="008E3728">
          <w:rPr>
            <w:rFonts w:eastAsia="MS Mincho"/>
            <w:b/>
          </w:rPr>
          <w:delText>アナライト濃度</w:delText>
        </w:r>
        <w:r w:rsidRPr="00C80EEC" w:rsidDel="008E3728">
          <w:rPr>
            <w:rFonts w:eastAsia="MS Mincho"/>
          </w:rPr>
          <w:delText xml:space="preserve"> ] </w:delText>
        </w:r>
        <w:r w:rsidRPr="00C80EEC" w:rsidDel="008E3728">
          <w:rPr>
            <w:rFonts w:eastAsia="MS Mincho"/>
          </w:rPr>
          <w:delText>を、繰り返し測定名</w:delText>
        </w:r>
        <w:r w:rsidR="00A33D8C" w:rsidDel="008E3728">
          <w:rPr>
            <w:rFonts w:eastAsia="MS Mincho" w:hint="eastAsia"/>
          </w:rPr>
          <w:delText>ごとに</w:delText>
        </w:r>
        <w:r w:rsidRPr="00C80EEC" w:rsidDel="008E3728">
          <w:rPr>
            <w:rFonts w:eastAsia="MS Mincho"/>
          </w:rPr>
          <w:delText>それぞれ</w:delText>
        </w:r>
        <w:r w:rsidRPr="00C80EEC" w:rsidDel="008E3728">
          <w:rPr>
            <w:rFonts w:eastAsia="MS Mincho"/>
            <w:b/>
          </w:rPr>
          <w:delText>1</w:delText>
        </w:r>
        <w:r w:rsidRPr="00C80EEC" w:rsidDel="008E3728">
          <w:rPr>
            <w:rFonts w:eastAsia="MS Mincho"/>
            <w:b/>
          </w:rPr>
          <w:delText>、</w:delText>
        </w:r>
        <w:r w:rsidRPr="00C80EEC" w:rsidDel="008E3728">
          <w:rPr>
            <w:rFonts w:eastAsia="MS Mincho"/>
            <w:b/>
          </w:rPr>
          <w:delText>1</w:delText>
        </w:r>
        <w:r w:rsidRPr="00C80EEC" w:rsidDel="008E3728">
          <w:rPr>
            <w:rFonts w:eastAsia="MS Mincho"/>
            <w:b/>
          </w:rPr>
          <w:delText>、</w:delText>
        </w:r>
        <w:r w:rsidRPr="00C80EEC" w:rsidDel="008E3728">
          <w:rPr>
            <w:rFonts w:eastAsia="MS Mincho"/>
            <w:b/>
          </w:rPr>
          <w:delText>2</w:delText>
        </w:r>
        <w:r w:rsidRPr="00C80EEC" w:rsidDel="008E3728">
          <w:rPr>
            <w:rFonts w:eastAsia="MS Mincho"/>
            <w:b/>
          </w:rPr>
          <w:delText>、</w:delText>
        </w:r>
        <w:r w:rsidRPr="00C80EEC" w:rsidDel="008E3728">
          <w:rPr>
            <w:rFonts w:eastAsia="MS Mincho"/>
            <w:b/>
          </w:rPr>
          <w:delText>0.5</w:delText>
        </w:r>
        <w:r w:rsidRPr="00C80EEC" w:rsidDel="008E3728">
          <w:rPr>
            <w:rFonts w:eastAsia="MS Mincho"/>
          </w:rPr>
          <w:delText>に設定します。</w:delText>
        </w:r>
      </w:del>
    </w:p>
    <w:p w14:paraId="01E06578" w14:textId="105C750C" w:rsidR="00043C96" w:rsidRPr="00C80EEC" w:rsidDel="008E3728" w:rsidRDefault="00043C96" w:rsidP="008E3728">
      <w:pPr>
        <w:rPr>
          <w:del w:id="992" w:author="Brian Pratt" w:date="2023-08-09T14:44:00Z"/>
          <w:rFonts w:eastAsia="MS Mincho"/>
        </w:rPr>
      </w:pPr>
      <w:del w:id="993" w:author="Brian Pratt" w:date="2023-08-09T14:44:00Z">
        <w:r w:rsidRPr="00C80EEC" w:rsidDel="008E3728">
          <w:rPr>
            <w:rFonts w:eastAsia="MS Mincho"/>
          </w:rPr>
          <w:delText>完了すると、</w:delText>
        </w:r>
        <w:r w:rsidRPr="00C80EEC" w:rsidDel="008E3728">
          <w:rPr>
            <w:rFonts w:eastAsia="MS Mincho"/>
          </w:rPr>
          <w:delText xml:space="preserve">[ </w:delText>
        </w:r>
        <w:r w:rsidRPr="00C80EEC" w:rsidDel="008E3728">
          <w:rPr>
            <w:rFonts w:eastAsia="MS Mincho"/>
            <w:b/>
          </w:rPr>
          <w:delText>ドキュメントグリッド</w:delText>
        </w:r>
        <w:r w:rsidRPr="00C80EEC" w:rsidDel="008E3728">
          <w:rPr>
            <w:rFonts w:eastAsia="MS Mincho"/>
          </w:rPr>
          <w:delText xml:space="preserve"> ] </w:delText>
        </w:r>
        <w:r w:rsidRPr="00C80EEC" w:rsidDel="008E3728">
          <w:rPr>
            <w:rFonts w:eastAsia="MS Mincho"/>
          </w:rPr>
          <w:delText>は以下のようになります。</w:delText>
        </w:r>
      </w:del>
    </w:p>
    <w:p w14:paraId="18A1501D" w14:textId="7C945FCA" w:rsidR="00115B6E" w:rsidRPr="00C80EEC" w:rsidDel="008E3728" w:rsidRDefault="003A7805" w:rsidP="008E3728">
      <w:pPr>
        <w:rPr>
          <w:del w:id="994" w:author="Brian Pratt" w:date="2023-08-09T14:44:00Z"/>
          <w:rFonts w:eastAsia="MS Mincho"/>
        </w:rPr>
      </w:pPr>
      <w:del w:id="995" w:author="Brian Pratt" w:date="2023-08-09T14:44:00Z">
        <w:r w:rsidRPr="00C80EEC" w:rsidDel="008E3728">
          <w:rPr>
            <w:rFonts w:eastAsia="MS Mincho"/>
            <w:noProof/>
            <w:lang w:eastAsia="en-US"/>
          </w:rPr>
          <w:drawing>
            <wp:inline distT="0" distB="0" distL="0" distR="0" wp14:anchorId="646DA9EB" wp14:editId="5E1C8D83">
              <wp:extent cx="3371850" cy="2114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3371850" cy="2114550"/>
                      </a:xfrm>
                      <a:prstGeom prst="rect">
                        <a:avLst/>
                      </a:prstGeom>
                    </pic:spPr>
                  </pic:pic>
                </a:graphicData>
              </a:graphic>
            </wp:inline>
          </w:drawing>
        </w:r>
      </w:del>
    </w:p>
    <w:p w14:paraId="7F8B1FC2" w14:textId="4D78859C" w:rsidR="00303816" w:rsidRPr="00C80EEC" w:rsidDel="008E3728" w:rsidRDefault="00A33D8C" w:rsidP="008E3728">
      <w:pPr>
        <w:rPr>
          <w:del w:id="996" w:author="Brian Pratt" w:date="2023-08-09T14:44:00Z"/>
          <w:rFonts w:eastAsia="MS Mincho"/>
        </w:rPr>
      </w:pPr>
      <w:del w:id="997" w:author="Brian Pratt" w:date="2023-08-09T14:44:00Z">
        <w:r w:rsidDel="008E3728">
          <w:rPr>
            <w:rFonts w:eastAsia="MS Mincho" w:hint="eastAsia"/>
          </w:rPr>
          <w:delText>検量線の線形性</w:delText>
        </w:r>
        <w:r w:rsidR="00043C96" w:rsidRPr="00C80EEC" w:rsidDel="008E3728">
          <w:rPr>
            <w:rFonts w:eastAsia="MS Mincho"/>
          </w:rPr>
          <w:delText>を調べる前に定量化設定を指定する必要があります。</w:delText>
        </w:r>
      </w:del>
    </w:p>
    <w:p w14:paraId="174E414D" w14:textId="1B031EBD" w:rsidR="00303816" w:rsidRPr="00C80EEC" w:rsidDel="008E3728" w:rsidRDefault="00303816" w:rsidP="008E3728">
      <w:pPr>
        <w:rPr>
          <w:del w:id="998" w:author="Brian Pratt" w:date="2023-08-09T14:44:00Z"/>
          <w:rFonts w:eastAsia="MS Mincho"/>
        </w:rPr>
      </w:pPr>
      <w:del w:id="999" w:author="Brian Pratt" w:date="2023-08-09T14:44:00Z">
        <w:r w:rsidRPr="00C80EEC" w:rsidDel="008E3728">
          <w:rPr>
            <w:rFonts w:eastAsia="MS Mincho"/>
          </w:rPr>
          <w:delText xml:space="preserve">[ </w:delText>
        </w:r>
        <w:r w:rsidRPr="00C80EEC" w:rsidDel="008E3728">
          <w:rPr>
            <w:rFonts w:eastAsia="MS Mincho"/>
            <w:b/>
          </w:rPr>
          <w:delText>設定</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 </w:delText>
        </w:r>
        <w:r w:rsidRPr="00C80EEC" w:rsidDel="008E3728">
          <w:rPr>
            <w:rFonts w:eastAsia="MS Mincho"/>
            <w:b/>
          </w:rPr>
          <w:delText>ペプチド設定</w:delText>
        </w:r>
        <w:r w:rsidRPr="00C80EEC" w:rsidDel="008E3728">
          <w:rPr>
            <w:rFonts w:eastAsia="MS Mincho"/>
          </w:rPr>
          <w:delText xml:space="preserve"> ] </w:delText>
        </w:r>
        <w:r w:rsidRPr="00C80EEC" w:rsidDel="008E3728">
          <w:rPr>
            <w:rFonts w:eastAsia="MS Mincho"/>
          </w:rPr>
          <w:delText>をクリックします。</w:delText>
        </w:r>
      </w:del>
    </w:p>
    <w:p w14:paraId="302BE923" w14:textId="0625820D" w:rsidR="00303816" w:rsidRPr="00C80EEC" w:rsidDel="008E3728" w:rsidRDefault="00690189" w:rsidP="008E3728">
      <w:pPr>
        <w:rPr>
          <w:del w:id="1000" w:author="Brian Pratt" w:date="2023-08-09T14:44:00Z"/>
          <w:rFonts w:eastAsia="MS Mincho"/>
        </w:rPr>
      </w:pPr>
      <w:del w:id="1001" w:author="Brian Pratt" w:date="2023-08-09T14:44:00Z">
        <w:r w:rsidRPr="00C80EEC" w:rsidDel="008E3728">
          <w:rPr>
            <w:rFonts w:eastAsia="MS Mincho"/>
          </w:rPr>
          <w:delText xml:space="preserve">[ </w:delText>
        </w:r>
        <w:r w:rsidRPr="00C80EEC" w:rsidDel="008E3728">
          <w:rPr>
            <w:rFonts w:eastAsia="MS Mincho"/>
            <w:b/>
          </w:rPr>
          <w:delText>定量化</w:delText>
        </w:r>
        <w:r w:rsidRPr="00C80EEC" w:rsidDel="008E3728">
          <w:rPr>
            <w:rFonts w:eastAsia="MS Mincho"/>
          </w:rPr>
          <w:delText xml:space="preserve"> ] </w:delText>
        </w:r>
        <w:r w:rsidRPr="00C80EEC" w:rsidDel="008E3728">
          <w:rPr>
            <w:rFonts w:eastAsia="MS Mincho"/>
          </w:rPr>
          <w:delText>タブをクリックします。</w:delText>
        </w:r>
      </w:del>
    </w:p>
    <w:p w14:paraId="1F9BA61B" w14:textId="081EF188" w:rsidR="00690189" w:rsidRPr="00C80EEC" w:rsidDel="008E3728" w:rsidRDefault="00690189" w:rsidP="008E3728">
      <w:pPr>
        <w:rPr>
          <w:del w:id="1002" w:author="Brian Pratt" w:date="2023-08-09T14:44:00Z"/>
          <w:rFonts w:eastAsia="MS Mincho"/>
        </w:rPr>
      </w:pPr>
      <w:del w:id="1003" w:author="Brian Pratt" w:date="2023-08-09T14:44:00Z">
        <w:r w:rsidRPr="00C80EEC" w:rsidDel="008E3728">
          <w:rPr>
            <w:rFonts w:eastAsia="MS Mincho"/>
          </w:rPr>
          <w:delText xml:space="preserve">[ </w:delText>
        </w:r>
        <w:r w:rsidRPr="00C80EEC" w:rsidDel="008E3728">
          <w:rPr>
            <w:rFonts w:eastAsia="MS Mincho"/>
            <w:b/>
          </w:rPr>
          <w:delText>回帰適合</w:delText>
        </w:r>
        <w:r w:rsidRPr="00C80EEC" w:rsidDel="008E3728">
          <w:rPr>
            <w:rFonts w:eastAsia="MS Mincho"/>
          </w:rPr>
          <w:delText xml:space="preserve"> ] </w:delText>
        </w:r>
        <w:r w:rsidRPr="00C80EEC" w:rsidDel="008E3728">
          <w:rPr>
            <w:rFonts w:eastAsia="MS Mincho"/>
          </w:rPr>
          <w:delText>ドロップダウンリストで「線形」を選択します。</w:delText>
        </w:r>
      </w:del>
    </w:p>
    <w:p w14:paraId="31400ABD" w14:textId="1121A993" w:rsidR="00690189" w:rsidRPr="00C80EEC" w:rsidDel="008E3728" w:rsidRDefault="00690189" w:rsidP="008E3728">
      <w:pPr>
        <w:rPr>
          <w:del w:id="1004" w:author="Brian Pratt" w:date="2023-08-09T14:44:00Z"/>
          <w:rFonts w:eastAsia="MS Mincho"/>
        </w:rPr>
      </w:pPr>
      <w:del w:id="1005" w:author="Brian Pratt" w:date="2023-08-09T14:44:00Z">
        <w:r w:rsidRPr="00C80EEC" w:rsidDel="008E3728">
          <w:rPr>
            <w:rFonts w:eastAsia="MS Mincho"/>
          </w:rPr>
          <w:delText xml:space="preserve">[ </w:delText>
        </w:r>
        <w:r w:rsidRPr="00C80EEC" w:rsidDel="008E3728">
          <w:rPr>
            <w:rFonts w:eastAsia="MS Mincho"/>
            <w:b/>
          </w:rPr>
          <w:delText>正規化メソッド</w:delText>
        </w:r>
        <w:r w:rsidRPr="00C80EEC" w:rsidDel="008E3728">
          <w:rPr>
            <w:rFonts w:eastAsia="MS Mincho"/>
          </w:rPr>
          <w:delText xml:space="preserve"> ] </w:delText>
        </w:r>
        <w:r w:rsidRPr="00C80EEC" w:rsidDel="008E3728">
          <w:rPr>
            <w:rFonts w:eastAsia="MS Mincho"/>
          </w:rPr>
          <w:delText>ドロップダウンリストで、「</w:delText>
        </w:r>
        <w:r w:rsidRPr="00C80EEC" w:rsidDel="008E3728">
          <w:rPr>
            <w:rFonts w:eastAsia="MS Mincho"/>
          </w:rPr>
          <w:delText>Heavy</w:delText>
        </w:r>
        <w:r w:rsidRPr="00C80EEC" w:rsidDel="008E3728">
          <w:rPr>
            <w:rFonts w:eastAsia="MS Mincho"/>
          </w:rPr>
          <w:delText>に対する比率」を選択します。</w:delText>
        </w:r>
      </w:del>
    </w:p>
    <w:p w14:paraId="00E8BF98" w14:textId="77F327A0" w:rsidR="00690189" w:rsidRPr="00C80EEC" w:rsidDel="008E3728" w:rsidRDefault="00690189" w:rsidP="008E3728">
      <w:pPr>
        <w:rPr>
          <w:del w:id="1006" w:author="Brian Pratt" w:date="2023-08-09T14:44:00Z"/>
          <w:rFonts w:eastAsia="MS Mincho"/>
        </w:rPr>
      </w:pPr>
      <w:del w:id="1007" w:author="Brian Pratt" w:date="2023-08-09T14:44:00Z">
        <w:r w:rsidRPr="00C80EEC" w:rsidDel="008E3728">
          <w:rPr>
            <w:rFonts w:eastAsia="MS Mincho"/>
          </w:rPr>
          <w:delText xml:space="preserve">[ </w:delText>
        </w:r>
        <w:r w:rsidRPr="00C80EEC" w:rsidDel="008E3728">
          <w:rPr>
            <w:rFonts w:eastAsia="MS Mincho"/>
            <w:b/>
          </w:rPr>
          <w:delText>単位</w:delText>
        </w:r>
        <w:r w:rsidRPr="00C80EEC" w:rsidDel="008E3728">
          <w:rPr>
            <w:rFonts w:eastAsia="MS Mincho"/>
          </w:rPr>
          <w:delText xml:space="preserve"> ] </w:delText>
        </w:r>
        <w:r w:rsidRPr="00C80EEC" w:rsidDel="008E3728">
          <w:rPr>
            <w:rFonts w:eastAsia="MS Mincho"/>
          </w:rPr>
          <w:delText>フィールドで、「</w:delText>
        </w:r>
        <w:r w:rsidRPr="00C80EEC" w:rsidDel="008E3728">
          <w:rPr>
            <w:rFonts w:eastAsia="MS Mincho"/>
          </w:rPr>
          <w:delText>ratio to heavy</w:delText>
        </w:r>
        <w:r w:rsidRPr="00C80EEC" w:rsidDel="008E3728">
          <w:rPr>
            <w:rFonts w:eastAsia="MS Mincho"/>
          </w:rPr>
          <w:delText>」と入力します。</w:delText>
        </w:r>
      </w:del>
    </w:p>
    <w:p w14:paraId="7C0ACFE8" w14:textId="6882B85A" w:rsidR="00690189" w:rsidRPr="00C80EEC" w:rsidDel="008E3728" w:rsidRDefault="00690189" w:rsidP="008E3728">
      <w:pPr>
        <w:rPr>
          <w:del w:id="1008" w:author="Brian Pratt" w:date="2023-08-09T14:44:00Z"/>
          <w:rFonts w:eastAsia="MS Mincho"/>
        </w:rPr>
      </w:pPr>
      <w:del w:id="1009" w:author="Brian Pratt" w:date="2023-08-09T14:44:00Z">
        <w:r w:rsidRPr="00C80EEC" w:rsidDel="008E3728">
          <w:rPr>
            <w:rFonts w:eastAsia="MS Mincho"/>
          </w:rPr>
          <w:delText xml:space="preserve">[ </w:delText>
        </w:r>
        <w:r w:rsidRPr="00C80EEC" w:rsidDel="008E3728">
          <w:rPr>
            <w:rFonts w:eastAsia="MS Mincho"/>
            <w:b/>
          </w:rPr>
          <w:delText>分子設定</w:delText>
        </w:r>
        <w:r w:rsidRPr="00C80EEC" w:rsidDel="008E3728">
          <w:rPr>
            <w:rFonts w:eastAsia="MS Mincho"/>
          </w:rPr>
          <w:delText xml:space="preserve"> ] </w:delText>
        </w:r>
        <w:r w:rsidRPr="00C80EEC" w:rsidDel="008E3728">
          <w:rPr>
            <w:rFonts w:eastAsia="MS Mincho"/>
          </w:rPr>
          <w:delText>フォームは以下のようになります。</w:delText>
        </w:r>
      </w:del>
    </w:p>
    <w:p w14:paraId="45D6DF22" w14:textId="35B486A6" w:rsidR="00303816" w:rsidRPr="00C80EEC" w:rsidDel="008E3728" w:rsidRDefault="003A7805" w:rsidP="008E3728">
      <w:pPr>
        <w:rPr>
          <w:del w:id="1010" w:author="Brian Pratt" w:date="2023-08-09T14:44:00Z"/>
          <w:rFonts w:eastAsia="MS Mincho"/>
        </w:rPr>
      </w:pPr>
      <w:del w:id="1011" w:author="Brian Pratt" w:date="2023-08-09T14:44:00Z">
        <w:r w:rsidRPr="00C80EEC" w:rsidDel="008E3728">
          <w:rPr>
            <w:rFonts w:eastAsia="MS Mincho"/>
            <w:noProof/>
            <w:lang w:eastAsia="en-US"/>
          </w:rPr>
          <w:drawing>
            <wp:inline distT="0" distB="0" distL="0" distR="0" wp14:anchorId="086DBF13" wp14:editId="7547DF44">
              <wp:extent cx="3781425" cy="51911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3781425" cy="5191125"/>
                      </a:xfrm>
                      <a:prstGeom prst="rect">
                        <a:avLst/>
                      </a:prstGeom>
                    </pic:spPr>
                  </pic:pic>
                </a:graphicData>
              </a:graphic>
            </wp:inline>
          </w:drawing>
        </w:r>
      </w:del>
    </w:p>
    <w:p w14:paraId="5F3AF749" w14:textId="012A7CBE" w:rsidR="00895378" w:rsidRPr="00C80EEC" w:rsidDel="008E3728" w:rsidRDefault="00895378" w:rsidP="008E3728">
      <w:pPr>
        <w:rPr>
          <w:del w:id="1012" w:author="Brian Pratt" w:date="2023-08-09T14:44:00Z"/>
          <w:rFonts w:eastAsia="MS Mincho"/>
        </w:rPr>
      </w:pPr>
      <w:del w:id="1013"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742DA6D9" w14:textId="5E767B59" w:rsidR="00303816" w:rsidRPr="00C80EEC" w:rsidDel="008E3728" w:rsidRDefault="00895378" w:rsidP="008E3728">
      <w:pPr>
        <w:rPr>
          <w:del w:id="1014" w:author="Brian Pratt" w:date="2023-08-09T14:44:00Z"/>
          <w:rFonts w:eastAsia="MS Mincho"/>
        </w:rPr>
      </w:pPr>
      <w:del w:id="1015" w:author="Brian Pratt" w:date="2023-08-09T14:44:00Z">
        <w:r w:rsidRPr="00C80EEC" w:rsidDel="008E3728">
          <w:rPr>
            <w:rFonts w:eastAsia="MS Mincho"/>
          </w:rPr>
          <w:delText>校正曲線グラフを調べるには、以下の操作を行います。</w:delText>
        </w:r>
      </w:del>
    </w:p>
    <w:p w14:paraId="1666D24A" w14:textId="4DC7927C" w:rsidR="00303816" w:rsidRPr="00C80EEC" w:rsidDel="008E3728" w:rsidRDefault="00303816" w:rsidP="008E3728">
      <w:pPr>
        <w:rPr>
          <w:del w:id="1016" w:author="Brian Pratt" w:date="2023-08-09T14:44:00Z"/>
          <w:rFonts w:eastAsia="MS Mincho"/>
        </w:rPr>
      </w:pPr>
      <w:del w:id="1017" w:author="Brian Pratt" w:date="2023-08-09T14:44:00Z">
        <w:r w:rsidRPr="00C80EEC" w:rsidDel="008E3728">
          <w:rPr>
            <w:rFonts w:eastAsia="MS Mincho"/>
          </w:rPr>
          <w:delText xml:space="preserve">[ </w:delText>
        </w:r>
        <w:r w:rsidRPr="00C80EEC" w:rsidDel="008E3728">
          <w:rPr>
            <w:rFonts w:eastAsia="MS Mincho"/>
            <w:b/>
          </w:rPr>
          <w:delText>ドキュメントグリッド</w:delText>
        </w:r>
        <w:r w:rsidRPr="00C80EEC" w:rsidDel="008E3728">
          <w:rPr>
            <w:rFonts w:eastAsia="MS Mincho"/>
          </w:rPr>
          <w:delText xml:space="preserve"> ] </w:delText>
        </w:r>
        <w:r w:rsidRPr="00C80EEC" w:rsidDel="008E3728">
          <w:rPr>
            <w:rFonts w:eastAsia="MS Mincho"/>
          </w:rPr>
          <w:delText>ビューを閉じます。</w:delText>
        </w:r>
      </w:del>
    </w:p>
    <w:p w14:paraId="019E1350" w14:textId="50520BE2" w:rsidR="00895378" w:rsidRPr="00C80EEC" w:rsidDel="008E3728" w:rsidRDefault="00895378" w:rsidP="008E3728">
      <w:pPr>
        <w:rPr>
          <w:del w:id="1018" w:author="Brian Pratt" w:date="2023-08-09T14:44:00Z"/>
          <w:rFonts w:eastAsia="MS Mincho"/>
        </w:rPr>
      </w:pPr>
      <w:del w:id="1019" w:author="Brian Pratt" w:date="2023-08-09T14:44:00Z">
        <w:r w:rsidRPr="00C80EEC" w:rsidDel="008E3728">
          <w:rPr>
            <w:rFonts w:eastAsia="MS Mincho"/>
          </w:rPr>
          <w:delText xml:space="preserve">[ </w:delText>
        </w:r>
        <w:r w:rsidR="00303816" w:rsidRPr="00C80EEC" w:rsidDel="008E3728">
          <w:rPr>
            <w:rFonts w:eastAsia="MS Mincho"/>
            <w:b/>
          </w:rPr>
          <w:delText>ビュー</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w:delText>
        </w:r>
        <w:r w:rsidR="00303816" w:rsidRPr="00C80EEC" w:rsidDel="008E3728">
          <w:rPr>
            <w:rFonts w:eastAsia="MS Mincho"/>
            <w:b/>
          </w:rPr>
          <w:delText>校正曲線</w:delText>
        </w:r>
        <w:r w:rsidRPr="00C80EEC" w:rsidDel="008E3728">
          <w:rPr>
            <w:rFonts w:eastAsia="MS Mincho"/>
          </w:rPr>
          <w:delText xml:space="preserve"> ] </w:delText>
        </w:r>
        <w:r w:rsidRPr="00C80EEC" w:rsidDel="008E3728">
          <w:rPr>
            <w:rFonts w:eastAsia="MS Mincho"/>
          </w:rPr>
          <w:delText>をクリックします。</w:delText>
        </w:r>
      </w:del>
    </w:p>
    <w:p w14:paraId="2857A0E8" w14:textId="42F9A06B" w:rsidR="00895378" w:rsidRPr="00C80EEC" w:rsidDel="008E3728" w:rsidRDefault="00303816" w:rsidP="008E3728">
      <w:pPr>
        <w:rPr>
          <w:del w:id="1020" w:author="Brian Pratt" w:date="2023-08-09T14:44:00Z"/>
          <w:rFonts w:eastAsia="MS Mincho"/>
        </w:rPr>
      </w:pPr>
      <w:del w:id="1021" w:author="Brian Pratt" w:date="2023-08-09T14:44:00Z">
        <w:r w:rsidRPr="00C80EEC" w:rsidDel="008E3728">
          <w:rPr>
            <w:rFonts w:eastAsia="MS Mincho"/>
          </w:rPr>
          <w:delText>以下のようなグラフが表示されます。</w:delText>
        </w:r>
      </w:del>
    </w:p>
    <w:p w14:paraId="44C4AAA4" w14:textId="015BFA42" w:rsidR="00303816" w:rsidRPr="00C80EEC" w:rsidDel="008E3728" w:rsidRDefault="003A7805" w:rsidP="008E3728">
      <w:pPr>
        <w:rPr>
          <w:del w:id="1022" w:author="Brian Pratt" w:date="2023-08-09T14:44:00Z"/>
          <w:rFonts w:eastAsia="MS Mincho"/>
        </w:rPr>
      </w:pPr>
      <w:del w:id="1023" w:author="Brian Pratt" w:date="2023-08-09T14:44:00Z">
        <w:r w:rsidRPr="00C80EEC" w:rsidDel="008E3728">
          <w:rPr>
            <w:rFonts w:eastAsia="MS Mincho"/>
            <w:noProof/>
            <w:lang w:eastAsia="en-US"/>
          </w:rPr>
          <w:drawing>
            <wp:inline distT="0" distB="0" distL="0" distR="0" wp14:anchorId="614D29B7" wp14:editId="68462E9D">
              <wp:extent cx="5229225" cy="41148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5229225" cy="4114800"/>
                      </a:xfrm>
                      <a:prstGeom prst="rect">
                        <a:avLst/>
                      </a:prstGeom>
                    </pic:spPr>
                  </pic:pic>
                </a:graphicData>
              </a:graphic>
            </wp:inline>
          </w:drawing>
        </w:r>
      </w:del>
    </w:p>
    <w:p w14:paraId="47D32A0F" w14:textId="6CD2E7E7" w:rsidR="00303816" w:rsidRPr="00C80EEC" w:rsidDel="008E3728" w:rsidRDefault="005C4010" w:rsidP="008E3728">
      <w:pPr>
        <w:rPr>
          <w:del w:id="1024" w:author="Brian Pratt" w:date="2023-08-09T14:44:00Z"/>
          <w:rFonts w:eastAsia="MS Mincho"/>
        </w:rPr>
      </w:pPr>
      <w:del w:id="1025" w:author="Brian Pratt" w:date="2023-08-09T14:44:00Z">
        <w:r w:rsidDel="008E3728">
          <w:rPr>
            <w:rFonts w:eastAsia="MS Mincho" w:hint="eastAsia"/>
          </w:rPr>
          <w:delText>R-Square</w:delText>
        </w:r>
        <w:r w:rsidDel="008E3728">
          <w:rPr>
            <w:rFonts w:eastAsia="MS Mincho" w:hint="eastAsia"/>
          </w:rPr>
          <w:delText>の値から線形性は低いと評価されました。それゆえアナライトの濃度を変えて再度測定し線形性のある濃度範囲を探す必要があるということになります。</w:delText>
        </w:r>
      </w:del>
    </w:p>
    <w:p w14:paraId="0B0166C1" w14:textId="6F886FCE" w:rsidR="00964FE3" w:rsidRPr="00C80EEC" w:rsidDel="008E3728" w:rsidRDefault="005C4010" w:rsidP="008E3728">
      <w:pPr>
        <w:rPr>
          <w:del w:id="1026" w:author="Brian Pratt" w:date="2023-08-09T14:44:00Z"/>
          <w:rFonts w:eastAsia="MS Mincho"/>
        </w:rPr>
      </w:pPr>
      <w:del w:id="1027" w:author="Brian Pratt" w:date="2023-08-09T14:44:00Z">
        <w:r w:rsidDel="008E3728">
          <w:rPr>
            <w:rFonts w:eastAsia="MS Mincho" w:hint="eastAsia"/>
          </w:rPr>
          <w:delText>CE</w:delText>
        </w:r>
        <w:r w:rsidDel="008E3728">
          <w:rPr>
            <w:rFonts w:eastAsia="MS Mincho" w:hint="eastAsia"/>
          </w:rPr>
          <w:delText>（</w:delText>
        </w:r>
        <w:r w:rsidR="00964FE3" w:rsidRPr="00C80EEC" w:rsidDel="008E3728">
          <w:rPr>
            <w:rFonts w:eastAsia="MS Mincho"/>
          </w:rPr>
          <w:delText>衝突エネルギー</w:delText>
        </w:r>
        <w:r w:rsidDel="008E3728">
          <w:rPr>
            <w:rFonts w:eastAsia="MS Mincho" w:hint="eastAsia"/>
          </w:rPr>
          <w:delText>）の</w:delText>
        </w:r>
        <w:r w:rsidR="00964FE3" w:rsidRPr="00C80EEC" w:rsidDel="008E3728">
          <w:rPr>
            <w:rFonts w:eastAsia="MS Mincho"/>
          </w:rPr>
          <w:delText>最適化</w:delText>
        </w:r>
      </w:del>
    </w:p>
    <w:p w14:paraId="4FCFC3C4" w14:textId="6FDF3813" w:rsidR="00964FE3" w:rsidRPr="00C80EEC" w:rsidDel="008E3728" w:rsidRDefault="00334C31" w:rsidP="008E3728">
      <w:pPr>
        <w:rPr>
          <w:del w:id="1028" w:author="Brian Pratt" w:date="2023-08-09T14:44:00Z"/>
          <w:rFonts w:eastAsia="MS Mincho"/>
        </w:rPr>
      </w:pPr>
      <w:del w:id="1029" w:author="Brian Pratt" w:date="2023-08-09T14:44:00Z">
        <w:r w:rsidDel="008E3728">
          <w:rPr>
            <w:rFonts w:eastAsia="MS Mincho" w:hint="eastAsia"/>
          </w:rPr>
          <w:delText>感度良く</w:delText>
        </w:r>
        <w:r w:rsidR="00270D75" w:rsidRPr="00C80EEC" w:rsidDel="008E3728">
          <w:rPr>
            <w:rFonts w:eastAsia="MS Mincho"/>
          </w:rPr>
          <w:delText>アナライト</w:delText>
        </w:r>
        <w:r w:rsidDel="008E3728">
          <w:rPr>
            <w:rFonts w:eastAsia="MS Mincho" w:hint="eastAsia"/>
          </w:rPr>
          <w:delText>測定</w:delText>
        </w:r>
        <w:r w:rsidR="00270D75" w:rsidRPr="00C80EEC" w:rsidDel="008E3728">
          <w:rPr>
            <w:rFonts w:eastAsia="MS Mincho"/>
          </w:rPr>
          <w:delText>が</w:delText>
        </w:r>
        <w:r w:rsidDel="008E3728">
          <w:rPr>
            <w:rFonts w:eastAsia="MS Mincho" w:hint="eastAsia"/>
          </w:rPr>
          <w:delText>でき</w:delText>
        </w:r>
        <w:r w:rsidR="00270D75" w:rsidRPr="00C80EEC" w:rsidDel="008E3728">
          <w:rPr>
            <w:rFonts w:eastAsia="MS Mincho"/>
          </w:rPr>
          <w:delText>るよう、各トランジションの</w:delText>
        </w:r>
        <w:r w:rsidR="00501CC7" w:rsidDel="008E3728">
          <w:rPr>
            <w:rFonts w:eastAsia="MS Mincho" w:hint="eastAsia"/>
          </w:rPr>
          <w:delText>CE</w:delText>
        </w:r>
        <w:r w:rsidR="00501CC7" w:rsidDel="008E3728">
          <w:rPr>
            <w:rFonts w:eastAsia="MS Mincho" w:hint="eastAsia"/>
          </w:rPr>
          <w:delText>（</w:delText>
        </w:r>
        <w:r w:rsidR="00270D75" w:rsidRPr="00C80EEC" w:rsidDel="008E3728">
          <w:rPr>
            <w:rFonts w:eastAsia="MS Mincho"/>
          </w:rPr>
          <w:delText>衝突エネルギー</w:delText>
        </w:r>
        <w:r w:rsidR="00501CC7" w:rsidDel="008E3728">
          <w:rPr>
            <w:rFonts w:eastAsia="MS Mincho" w:hint="eastAsia"/>
          </w:rPr>
          <w:delText>）</w:delText>
        </w:r>
        <w:r w:rsidR="00270D75" w:rsidRPr="00C80EEC" w:rsidDel="008E3728">
          <w:rPr>
            <w:rFonts w:eastAsia="MS Mincho"/>
          </w:rPr>
          <w:delText>を</w:delText>
        </w:r>
        <w:r w:rsidR="00501CC7" w:rsidDel="008E3728">
          <w:rPr>
            <w:rFonts w:eastAsia="MS Mincho" w:hint="eastAsia"/>
          </w:rPr>
          <w:delText>最適化します</w:delText>
        </w:r>
        <w:r w:rsidR="00270D75" w:rsidRPr="00C80EEC" w:rsidDel="008E3728">
          <w:rPr>
            <w:rFonts w:eastAsia="MS Mincho"/>
          </w:rPr>
          <w:delText>。衝突エネルギー値は</w:delText>
        </w:r>
        <w:r w:rsidR="004F70C9" w:rsidDel="008E3728">
          <w:rPr>
            <w:rFonts w:eastAsia="MS Mincho" w:hint="eastAsia"/>
          </w:rPr>
          <w:delText>Waters</w:delText>
        </w:r>
        <w:r w:rsidR="004F70C9" w:rsidDel="008E3728">
          <w:rPr>
            <w:rFonts w:eastAsia="MS Mincho" w:hint="eastAsia"/>
          </w:rPr>
          <w:delText>の</w:delText>
        </w:r>
        <w:r w:rsidR="004F70C9" w:rsidRPr="00C80EEC" w:rsidDel="008E3728">
          <w:rPr>
            <w:rFonts w:eastAsia="MS Mincho"/>
          </w:rPr>
          <w:delText>Xevo TQ-S</w:delText>
        </w:r>
        <w:r w:rsidR="004F70C9" w:rsidDel="008E3728">
          <w:rPr>
            <w:rFonts w:eastAsia="MS Mincho" w:hint="eastAsia"/>
          </w:rPr>
          <w:delText>ではなく</w:delText>
        </w:r>
        <w:r w:rsidR="00270D75" w:rsidRPr="00C80EEC" w:rsidDel="008E3728">
          <w:rPr>
            <w:rFonts w:eastAsia="MS Mincho"/>
          </w:rPr>
          <w:delText>Agilent 6495</w:delText>
        </w:r>
        <w:r w:rsidR="00270D75" w:rsidRPr="00C80EEC" w:rsidDel="008E3728">
          <w:rPr>
            <w:rFonts w:eastAsia="MS Mincho"/>
          </w:rPr>
          <w:delText>で実施された</w:delText>
        </w:r>
        <w:r w:rsidR="00501CC7" w:rsidDel="008E3728">
          <w:rPr>
            <w:rFonts w:eastAsia="MS Mincho" w:hint="eastAsia"/>
          </w:rPr>
          <w:delText>文献</w:delText>
        </w:r>
        <w:r w:rsidR="00270D75" w:rsidRPr="00C80EEC" w:rsidDel="008E3728">
          <w:rPr>
            <w:rFonts w:eastAsia="MS Mincho"/>
          </w:rPr>
          <w:delText>のもので</w:delText>
        </w:r>
        <w:r w:rsidR="00176B13" w:rsidDel="008E3728">
          <w:rPr>
            <w:rFonts w:eastAsia="MS Mincho" w:hint="eastAsia"/>
          </w:rPr>
          <w:delText>、</w:delText>
        </w:r>
        <w:r w:rsidDel="008E3728">
          <w:rPr>
            <w:rFonts w:eastAsia="MS Mincho" w:hint="eastAsia"/>
          </w:rPr>
          <w:delText>装置ごとの最適化プロセスが必要なことがあります</w:delText>
        </w:r>
        <w:r w:rsidR="00270D75" w:rsidRPr="00C80EEC" w:rsidDel="008E3728">
          <w:rPr>
            <w:rFonts w:eastAsia="MS Mincho"/>
          </w:rPr>
          <w:delText>。</w:delText>
        </w:r>
        <w:r w:rsidR="00270D75" w:rsidRPr="00C80EEC" w:rsidDel="008E3728">
          <w:rPr>
            <w:rFonts w:eastAsia="MS Mincho"/>
          </w:rPr>
          <w:delText>Skyline</w:delText>
        </w:r>
        <w:r w:rsidR="00270D75" w:rsidRPr="00C80EEC" w:rsidDel="008E3728">
          <w:rPr>
            <w:rFonts w:eastAsia="MS Mincho"/>
          </w:rPr>
          <w:delText>は</w:delText>
        </w:r>
        <w:r w:rsidR="00A2152A" w:rsidRPr="00C80EEC" w:rsidDel="008E3728">
          <w:rPr>
            <w:rFonts w:eastAsia="MS Mincho"/>
          </w:rPr>
          <w:delText>スケジュール化されたトランジションリストを</w:delText>
        </w:r>
        <w:r w:rsidR="00A2152A" w:rsidDel="008E3728">
          <w:rPr>
            <w:rFonts w:eastAsia="MS Mincho" w:hint="eastAsia"/>
          </w:rPr>
          <w:delText>作成できますが、この時の</w:delText>
        </w:r>
        <w:r w:rsidR="00A2152A" w:rsidDel="008E3728">
          <w:rPr>
            <w:rFonts w:eastAsia="MS Mincho" w:hint="eastAsia"/>
          </w:rPr>
          <w:delText>CE</w:delText>
        </w:r>
        <w:r w:rsidR="00A2152A" w:rsidDel="008E3728">
          <w:rPr>
            <w:rFonts w:eastAsia="MS Mincho" w:hint="eastAsia"/>
          </w:rPr>
          <w:delText>値は</w:delText>
        </w:r>
        <w:r w:rsidR="00270D75" w:rsidRPr="00C80EEC" w:rsidDel="008E3728">
          <w:rPr>
            <w:rFonts w:eastAsia="MS Mincho"/>
          </w:rPr>
          <w:delText>元のトランジションリスト</w:delText>
        </w:r>
        <w:r w:rsidDel="008E3728">
          <w:rPr>
            <w:rFonts w:eastAsia="MS Mincho" w:hint="eastAsia"/>
          </w:rPr>
          <w:delText>の値を</w:delText>
        </w:r>
        <w:r w:rsidR="00270D75" w:rsidRPr="00C80EEC" w:rsidDel="008E3728">
          <w:rPr>
            <w:rFonts w:eastAsia="MS Mincho"/>
          </w:rPr>
          <w:delText>中心に</w:delText>
        </w:r>
        <w:r w:rsidDel="008E3728">
          <w:rPr>
            <w:rFonts w:eastAsia="MS Mincho" w:hint="eastAsia"/>
          </w:rPr>
          <w:delText>複数の異なる</w:delText>
        </w:r>
        <w:r w:rsidR="00270D75" w:rsidRPr="00C80EEC" w:rsidDel="008E3728">
          <w:rPr>
            <w:rFonts w:eastAsia="MS Mincho"/>
          </w:rPr>
          <w:delText>衝突エネルギー</w:delText>
        </w:r>
        <w:r w:rsidR="00A2152A" w:rsidDel="008E3728">
          <w:rPr>
            <w:rFonts w:eastAsia="MS Mincho" w:hint="eastAsia"/>
          </w:rPr>
          <w:delText>を自動</w:delText>
        </w:r>
        <w:r w:rsidDel="008E3728">
          <w:rPr>
            <w:rFonts w:eastAsia="MS Mincho" w:hint="eastAsia"/>
          </w:rPr>
          <w:delText>作成</w:delText>
        </w:r>
        <w:r w:rsidR="00270D75" w:rsidRPr="00C80EEC" w:rsidDel="008E3728">
          <w:rPr>
            <w:rFonts w:eastAsia="MS Mincho"/>
          </w:rPr>
          <w:delText>できます。同</w:delText>
        </w:r>
        <w:r w:rsidR="00A2152A" w:rsidDel="008E3728">
          <w:rPr>
            <w:rFonts w:eastAsia="MS Mincho" w:hint="eastAsia"/>
          </w:rPr>
          <w:delText>じ</w:delText>
        </w:r>
        <w:r w:rsidR="00270D75" w:rsidRPr="00C80EEC" w:rsidDel="008E3728">
          <w:rPr>
            <w:rFonts w:eastAsia="MS Mincho"/>
          </w:rPr>
          <w:delText>トランジションリストを使用して、このチュートリアルで</w:delText>
        </w:r>
        <w:r w:rsidR="00A2152A" w:rsidDel="008E3728">
          <w:rPr>
            <w:rFonts w:eastAsia="MS Mincho" w:hint="eastAsia"/>
          </w:rPr>
          <w:delText>すでに</w:delText>
        </w:r>
        <w:r w:rsidR="00270D75" w:rsidRPr="00C80EEC" w:rsidDel="008E3728">
          <w:rPr>
            <w:rFonts w:eastAsia="MS Mincho"/>
          </w:rPr>
          <w:delText>見てきた他の</w:delText>
        </w:r>
        <w:r w:rsidR="00A2152A" w:rsidDel="008E3728">
          <w:rPr>
            <w:rFonts w:eastAsia="MS Mincho" w:hint="eastAsia"/>
          </w:rPr>
          <w:delText>例と同様に</w:delText>
        </w:r>
        <w:r w:rsidR="00270D75" w:rsidRPr="00C80EEC" w:rsidDel="008E3728">
          <w:rPr>
            <w:rFonts w:eastAsia="MS Mincho"/>
          </w:rPr>
          <w:delText>Waters Xevo TQ-S</w:delText>
        </w:r>
        <w:r w:rsidR="00270D75" w:rsidRPr="00C80EEC" w:rsidDel="008E3728">
          <w:rPr>
            <w:rFonts w:eastAsia="MS Mincho"/>
          </w:rPr>
          <w:delText>で</w:delText>
        </w:r>
        <w:r w:rsidR="00A2152A" w:rsidDel="008E3728">
          <w:rPr>
            <w:rFonts w:eastAsia="MS Mincho" w:hint="eastAsia"/>
          </w:rPr>
          <w:delText>測定し</w:delText>
        </w:r>
        <w:r w:rsidR="00270D75" w:rsidRPr="00C80EEC" w:rsidDel="008E3728">
          <w:rPr>
            <w:rFonts w:eastAsia="MS Mincho"/>
          </w:rPr>
          <w:delText>結果を</w:delText>
        </w:r>
        <w:r w:rsidR="00A2152A" w:rsidDel="008E3728">
          <w:rPr>
            <w:rFonts w:eastAsia="MS Mincho" w:hint="eastAsia"/>
          </w:rPr>
          <w:delText>得ます</w:delText>
        </w:r>
        <w:r w:rsidR="00270D75" w:rsidRPr="00C80EEC" w:rsidDel="008E3728">
          <w:rPr>
            <w:rFonts w:eastAsia="MS Mincho"/>
          </w:rPr>
          <w:delText>。</w:delText>
        </w:r>
        <w:r w:rsidR="00A2152A" w:rsidDel="008E3728">
          <w:rPr>
            <w:rFonts w:eastAsia="MS Mincho" w:hint="eastAsia"/>
          </w:rPr>
          <w:delText>すでに測定したメソッドから</w:delText>
        </w:r>
        <w:r w:rsidR="00270D75" w:rsidRPr="00C80EEC" w:rsidDel="008E3728">
          <w:rPr>
            <w:rFonts w:eastAsia="MS Mincho"/>
          </w:rPr>
          <w:delText>インポート</w:delText>
        </w:r>
        <w:r w:rsidR="00A2152A" w:rsidDel="008E3728">
          <w:rPr>
            <w:rFonts w:eastAsia="MS Mincho" w:hint="eastAsia"/>
          </w:rPr>
          <w:delText>を</w:delText>
        </w:r>
        <w:r w:rsidR="00270D75" w:rsidRPr="00C80EEC" w:rsidDel="008E3728">
          <w:rPr>
            <w:rFonts w:eastAsia="MS Mincho"/>
          </w:rPr>
          <w:delText>し、</w:delText>
        </w:r>
        <w:r w:rsidR="00270D75" w:rsidRPr="00C80EEC" w:rsidDel="008E3728">
          <w:rPr>
            <w:rFonts w:eastAsia="MS Mincho"/>
          </w:rPr>
          <w:delText>Skyline</w:delText>
        </w:r>
        <w:r w:rsidR="00A2152A" w:rsidDel="008E3728">
          <w:rPr>
            <w:rFonts w:eastAsia="MS Mincho" w:hint="eastAsia"/>
          </w:rPr>
          <w:delText>で</w:delText>
        </w:r>
        <w:r w:rsidR="00270D75" w:rsidRPr="00C80EEC" w:rsidDel="008E3728">
          <w:rPr>
            <w:rFonts w:eastAsia="MS Mincho"/>
          </w:rPr>
          <w:delText>Waters</w:delText>
        </w:r>
        <w:r w:rsidR="00270D75" w:rsidRPr="00C80EEC" w:rsidDel="008E3728">
          <w:rPr>
            <w:rFonts w:eastAsia="MS Mincho"/>
          </w:rPr>
          <w:delText>装置</w:delText>
        </w:r>
        <w:r w:rsidR="00A2152A" w:rsidDel="008E3728">
          <w:rPr>
            <w:rFonts w:eastAsia="MS Mincho" w:hint="eastAsia"/>
          </w:rPr>
          <w:delText>での</w:delText>
        </w:r>
        <w:r w:rsidR="00270D75" w:rsidRPr="00C80EEC" w:rsidDel="008E3728">
          <w:rPr>
            <w:rFonts w:eastAsia="MS Mincho"/>
          </w:rPr>
          <w:delText>CE</w:delText>
        </w:r>
        <w:r w:rsidR="00270D75" w:rsidRPr="00C80EEC" w:rsidDel="008E3728">
          <w:rPr>
            <w:rFonts w:eastAsia="MS Mincho"/>
          </w:rPr>
          <w:delText>値</w:delText>
        </w:r>
        <w:r w:rsidR="00A2152A" w:rsidDel="008E3728">
          <w:rPr>
            <w:rFonts w:eastAsia="MS Mincho" w:hint="eastAsia"/>
          </w:rPr>
          <w:delText>の最適化を行います</w:delText>
        </w:r>
        <w:r w:rsidR="00270D75" w:rsidRPr="00C80EEC" w:rsidDel="008E3728">
          <w:rPr>
            <w:rFonts w:eastAsia="MS Mincho"/>
          </w:rPr>
          <w:delText>。</w:delText>
        </w:r>
      </w:del>
    </w:p>
    <w:p w14:paraId="7096253F" w14:textId="3211683F" w:rsidR="00964FE3" w:rsidRPr="00C80EEC" w:rsidDel="008E3728" w:rsidRDefault="00E60D8D" w:rsidP="008E3728">
      <w:pPr>
        <w:rPr>
          <w:del w:id="1030" w:author="Brian Pratt" w:date="2023-08-09T14:44:00Z"/>
          <w:rFonts w:eastAsia="MS Mincho"/>
        </w:rPr>
      </w:pPr>
      <w:del w:id="1031" w:author="Brian Pratt" w:date="2023-08-09T14:44:00Z">
        <w:r w:rsidRPr="00C80EEC" w:rsidDel="008E3728">
          <w:rPr>
            <w:rFonts w:eastAsia="MS Mincho"/>
          </w:rPr>
          <w:delText>以下のようにして衝突エネルギー設定の確認から始めます。</w:delText>
        </w:r>
      </w:del>
    </w:p>
    <w:p w14:paraId="4B1FC312" w14:textId="70E42DE3" w:rsidR="00964FE3" w:rsidRPr="00C80EEC" w:rsidDel="008E3728" w:rsidRDefault="00EC710F" w:rsidP="008E3728">
      <w:pPr>
        <w:rPr>
          <w:del w:id="1032" w:author="Brian Pratt" w:date="2023-08-09T14:44:00Z"/>
          <w:rFonts w:eastAsia="MS Mincho"/>
        </w:rPr>
      </w:pPr>
      <w:del w:id="1033" w:author="Brian Pratt" w:date="2023-08-09T14:44:00Z">
        <w:r w:rsidRPr="00C80EEC" w:rsidDel="008E3728">
          <w:rPr>
            <w:rFonts w:eastAsia="MS Mincho"/>
          </w:rPr>
          <w:delText xml:space="preserve">[ </w:delText>
        </w:r>
        <w:r w:rsidR="00964FE3" w:rsidRPr="00C80EEC" w:rsidDel="008E3728">
          <w:rPr>
            <w:rFonts w:eastAsia="MS Mincho"/>
            <w:b/>
          </w:rPr>
          <w:delText>設定</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 </w:delText>
        </w:r>
        <w:r w:rsidR="00964FE3" w:rsidRPr="00C80EEC" w:rsidDel="008E3728">
          <w:rPr>
            <w:rFonts w:eastAsia="MS Mincho"/>
            <w:b/>
          </w:rPr>
          <w:delText>トランジション設定</w:delText>
        </w:r>
        <w:r w:rsidRPr="00C80EEC" w:rsidDel="008E3728">
          <w:rPr>
            <w:rFonts w:eastAsia="MS Mincho"/>
          </w:rPr>
          <w:delText xml:space="preserve"> ] </w:delText>
        </w:r>
        <w:r w:rsidRPr="00C80EEC" w:rsidDel="008E3728">
          <w:rPr>
            <w:rFonts w:eastAsia="MS Mincho"/>
          </w:rPr>
          <w:delText>をクリックします。</w:delText>
        </w:r>
      </w:del>
    </w:p>
    <w:p w14:paraId="1C8B53A5" w14:textId="67C3BAD7" w:rsidR="009D2A70" w:rsidRPr="00C80EEC" w:rsidDel="008E3728" w:rsidRDefault="009D2A70" w:rsidP="008E3728">
      <w:pPr>
        <w:rPr>
          <w:del w:id="1034" w:author="Brian Pratt" w:date="2023-08-09T14:44:00Z"/>
          <w:rFonts w:eastAsia="MS Mincho"/>
        </w:rPr>
      </w:pPr>
      <w:del w:id="1035" w:author="Brian Pratt" w:date="2023-08-09T14:44:00Z">
        <w:r w:rsidRPr="00C80EEC" w:rsidDel="008E3728">
          <w:rPr>
            <w:rFonts w:eastAsia="MS Mincho"/>
          </w:rPr>
          <w:delText xml:space="preserve">[ </w:delText>
        </w:r>
        <w:r w:rsidR="00964FE3" w:rsidRPr="00C80EEC" w:rsidDel="008E3728">
          <w:rPr>
            <w:rFonts w:eastAsia="MS Mincho"/>
            <w:b/>
          </w:rPr>
          <w:delText>予測</w:delText>
        </w:r>
        <w:r w:rsidRPr="00C80EEC" w:rsidDel="008E3728">
          <w:rPr>
            <w:rFonts w:eastAsia="MS Mincho"/>
          </w:rPr>
          <w:delText xml:space="preserve"> ] </w:delText>
        </w:r>
        <w:r w:rsidRPr="00C80EEC" w:rsidDel="008E3728">
          <w:rPr>
            <w:rFonts w:eastAsia="MS Mincho"/>
          </w:rPr>
          <w:delText>タブをクリックします。</w:delText>
        </w:r>
      </w:del>
    </w:p>
    <w:p w14:paraId="2814AD12" w14:textId="2FB5FDDE" w:rsidR="00964FE3" w:rsidRPr="00C80EEC" w:rsidDel="008E3728" w:rsidRDefault="009D2A70" w:rsidP="008E3728">
      <w:pPr>
        <w:rPr>
          <w:del w:id="1036" w:author="Brian Pratt" w:date="2023-08-09T14:44:00Z"/>
          <w:rFonts w:eastAsia="MS Mincho"/>
        </w:rPr>
      </w:pPr>
      <w:del w:id="1037" w:author="Brian Pratt" w:date="2023-08-09T14:44:00Z">
        <w:r w:rsidRPr="00C80EEC" w:rsidDel="008E3728">
          <w:rPr>
            <w:rFonts w:eastAsia="MS Mincho"/>
          </w:rPr>
          <w:delText xml:space="preserve">[ </w:delText>
        </w:r>
        <w:r w:rsidR="00964FE3" w:rsidRPr="00C80EEC" w:rsidDel="008E3728">
          <w:rPr>
            <w:rFonts w:eastAsia="MS Mincho"/>
            <w:b/>
          </w:rPr>
          <w:delText>衝突エネルギー</w:delText>
        </w:r>
        <w:r w:rsidRPr="00C80EEC" w:rsidDel="008E3728">
          <w:rPr>
            <w:rFonts w:eastAsia="MS Mincho"/>
          </w:rPr>
          <w:delText xml:space="preserve"> ] </w:delText>
        </w:r>
        <w:r w:rsidRPr="00C80EEC" w:rsidDel="008E3728">
          <w:rPr>
            <w:rFonts w:eastAsia="MS Mincho"/>
          </w:rPr>
          <w:delText>ドロップダウンリストは、すでに「</w:delText>
        </w:r>
        <w:r w:rsidRPr="00C80EEC" w:rsidDel="008E3728">
          <w:rPr>
            <w:rFonts w:eastAsia="MS Mincho"/>
          </w:rPr>
          <w:delText>Waters Xevo</w:delText>
        </w:r>
        <w:r w:rsidRPr="00C80EEC" w:rsidDel="008E3728">
          <w:rPr>
            <w:rFonts w:eastAsia="MS Mincho"/>
          </w:rPr>
          <w:delText>」に設定されてい</w:delText>
        </w:r>
        <w:r w:rsidR="00CA4692" w:rsidDel="008E3728">
          <w:rPr>
            <w:rFonts w:eastAsia="MS Mincho" w:hint="eastAsia"/>
          </w:rPr>
          <w:delText>ま</w:delText>
        </w:r>
        <w:r w:rsidRPr="00C80EEC" w:rsidDel="008E3728">
          <w:rPr>
            <w:rFonts w:eastAsia="MS Mincho"/>
          </w:rPr>
          <w:delText>す。</w:delText>
        </w:r>
        <w:r w:rsidRPr="00C80EEC" w:rsidDel="008E3728">
          <w:rPr>
            <w:rFonts w:eastAsia="MS Mincho"/>
          </w:rPr>
          <w:delText xml:space="preserve">[ </w:delText>
        </w:r>
        <w:r w:rsidRPr="00C80EEC" w:rsidDel="008E3728">
          <w:rPr>
            <w:rFonts w:eastAsia="MS Mincho"/>
            <w:b/>
          </w:rPr>
          <w:delText>&lt;</w:delText>
        </w:r>
        <w:r w:rsidRPr="00C80EEC" w:rsidDel="008E3728">
          <w:rPr>
            <w:rFonts w:eastAsia="MS Mincho"/>
            <w:b/>
          </w:rPr>
          <w:delText>現在の設定を編集</w:delText>
        </w:r>
        <w:r w:rsidRPr="00C80EEC" w:rsidDel="008E3728">
          <w:rPr>
            <w:rFonts w:eastAsia="MS Mincho"/>
            <w:b/>
          </w:rPr>
          <w:delText>…&gt;</w:delText>
        </w:r>
        <w:r w:rsidRPr="00C80EEC" w:rsidDel="008E3728">
          <w:rPr>
            <w:rFonts w:eastAsia="MS Mincho"/>
          </w:rPr>
          <w:delText xml:space="preserve"> ] </w:delText>
        </w:r>
        <w:r w:rsidRPr="00C80EEC" w:rsidDel="008E3728">
          <w:rPr>
            <w:rFonts w:eastAsia="MS Mincho"/>
          </w:rPr>
          <w:delText>をクリックします。</w:delText>
        </w:r>
      </w:del>
    </w:p>
    <w:p w14:paraId="3C4053FF" w14:textId="4BDBEF07" w:rsidR="002360FD" w:rsidRPr="00C80EEC" w:rsidDel="008E3728" w:rsidRDefault="002360FD" w:rsidP="008E3728">
      <w:pPr>
        <w:rPr>
          <w:del w:id="1038" w:author="Brian Pratt" w:date="2023-08-09T14:44:00Z"/>
          <w:rFonts w:eastAsia="MS Mincho"/>
        </w:rPr>
      </w:pPr>
      <w:del w:id="1039" w:author="Brian Pratt" w:date="2023-08-09T14:44:00Z">
        <w:r w:rsidRPr="00C80EEC" w:rsidDel="008E3728">
          <w:rPr>
            <w:rFonts w:eastAsia="MS Mincho"/>
          </w:rPr>
          <w:delText xml:space="preserve">[ </w:delText>
        </w:r>
        <w:r w:rsidRPr="00C80EEC" w:rsidDel="008E3728">
          <w:rPr>
            <w:rFonts w:eastAsia="MS Mincho"/>
            <w:b/>
          </w:rPr>
          <w:delText>CE</w:delText>
        </w:r>
        <w:r w:rsidRPr="00C80EEC" w:rsidDel="008E3728">
          <w:rPr>
            <w:rFonts w:eastAsia="MS Mincho"/>
            <w:b/>
          </w:rPr>
          <w:delText>計算式を編集</w:delText>
        </w:r>
        <w:r w:rsidRPr="00C80EEC" w:rsidDel="008E3728">
          <w:rPr>
            <w:rFonts w:eastAsia="MS Mincho"/>
          </w:rPr>
          <w:delText xml:space="preserve"> ] </w:delText>
        </w:r>
        <w:r w:rsidRPr="00C80EEC" w:rsidDel="008E3728">
          <w:rPr>
            <w:rFonts w:eastAsia="MS Mincho"/>
          </w:rPr>
          <w:delText>フォームが開きますので、</w:delText>
        </w:r>
        <w:r w:rsidRPr="00C80EEC" w:rsidDel="008E3728">
          <w:rPr>
            <w:rFonts w:eastAsia="MS Mincho"/>
          </w:rPr>
          <w:delText xml:space="preserve">[ </w:delText>
        </w:r>
        <w:r w:rsidR="009D2A70" w:rsidRPr="00C80EEC" w:rsidDel="008E3728">
          <w:rPr>
            <w:rFonts w:eastAsia="MS Mincho"/>
            <w:b/>
          </w:rPr>
          <w:delText>最適化</w:delText>
        </w:r>
        <w:r w:rsidRPr="00C80EEC" w:rsidDel="008E3728">
          <w:rPr>
            <w:rFonts w:eastAsia="MS Mincho"/>
          </w:rPr>
          <w:delText xml:space="preserve"> ] </w:delText>
        </w:r>
        <w:r w:rsidRPr="00C80EEC" w:rsidDel="008E3728">
          <w:rPr>
            <w:rFonts w:eastAsia="MS Mincho"/>
          </w:rPr>
          <w:delText>のセクションで以下の設定を確認してください。</w:delText>
        </w:r>
      </w:del>
    </w:p>
    <w:p w14:paraId="0AE329EB" w14:textId="6866C36E" w:rsidR="009D2A70" w:rsidRPr="00C80EEC" w:rsidDel="008E3728" w:rsidRDefault="009D2A70" w:rsidP="008E3728">
      <w:pPr>
        <w:rPr>
          <w:del w:id="1040" w:author="Brian Pratt" w:date="2023-08-09T14:44:00Z"/>
          <w:rFonts w:eastAsia="MS Mincho"/>
          <w:b/>
        </w:rPr>
      </w:pPr>
      <w:del w:id="1041" w:author="Brian Pratt" w:date="2023-08-09T14:44:00Z">
        <w:r w:rsidRPr="00C80EEC" w:rsidDel="008E3728">
          <w:rPr>
            <w:rFonts w:eastAsia="MS Mincho"/>
          </w:rPr>
          <w:delText xml:space="preserve">[ </w:delText>
        </w:r>
        <w:r w:rsidRPr="00C80EEC" w:rsidDel="008E3728">
          <w:rPr>
            <w:rFonts w:eastAsia="MS Mincho"/>
            <w:b/>
          </w:rPr>
          <w:delText>ステップサイズ</w:delText>
        </w:r>
        <w:r w:rsidRPr="00C80EEC" w:rsidDel="008E3728">
          <w:rPr>
            <w:rFonts w:eastAsia="MS Mincho"/>
          </w:rPr>
          <w:delText xml:space="preserve"> ] </w:delText>
        </w:r>
        <w:r w:rsidRPr="00C80EEC" w:rsidDel="008E3728">
          <w:rPr>
            <w:rFonts w:eastAsia="MS Mincho"/>
          </w:rPr>
          <w:delText>フィールドに「</w:delText>
        </w:r>
        <w:r w:rsidRPr="00C80EEC" w:rsidDel="008E3728">
          <w:rPr>
            <w:rFonts w:eastAsia="MS Mincho"/>
          </w:rPr>
          <w:delText>2</w:delText>
        </w:r>
        <w:r w:rsidRPr="00C80EEC" w:rsidDel="008E3728">
          <w:rPr>
            <w:rFonts w:eastAsia="MS Mincho"/>
          </w:rPr>
          <w:delText>」を入力します。</w:delText>
        </w:r>
      </w:del>
    </w:p>
    <w:p w14:paraId="47CBCC66" w14:textId="5CC12F2A" w:rsidR="009D2A70" w:rsidRPr="00C80EEC" w:rsidDel="008E3728" w:rsidRDefault="009D2A70" w:rsidP="008E3728">
      <w:pPr>
        <w:rPr>
          <w:del w:id="1042" w:author="Brian Pratt" w:date="2023-08-09T14:44:00Z"/>
          <w:rFonts w:eastAsia="MS Mincho"/>
          <w:b/>
        </w:rPr>
      </w:pPr>
      <w:del w:id="1043" w:author="Brian Pratt" w:date="2023-08-09T14:44:00Z">
        <w:r w:rsidRPr="00C80EEC" w:rsidDel="008E3728">
          <w:rPr>
            <w:rFonts w:eastAsia="MS Mincho"/>
          </w:rPr>
          <w:delText xml:space="preserve">[ </w:delText>
        </w:r>
        <w:r w:rsidRPr="00C80EEC" w:rsidDel="008E3728">
          <w:rPr>
            <w:rFonts w:eastAsia="MS Mincho"/>
            <w:b/>
          </w:rPr>
          <w:delText>ステップ数</w:delText>
        </w:r>
        <w:r w:rsidRPr="00C80EEC" w:rsidDel="008E3728">
          <w:rPr>
            <w:rFonts w:eastAsia="MS Mincho"/>
          </w:rPr>
          <w:delText xml:space="preserve"> ] </w:delText>
        </w:r>
        <w:r w:rsidRPr="00C80EEC" w:rsidDel="008E3728">
          <w:rPr>
            <w:rFonts w:eastAsia="MS Mincho"/>
          </w:rPr>
          <w:delText>フィールド</w:delText>
        </w:r>
        <w:r w:rsidR="00CA4692" w:rsidDel="008E3728">
          <w:rPr>
            <w:rFonts w:eastAsia="MS Mincho" w:hint="eastAsia"/>
          </w:rPr>
          <w:delText>は</w:delText>
        </w:r>
        <w:r w:rsidRPr="00C80EEC" w:rsidDel="008E3728">
          <w:rPr>
            <w:rFonts w:eastAsia="MS Mincho"/>
          </w:rPr>
          <w:delText>「</w:delText>
        </w:r>
        <w:r w:rsidRPr="00C80EEC" w:rsidDel="008E3728">
          <w:rPr>
            <w:rFonts w:eastAsia="MS Mincho"/>
          </w:rPr>
          <w:delText>5</w:delText>
        </w:r>
        <w:r w:rsidRPr="00C80EEC" w:rsidDel="008E3728">
          <w:rPr>
            <w:rFonts w:eastAsia="MS Mincho"/>
          </w:rPr>
          <w:delText>」に設定されてい</w:delText>
        </w:r>
        <w:r w:rsidR="00CA4692" w:rsidDel="008E3728">
          <w:rPr>
            <w:rFonts w:eastAsia="MS Mincho" w:hint="eastAsia"/>
          </w:rPr>
          <w:delText>ま</w:delText>
        </w:r>
        <w:r w:rsidRPr="00C80EEC" w:rsidDel="008E3728">
          <w:rPr>
            <w:rFonts w:eastAsia="MS Mincho"/>
          </w:rPr>
          <w:delText>す</w:delText>
        </w:r>
        <w:r w:rsidR="00CA4692" w:rsidDel="008E3728">
          <w:rPr>
            <w:rFonts w:eastAsia="MS Mincho" w:hint="eastAsia"/>
          </w:rPr>
          <w:delText>（されていなければ</w:delText>
        </w:r>
        <w:r w:rsidR="00CA4692" w:rsidDel="008E3728">
          <w:rPr>
            <w:rFonts w:eastAsia="MS Mincho" w:hint="eastAsia"/>
          </w:rPr>
          <w:delText>5</w:delText>
        </w:r>
        <w:r w:rsidR="00CA4692" w:rsidDel="008E3728">
          <w:rPr>
            <w:rFonts w:eastAsia="MS Mincho" w:hint="eastAsia"/>
          </w:rPr>
          <w:delText>を入力）</w:delText>
        </w:r>
        <w:r w:rsidRPr="00C80EEC" w:rsidDel="008E3728">
          <w:rPr>
            <w:rFonts w:eastAsia="MS Mincho"/>
          </w:rPr>
          <w:delText>。</w:delText>
        </w:r>
      </w:del>
    </w:p>
    <w:p w14:paraId="706D4F73" w14:textId="500024EE" w:rsidR="009D2A70" w:rsidRPr="00C80EEC" w:rsidDel="008E3728" w:rsidRDefault="003A7805" w:rsidP="008E3728">
      <w:pPr>
        <w:rPr>
          <w:del w:id="1044" w:author="Brian Pratt" w:date="2023-08-09T14:44:00Z"/>
          <w:rFonts w:eastAsia="MS Mincho"/>
          <w:b/>
        </w:rPr>
      </w:pPr>
      <w:del w:id="1045" w:author="Brian Pratt" w:date="2023-08-09T14:44:00Z">
        <w:r w:rsidRPr="00C80EEC" w:rsidDel="008E3728">
          <w:rPr>
            <w:rFonts w:eastAsia="MS Mincho"/>
            <w:noProof/>
            <w:lang w:eastAsia="en-US"/>
          </w:rPr>
          <w:drawing>
            <wp:inline distT="0" distB="0" distL="0" distR="0" wp14:anchorId="677734C5" wp14:editId="63304D72">
              <wp:extent cx="2638425" cy="40671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2638425" cy="4067175"/>
                      </a:xfrm>
                      <a:prstGeom prst="rect">
                        <a:avLst/>
                      </a:prstGeom>
                    </pic:spPr>
                  </pic:pic>
                </a:graphicData>
              </a:graphic>
            </wp:inline>
          </w:drawing>
        </w:r>
      </w:del>
    </w:p>
    <w:p w14:paraId="2C8DEC49" w14:textId="7E4474B5" w:rsidR="009D2A70" w:rsidRPr="00C80EEC" w:rsidDel="008E3728" w:rsidRDefault="009D2A70" w:rsidP="008E3728">
      <w:pPr>
        <w:rPr>
          <w:del w:id="1046" w:author="Brian Pratt" w:date="2023-08-09T14:44:00Z"/>
          <w:rFonts w:eastAsia="MS Mincho"/>
          <w:b/>
        </w:rPr>
      </w:pPr>
      <w:del w:id="1047"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5BAE6996" w14:textId="2D6303CD" w:rsidR="00536B3F" w:rsidRPr="00C80EEC" w:rsidDel="008E3728" w:rsidRDefault="00CA4692" w:rsidP="008E3728">
      <w:pPr>
        <w:rPr>
          <w:del w:id="1048" w:author="Brian Pratt" w:date="2023-08-09T14:44:00Z"/>
          <w:rFonts w:eastAsia="MS Mincho"/>
        </w:rPr>
      </w:pPr>
      <w:del w:id="1049" w:author="Brian Pratt" w:date="2023-08-09T14:44:00Z">
        <w:r w:rsidDel="008E3728">
          <w:rPr>
            <w:rFonts w:eastAsia="MS Mincho" w:hint="eastAsia"/>
          </w:rPr>
          <w:delText>この設定で</w:delText>
        </w:r>
        <w:r w:rsidR="005F5FA6" w:rsidRPr="00C80EEC" w:rsidDel="008E3728">
          <w:rPr>
            <w:rFonts w:eastAsia="MS Mincho"/>
          </w:rPr>
          <w:delText>Skyline</w:delText>
        </w:r>
        <w:r w:rsidR="005F5FA6" w:rsidRPr="00C80EEC" w:rsidDel="008E3728">
          <w:rPr>
            <w:rFonts w:eastAsia="MS Mincho"/>
          </w:rPr>
          <w:delText>は</w:delText>
        </w:r>
        <w:r w:rsidDel="008E3728">
          <w:rPr>
            <w:rFonts w:eastAsia="MS Mincho" w:hint="eastAsia"/>
          </w:rPr>
          <w:delText>1</w:delText>
        </w:r>
        <w:r w:rsidR="005F5FA6" w:rsidRPr="00C80EEC" w:rsidDel="008E3728">
          <w:rPr>
            <w:rFonts w:eastAsia="MS Mincho"/>
          </w:rPr>
          <w:delText>トランジション</w:delText>
        </w:r>
        <w:r w:rsidDel="008E3728">
          <w:rPr>
            <w:rFonts w:eastAsia="MS Mincho" w:hint="eastAsia"/>
          </w:rPr>
          <w:delText>あたり</w:delText>
        </w:r>
        <w:r w:rsidR="005F5FA6" w:rsidRPr="00C80EEC" w:rsidDel="008E3728">
          <w:rPr>
            <w:rFonts w:eastAsia="MS Mincho"/>
          </w:rPr>
          <w:delText>11</w:delText>
        </w:r>
        <w:r w:rsidR="005F5FA6" w:rsidRPr="00C80EEC" w:rsidDel="008E3728">
          <w:rPr>
            <w:rFonts w:eastAsia="MS Mincho"/>
          </w:rPr>
          <w:delText>の</w:delText>
        </w:r>
        <w:r w:rsidDel="008E3728">
          <w:rPr>
            <w:rFonts w:eastAsia="MS Mincho" w:hint="eastAsia"/>
          </w:rPr>
          <w:delText>CE</w:delText>
        </w:r>
        <w:r w:rsidDel="008E3728">
          <w:rPr>
            <w:rFonts w:eastAsia="MS Mincho" w:hint="eastAsia"/>
          </w:rPr>
          <w:delText>値で</w:delText>
        </w:r>
        <w:r w:rsidR="005F5FA6" w:rsidRPr="00C80EEC" w:rsidDel="008E3728">
          <w:rPr>
            <w:rFonts w:eastAsia="MS Mincho"/>
          </w:rPr>
          <w:delText>測定をします。衝突エネルギーは元の指定値を中心に各方向に</w:delText>
        </w:r>
        <w:r w:rsidR="005F5FA6" w:rsidRPr="00C80EEC" w:rsidDel="008E3728">
          <w:rPr>
            <w:rFonts w:eastAsia="MS Mincho"/>
          </w:rPr>
          <w:delText>2</w:delText>
        </w:r>
        <w:r w:rsidR="005F5FA6" w:rsidRPr="00C80EEC" w:rsidDel="008E3728">
          <w:rPr>
            <w:rFonts w:eastAsia="MS Mincho"/>
          </w:rPr>
          <w:delText>ボルト</w:delText>
        </w:r>
        <w:r w:rsidDel="008E3728">
          <w:rPr>
            <w:rFonts w:eastAsia="MS Mincho" w:hint="eastAsia"/>
          </w:rPr>
          <w:delText>ずつ</w:delText>
        </w:r>
        <w:r w:rsidR="005F5FA6" w:rsidRPr="00C80EEC" w:rsidDel="008E3728">
          <w:rPr>
            <w:rFonts w:eastAsia="MS Mincho"/>
          </w:rPr>
          <w:delText>5</w:delText>
        </w:r>
        <w:r w:rsidR="005F5FA6" w:rsidRPr="00C80EEC" w:rsidDel="008E3728">
          <w:rPr>
            <w:rFonts w:eastAsia="MS Mincho"/>
          </w:rPr>
          <w:delText>ステップ、または合計</w:delText>
        </w:r>
        <w:r w:rsidR="005F5FA6" w:rsidRPr="00C80EEC" w:rsidDel="008E3728">
          <w:rPr>
            <w:rFonts w:eastAsia="MS Mincho"/>
          </w:rPr>
          <w:delText>11</w:delText>
        </w:r>
        <w:r w:rsidDel="008E3728">
          <w:rPr>
            <w:rFonts w:eastAsia="MS Mincho" w:hint="eastAsia"/>
          </w:rPr>
          <w:delText>に</w:delText>
        </w:r>
        <w:r w:rsidR="005F5FA6" w:rsidRPr="00C80EEC" w:rsidDel="008E3728">
          <w:rPr>
            <w:rFonts w:eastAsia="MS Mincho"/>
          </w:rPr>
          <w:delText>なるように上下に変化</w:delText>
        </w:r>
        <w:r w:rsidDel="008E3728">
          <w:rPr>
            <w:rFonts w:eastAsia="MS Mincho" w:hint="eastAsia"/>
          </w:rPr>
          <w:delText>させ</w:delText>
        </w:r>
        <w:r w:rsidR="005F5FA6" w:rsidRPr="00C80EEC" w:rsidDel="008E3728">
          <w:rPr>
            <w:rFonts w:eastAsia="MS Mincho"/>
          </w:rPr>
          <w:delText>ます。</w:delText>
        </w:r>
        <w:r w:rsidDel="008E3728">
          <w:rPr>
            <w:rFonts w:eastAsia="MS Mincho" w:hint="eastAsia"/>
          </w:rPr>
          <w:delText>通常は比較的</w:delText>
        </w:r>
        <w:r w:rsidR="005F5FA6" w:rsidRPr="00C80EEC" w:rsidDel="008E3728">
          <w:rPr>
            <w:rFonts w:eastAsia="MS Mincho"/>
          </w:rPr>
          <w:delText>大きな</w:delText>
        </w:r>
        <w:r w:rsidR="005F5FA6" w:rsidRPr="00C80EEC" w:rsidDel="008E3728">
          <w:rPr>
            <w:rFonts w:eastAsia="MS Mincho"/>
            <w:b/>
          </w:rPr>
          <w:delText>ステップサイズ</w:delText>
        </w:r>
        <w:r w:rsidR="005F5FA6" w:rsidRPr="00C80EEC" w:rsidDel="008E3728">
          <w:rPr>
            <w:rFonts w:eastAsia="MS Mincho"/>
          </w:rPr>
          <w:delText>（</w:delText>
        </w:r>
        <w:r w:rsidR="005F5FA6" w:rsidRPr="00C80EEC" w:rsidDel="008E3728">
          <w:rPr>
            <w:rFonts w:eastAsia="MS Mincho"/>
          </w:rPr>
          <w:delText>2</w:delText>
        </w:r>
        <w:r w:rsidR="005F5FA6" w:rsidRPr="00C80EEC" w:rsidDel="008E3728">
          <w:rPr>
            <w:rFonts w:eastAsia="MS Mincho"/>
          </w:rPr>
          <w:delText>または</w:delText>
        </w:r>
        <w:r w:rsidR="005F5FA6" w:rsidRPr="00C80EEC" w:rsidDel="008E3728">
          <w:rPr>
            <w:rFonts w:eastAsia="MS Mincho"/>
          </w:rPr>
          <w:delText>3</w:delText>
        </w:r>
        <w:r w:rsidR="005F5FA6" w:rsidRPr="00C80EEC" w:rsidDel="008E3728">
          <w:rPr>
            <w:rFonts w:eastAsia="MS Mincho"/>
          </w:rPr>
          <w:delText>ボルト）で</w:delText>
        </w:r>
        <w:r w:rsidDel="008E3728">
          <w:rPr>
            <w:rFonts w:eastAsia="MS Mincho" w:hint="eastAsia"/>
          </w:rPr>
          <w:delText>行うのが望ましいですが</w:delText>
        </w:r>
        <w:r w:rsidR="005F5FA6" w:rsidRPr="00C80EEC" w:rsidDel="008E3728">
          <w:rPr>
            <w:rFonts w:eastAsia="MS Mincho"/>
          </w:rPr>
          <w:delText>、ステップ間の信号の変化が大きい場合は</w:delText>
        </w:r>
        <w:r w:rsidR="0064770D" w:rsidRPr="00C80EEC" w:rsidDel="008E3728">
          <w:rPr>
            <w:rFonts w:eastAsia="MS Mincho"/>
            <w:b/>
          </w:rPr>
          <w:delText>ステップサイズ</w:delText>
        </w:r>
        <w:r w:rsidDel="008E3728">
          <w:rPr>
            <w:rFonts w:eastAsia="MS Mincho" w:hint="eastAsia"/>
            <w:b/>
          </w:rPr>
          <w:delText>を下げて</w:delText>
        </w:r>
        <w:r w:rsidR="005F5FA6" w:rsidRPr="00C80EEC" w:rsidDel="008E3728">
          <w:rPr>
            <w:rFonts w:eastAsia="MS Mincho"/>
          </w:rPr>
          <w:delText>（</w:delText>
        </w:r>
        <w:r w:rsidR="005F5FA6" w:rsidRPr="00C80EEC" w:rsidDel="008E3728">
          <w:rPr>
            <w:rFonts w:eastAsia="MS Mincho"/>
          </w:rPr>
          <w:delText>1</w:delText>
        </w:r>
        <w:r w:rsidR="005F5FA6" w:rsidRPr="00C80EEC" w:rsidDel="008E3728">
          <w:rPr>
            <w:rFonts w:eastAsia="MS Mincho"/>
          </w:rPr>
          <w:delText>ボルト</w:delText>
        </w:r>
        <w:r w:rsidDel="008E3728">
          <w:rPr>
            <w:rFonts w:eastAsia="MS Mincho" w:hint="eastAsia"/>
          </w:rPr>
          <w:delText>など</w:delText>
        </w:r>
        <w:r w:rsidR="005F5FA6" w:rsidRPr="00C80EEC" w:rsidDel="008E3728">
          <w:rPr>
            <w:rFonts w:eastAsia="MS Mincho"/>
          </w:rPr>
          <w:delText>）最適化を繰り返し微調整</w:delText>
        </w:r>
        <w:r w:rsidDel="008E3728">
          <w:rPr>
            <w:rFonts w:eastAsia="MS Mincho" w:hint="eastAsia"/>
          </w:rPr>
          <w:delText>することをお勧めします</w:delText>
        </w:r>
        <w:r w:rsidR="005F5FA6" w:rsidRPr="00C80EEC" w:rsidDel="008E3728">
          <w:rPr>
            <w:rFonts w:eastAsia="MS Mincho"/>
          </w:rPr>
          <w:delText>。</w:delText>
        </w:r>
      </w:del>
    </w:p>
    <w:p w14:paraId="4D157AC1" w14:textId="3731566C" w:rsidR="00043FA2" w:rsidRPr="00C80EEC" w:rsidDel="008E3728" w:rsidRDefault="00043FA2" w:rsidP="008E3728">
      <w:pPr>
        <w:rPr>
          <w:del w:id="1050" w:author="Brian Pratt" w:date="2023-08-09T14:44:00Z"/>
          <w:rFonts w:eastAsia="MS Mincho"/>
        </w:rPr>
      </w:pPr>
      <w:del w:id="1051" w:author="Brian Pratt" w:date="2023-08-09T14:44:00Z">
        <w:r w:rsidRPr="00C80EEC" w:rsidDel="008E3728">
          <w:rPr>
            <w:rFonts w:eastAsia="MS Mincho"/>
          </w:rPr>
          <w:delText>、トランジションリストをエクスポートする前に、</w:delText>
        </w:r>
        <w:r w:rsidR="00CA4692" w:rsidDel="008E3728">
          <w:rPr>
            <w:rFonts w:eastAsia="MS Mincho" w:hint="eastAsia"/>
          </w:rPr>
          <w:delText>CE</w:delText>
        </w:r>
        <w:r w:rsidR="00CA4692" w:rsidDel="008E3728">
          <w:rPr>
            <w:rFonts w:eastAsia="MS Mincho" w:hint="eastAsia"/>
          </w:rPr>
          <w:delText>値の</w:delText>
        </w:r>
        <w:r w:rsidR="00CA4692" w:rsidRPr="00C80EEC" w:rsidDel="008E3728">
          <w:rPr>
            <w:rFonts w:eastAsia="MS Mincho"/>
          </w:rPr>
          <w:delText>最終調整</w:delText>
        </w:r>
        <w:r w:rsidR="00CA4692" w:rsidDel="008E3728">
          <w:rPr>
            <w:rFonts w:eastAsia="MS Mincho" w:hint="eastAsia"/>
          </w:rPr>
          <w:delText>は</w:delText>
        </w:r>
        <w:r w:rsidRPr="00C80EEC" w:rsidDel="008E3728">
          <w:rPr>
            <w:rFonts w:eastAsia="MS Mincho"/>
          </w:rPr>
          <w:delText xml:space="preserve">[ </w:delText>
        </w:r>
        <w:r w:rsidRPr="00C80EEC" w:rsidDel="008E3728">
          <w:rPr>
            <w:rFonts w:eastAsia="MS Mincho"/>
            <w:b/>
          </w:rPr>
          <w:delText>トランジション設定</w:delText>
        </w:r>
        <w:r w:rsidRPr="00C80EEC" w:rsidDel="008E3728">
          <w:rPr>
            <w:rFonts w:eastAsia="MS Mincho"/>
          </w:rPr>
          <w:delText xml:space="preserve"> ] – [ </w:delText>
        </w:r>
        <w:r w:rsidRPr="00C80EEC" w:rsidDel="008E3728">
          <w:rPr>
            <w:rFonts w:eastAsia="MS Mincho"/>
            <w:b/>
          </w:rPr>
          <w:delText>予測</w:delText>
        </w:r>
        <w:r w:rsidRPr="00C80EEC" w:rsidDel="008E3728">
          <w:rPr>
            <w:rFonts w:eastAsia="MS Mincho"/>
          </w:rPr>
          <w:delText xml:space="preserve"> ] </w:delText>
        </w:r>
        <w:r w:rsidRPr="00C80EEC" w:rsidDel="008E3728">
          <w:rPr>
            <w:rFonts w:eastAsia="MS Mincho"/>
          </w:rPr>
          <w:delText>タブで行います。</w:delText>
        </w:r>
      </w:del>
    </w:p>
    <w:p w14:paraId="4C132118" w14:textId="0103119C" w:rsidR="002360FD" w:rsidRPr="00C80EEC" w:rsidDel="008E3728" w:rsidRDefault="00043FA2" w:rsidP="008E3728">
      <w:pPr>
        <w:rPr>
          <w:del w:id="1052" w:author="Brian Pratt" w:date="2023-08-09T14:44:00Z"/>
          <w:rFonts w:eastAsia="MS Mincho"/>
          <w:b/>
        </w:rPr>
      </w:pPr>
      <w:del w:id="1053" w:author="Brian Pratt" w:date="2023-08-09T14:44:00Z">
        <w:r w:rsidRPr="00C80EEC" w:rsidDel="008E3728">
          <w:rPr>
            <w:rFonts w:eastAsia="MS Mincho"/>
          </w:rPr>
          <w:delText xml:space="preserve">[ </w:delText>
        </w:r>
        <w:r w:rsidR="002360FD" w:rsidRPr="00C80EEC" w:rsidDel="008E3728">
          <w:rPr>
            <w:rFonts w:eastAsia="MS Mincho"/>
            <w:b/>
          </w:rPr>
          <w:delText>最適化値が存在する場合に使用する</w:delText>
        </w:r>
        <w:r w:rsidRPr="00C80EEC" w:rsidDel="008E3728">
          <w:rPr>
            <w:rFonts w:eastAsia="MS Mincho"/>
          </w:rPr>
          <w:delText xml:space="preserve"> ] </w:delText>
        </w:r>
        <w:r w:rsidRPr="00C80EEC" w:rsidDel="008E3728">
          <w:rPr>
            <w:rFonts w:eastAsia="MS Mincho"/>
          </w:rPr>
          <w:delText>チェックボックスをオンにします。</w:delText>
        </w:r>
      </w:del>
    </w:p>
    <w:p w14:paraId="14E96D8A" w14:textId="35D3C1CA" w:rsidR="00783C80" w:rsidRPr="00C80EEC" w:rsidDel="008E3728" w:rsidRDefault="00043FA2" w:rsidP="008E3728">
      <w:pPr>
        <w:rPr>
          <w:del w:id="1054" w:author="Brian Pratt" w:date="2023-08-09T14:44:00Z"/>
          <w:rFonts w:eastAsia="MS Mincho"/>
          <w:b/>
        </w:rPr>
      </w:pPr>
      <w:del w:id="1055" w:author="Brian Pratt" w:date="2023-08-09T14:44:00Z">
        <w:r w:rsidRPr="00C80EEC" w:rsidDel="008E3728">
          <w:rPr>
            <w:rFonts w:eastAsia="MS Mincho"/>
          </w:rPr>
          <w:delText>これによって表示される</w:delText>
        </w:r>
        <w:r w:rsidRPr="00C80EEC" w:rsidDel="008E3728">
          <w:rPr>
            <w:rFonts w:eastAsia="MS Mincho"/>
          </w:rPr>
          <w:delText xml:space="preserve"> [ </w:delText>
        </w:r>
        <w:r w:rsidR="002360FD" w:rsidRPr="00C80EEC" w:rsidDel="008E3728">
          <w:rPr>
            <w:rFonts w:eastAsia="MS Mincho"/>
            <w:b/>
          </w:rPr>
          <w:delText>以下により最適化</w:delText>
        </w:r>
        <w:r w:rsidRPr="00C80EEC" w:rsidDel="008E3728">
          <w:rPr>
            <w:rFonts w:eastAsia="MS Mincho"/>
          </w:rPr>
          <w:delText xml:space="preserve"> ] </w:delText>
        </w:r>
        <w:r w:rsidRPr="00C80EEC" w:rsidDel="008E3728">
          <w:rPr>
            <w:rFonts w:eastAsia="MS Mincho"/>
          </w:rPr>
          <w:delText>ドロップダウンリストでは、</w:delText>
        </w:r>
        <w:r w:rsidRPr="00C80EEC" w:rsidDel="008E3728">
          <w:rPr>
            <w:rFonts w:eastAsia="MS Mincho"/>
          </w:rPr>
          <w:delText xml:space="preserve">[ </w:delText>
        </w:r>
        <w:r w:rsidR="002360FD" w:rsidRPr="00C80EEC" w:rsidDel="008E3728">
          <w:rPr>
            <w:rFonts w:eastAsia="MS Mincho"/>
            <w:b/>
          </w:rPr>
          <w:delText>トランジション</w:delText>
        </w:r>
        <w:r w:rsidRPr="00C80EEC" w:rsidDel="008E3728">
          <w:rPr>
            <w:rFonts w:eastAsia="MS Mincho"/>
          </w:rPr>
          <w:delText xml:space="preserve"> ] </w:delText>
        </w:r>
        <w:r w:rsidRPr="00C80EEC" w:rsidDel="008E3728">
          <w:rPr>
            <w:rFonts w:eastAsia="MS Mincho"/>
          </w:rPr>
          <w:delText>を選択します。</w:delText>
        </w:r>
      </w:del>
    </w:p>
    <w:p w14:paraId="5A1BF61D" w14:textId="790BA05B" w:rsidR="00783C80" w:rsidRPr="00C80EEC" w:rsidDel="008E3728" w:rsidRDefault="00783C80" w:rsidP="008E3728">
      <w:pPr>
        <w:rPr>
          <w:del w:id="1056" w:author="Brian Pratt" w:date="2023-08-09T14:44:00Z"/>
          <w:rFonts w:eastAsia="MS Mincho"/>
        </w:rPr>
      </w:pPr>
      <w:del w:id="1057" w:author="Brian Pratt" w:date="2023-08-09T14:44:00Z">
        <w:r w:rsidRPr="00C80EEC" w:rsidDel="008E3728">
          <w:rPr>
            <w:rFonts w:eastAsia="MS Mincho"/>
          </w:rPr>
          <w:delText xml:space="preserve">[ </w:delText>
        </w:r>
        <w:r w:rsidRPr="00C80EEC" w:rsidDel="008E3728">
          <w:rPr>
            <w:rFonts w:eastAsia="MS Mincho"/>
            <w:b/>
          </w:rPr>
          <w:delText>トランジション設定</w:delText>
        </w:r>
        <w:r w:rsidRPr="00C80EEC" w:rsidDel="008E3728">
          <w:rPr>
            <w:rFonts w:eastAsia="MS Mincho"/>
          </w:rPr>
          <w:delText xml:space="preserve"> ] </w:delText>
        </w:r>
        <w:r w:rsidRPr="00C80EEC" w:rsidDel="008E3728">
          <w:rPr>
            <w:rFonts w:eastAsia="MS Mincho"/>
          </w:rPr>
          <w:delText>フォームは以下のようになります。</w:delText>
        </w:r>
      </w:del>
    </w:p>
    <w:p w14:paraId="7DBD8C1A" w14:textId="63935CFD" w:rsidR="00E73AE6" w:rsidRPr="00C80EEC" w:rsidDel="008E3728" w:rsidRDefault="003A7805" w:rsidP="008E3728">
      <w:pPr>
        <w:rPr>
          <w:del w:id="1058" w:author="Brian Pratt" w:date="2023-08-09T14:44:00Z"/>
          <w:rFonts w:eastAsia="MS Mincho"/>
          <w:b/>
        </w:rPr>
      </w:pPr>
      <w:del w:id="1059" w:author="Brian Pratt" w:date="2023-08-09T14:44:00Z">
        <w:r w:rsidRPr="00C80EEC" w:rsidDel="008E3728">
          <w:rPr>
            <w:rFonts w:eastAsia="MS Mincho"/>
            <w:noProof/>
            <w:lang w:eastAsia="en-US"/>
          </w:rPr>
          <w:drawing>
            <wp:inline distT="0" distB="0" distL="0" distR="0" wp14:anchorId="4F17ED1F" wp14:editId="63F0AEE1">
              <wp:extent cx="3876675" cy="57340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3876675" cy="5734050"/>
                      </a:xfrm>
                      <a:prstGeom prst="rect">
                        <a:avLst/>
                      </a:prstGeom>
                    </pic:spPr>
                  </pic:pic>
                </a:graphicData>
              </a:graphic>
            </wp:inline>
          </w:drawing>
        </w:r>
      </w:del>
    </w:p>
    <w:p w14:paraId="6BB4ABEB" w14:textId="32599AA7" w:rsidR="00663EF6" w:rsidRPr="00C80EEC" w:rsidDel="008E3728" w:rsidRDefault="00AF775B" w:rsidP="008E3728">
      <w:pPr>
        <w:rPr>
          <w:del w:id="1060" w:author="Brian Pratt" w:date="2023-08-09T14:44:00Z"/>
          <w:rFonts w:eastAsia="MS Mincho"/>
        </w:rPr>
      </w:pPr>
      <w:del w:id="1061"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0D34348F" w14:textId="6AEFABAA" w:rsidR="00663EF6" w:rsidRPr="00C80EEC" w:rsidDel="008E3728" w:rsidRDefault="00663EF6" w:rsidP="008E3728">
      <w:pPr>
        <w:rPr>
          <w:del w:id="1062" w:author="Brian Pratt" w:date="2023-08-09T14:44:00Z"/>
          <w:rFonts w:eastAsia="MS Mincho"/>
        </w:rPr>
      </w:pPr>
      <w:del w:id="1063" w:author="Brian Pratt" w:date="2023-08-09T14:44:00Z">
        <w:r w:rsidRPr="00C80EEC" w:rsidDel="008E3728">
          <w:rPr>
            <w:rFonts w:eastAsia="MS Mincho"/>
          </w:rPr>
          <w:delText>これでスケジュール化されたトランジションリストをエクスポート</w:delText>
        </w:r>
        <w:r w:rsidR="0081466A" w:rsidDel="008E3728">
          <w:rPr>
            <w:rFonts w:eastAsia="MS Mincho" w:hint="eastAsia"/>
          </w:rPr>
          <w:delText>することが可能となり</w:delText>
        </w:r>
        <w:r w:rsidRPr="00C80EEC" w:rsidDel="008E3728">
          <w:rPr>
            <w:rFonts w:eastAsia="MS Mincho"/>
          </w:rPr>
          <w:delText>、</w:delText>
        </w:r>
        <w:r w:rsidRPr="00C80EEC" w:rsidDel="008E3728">
          <w:rPr>
            <w:rFonts w:eastAsia="MS Mincho"/>
          </w:rPr>
          <w:delText>Skyline</w:delText>
        </w:r>
        <w:r w:rsidR="00C74B3A" w:rsidDel="008E3728">
          <w:rPr>
            <w:rFonts w:eastAsia="MS Mincho" w:hint="eastAsia"/>
          </w:rPr>
          <w:delText>が</w:delText>
        </w:r>
        <w:r w:rsidR="0081466A" w:rsidDel="008E3728">
          <w:rPr>
            <w:rFonts w:eastAsia="MS Mincho" w:hint="eastAsia"/>
          </w:rPr>
          <w:delText>測定する</w:delText>
        </w:r>
        <w:r w:rsidRPr="00C80EEC" w:rsidDel="008E3728">
          <w:rPr>
            <w:rFonts w:eastAsia="MS Mincho"/>
          </w:rPr>
          <w:delText>ターゲット</w:delText>
        </w:r>
        <w:r w:rsidR="0081466A" w:rsidDel="008E3728">
          <w:rPr>
            <w:rFonts w:eastAsia="MS Mincho" w:hint="eastAsia"/>
          </w:rPr>
          <w:delText>低分子化合物</w:delText>
        </w:r>
        <w:r w:rsidRPr="00C80EEC" w:rsidDel="008E3728">
          <w:rPr>
            <w:rFonts w:eastAsia="MS Mincho"/>
          </w:rPr>
          <w:delText>に対する最適な</w:delText>
        </w:r>
        <w:r w:rsidRPr="00C80EEC" w:rsidDel="008E3728">
          <w:rPr>
            <w:rFonts w:eastAsia="MS Mincho"/>
          </w:rPr>
          <w:delText>CE</w:delText>
        </w:r>
        <w:r w:rsidRPr="00C80EEC" w:rsidDel="008E3728">
          <w:rPr>
            <w:rFonts w:eastAsia="MS Mincho"/>
          </w:rPr>
          <w:delText>値</w:delText>
        </w:r>
        <w:r w:rsidR="0081466A" w:rsidDel="008E3728">
          <w:rPr>
            <w:rFonts w:eastAsia="MS Mincho" w:hint="eastAsia"/>
          </w:rPr>
          <w:delText>が決まります</w:delText>
        </w:r>
        <w:r w:rsidRPr="00C80EEC" w:rsidDel="008E3728">
          <w:rPr>
            <w:rFonts w:eastAsia="MS Mincho"/>
          </w:rPr>
          <w:delText>。</w:delText>
        </w:r>
        <w:r w:rsidR="005B365F" w:rsidDel="008E3728">
          <w:rPr>
            <w:rFonts w:eastAsia="MS Mincho" w:hint="eastAsia"/>
          </w:rPr>
          <w:delText>もし</w:delText>
        </w:r>
        <w:r w:rsidRPr="00C80EEC" w:rsidDel="008E3728">
          <w:rPr>
            <w:rFonts w:eastAsia="MS Mincho"/>
          </w:rPr>
          <w:delText>装置の制御ソフトウェアがインストールされている</w:delText>
        </w:r>
        <w:r w:rsidR="005B365F" w:rsidDel="008E3728">
          <w:rPr>
            <w:rFonts w:eastAsia="MS Mincho" w:hint="eastAsia"/>
          </w:rPr>
          <w:delText>パソコン</w:delText>
        </w:r>
        <w:r w:rsidRPr="00C80EEC" w:rsidDel="008E3728">
          <w:rPr>
            <w:rFonts w:eastAsia="MS Mincho"/>
          </w:rPr>
          <w:delText>で作業をする</w:delText>
        </w:r>
        <w:r w:rsidR="005B365F" w:rsidDel="008E3728">
          <w:rPr>
            <w:rFonts w:eastAsia="MS Mincho" w:hint="eastAsia"/>
          </w:rPr>
          <w:delText>場合</w:delText>
        </w:r>
        <w:r w:rsidRPr="00C80EEC" w:rsidDel="008E3728">
          <w:rPr>
            <w:rFonts w:eastAsia="MS Mincho"/>
          </w:rPr>
          <w:delText>は、</w:delText>
        </w:r>
        <w:r w:rsidR="005B365F" w:rsidDel="008E3728">
          <w:rPr>
            <w:rFonts w:eastAsia="MS Mincho" w:hint="eastAsia"/>
          </w:rPr>
          <w:delText>測定</w:delText>
        </w:r>
        <w:r w:rsidRPr="00C80EEC" w:rsidDel="008E3728">
          <w:rPr>
            <w:rFonts w:eastAsia="MS Mincho"/>
          </w:rPr>
          <w:delText>メソッド</w:delText>
        </w:r>
        <w:r w:rsidR="005B365F" w:rsidDel="008E3728">
          <w:rPr>
            <w:rFonts w:eastAsia="MS Mincho" w:hint="eastAsia"/>
          </w:rPr>
          <w:delText>ファイルの</w:delText>
        </w:r>
        <w:r w:rsidRPr="00C80EEC" w:rsidDel="008E3728">
          <w:rPr>
            <w:rFonts w:eastAsia="MS Mincho"/>
          </w:rPr>
          <w:delText>エクスポート</w:delText>
        </w:r>
        <w:r w:rsidR="005B365F" w:rsidDel="008E3728">
          <w:rPr>
            <w:rFonts w:eastAsia="MS Mincho" w:hint="eastAsia"/>
          </w:rPr>
          <w:delText>の方が</w:delText>
        </w:r>
        <w:r w:rsidRPr="00C80EEC" w:rsidDel="008E3728">
          <w:rPr>
            <w:rFonts w:eastAsia="MS Mincho"/>
          </w:rPr>
          <w:delText>望ま</w:delText>
        </w:r>
        <w:r w:rsidR="005B365F" w:rsidDel="008E3728">
          <w:rPr>
            <w:rFonts w:eastAsia="MS Mincho" w:hint="eastAsia"/>
          </w:rPr>
          <w:delText>しいです</w:delText>
        </w:r>
        <w:r w:rsidRPr="00C80EEC" w:rsidDel="008E3728">
          <w:rPr>
            <w:rFonts w:eastAsia="MS Mincho"/>
          </w:rPr>
          <w:delText>が、本チュートリアル</w:delText>
        </w:r>
        <w:r w:rsidR="005B365F" w:rsidDel="008E3728">
          <w:rPr>
            <w:rFonts w:eastAsia="MS Mincho" w:hint="eastAsia"/>
          </w:rPr>
          <w:delText>では</w:delText>
        </w:r>
        <w:r w:rsidRPr="00C80EEC" w:rsidDel="008E3728">
          <w:rPr>
            <w:rFonts w:eastAsia="MS Mincho"/>
          </w:rPr>
          <w:delText>トランジションリストのエクスポートを</w:delText>
        </w:r>
        <w:r w:rsidR="005B365F" w:rsidDel="008E3728">
          <w:rPr>
            <w:rFonts w:eastAsia="MS Mincho" w:hint="eastAsia"/>
          </w:rPr>
          <w:delText>行います</w:delText>
        </w:r>
        <w:r w:rsidRPr="00C80EEC" w:rsidDel="008E3728">
          <w:rPr>
            <w:rFonts w:eastAsia="MS Mincho"/>
          </w:rPr>
          <w:delText>。</w:delText>
        </w:r>
      </w:del>
    </w:p>
    <w:p w14:paraId="26D111DD" w14:textId="590E589A" w:rsidR="00663EF6" w:rsidRPr="00C80EEC" w:rsidDel="008E3728" w:rsidRDefault="00783C80" w:rsidP="008E3728">
      <w:pPr>
        <w:rPr>
          <w:del w:id="1064" w:author="Brian Pratt" w:date="2023-08-09T14:44:00Z"/>
          <w:rFonts w:eastAsia="MS Mincho"/>
        </w:rPr>
      </w:pPr>
      <w:del w:id="1065" w:author="Brian Pratt" w:date="2023-08-09T14:44:00Z">
        <w:r w:rsidRPr="00C80EEC" w:rsidDel="008E3728">
          <w:rPr>
            <w:rFonts w:eastAsia="MS Mincho"/>
          </w:rPr>
          <w:delText xml:space="preserve">[ </w:delText>
        </w:r>
        <w:r w:rsidR="00663EF6" w:rsidRPr="00C80EEC" w:rsidDel="008E3728">
          <w:rPr>
            <w:rFonts w:eastAsia="MS Mincho"/>
            <w:b/>
          </w:rPr>
          <w:delText>ファイル</w:delText>
        </w:r>
        <w:r w:rsidR="00663EF6" w:rsidRPr="00C80EEC" w:rsidDel="008E3728">
          <w:rPr>
            <w:rFonts w:eastAsia="MS Mincho"/>
            <w:b/>
          </w:rPr>
          <w:delText xml:space="preserve"> ] </w:delText>
        </w:r>
        <w:r w:rsidR="00663EF6" w:rsidRPr="00C80EEC" w:rsidDel="008E3728">
          <w:rPr>
            <w:rFonts w:eastAsia="MS Mincho"/>
            <w:b/>
          </w:rPr>
          <w:delText>メニューで</w:delText>
        </w:r>
        <w:r w:rsidR="00663EF6" w:rsidRPr="00C80EEC" w:rsidDel="008E3728">
          <w:rPr>
            <w:rFonts w:eastAsia="MS Mincho"/>
            <w:b/>
          </w:rPr>
          <w:delText xml:space="preserve"> [ </w:delText>
        </w:r>
        <w:r w:rsidR="00663EF6" w:rsidRPr="00C80EEC" w:rsidDel="008E3728">
          <w:rPr>
            <w:rFonts w:eastAsia="MS Mincho"/>
            <w:b/>
          </w:rPr>
          <w:delText>エクスポート</w:delText>
        </w:r>
        <w:r w:rsidRPr="00C80EEC" w:rsidDel="008E3728">
          <w:rPr>
            <w:rFonts w:eastAsia="MS Mincho"/>
          </w:rPr>
          <w:delText xml:space="preserve"> ] </w:delText>
        </w:r>
        <w:r w:rsidRPr="00C80EEC" w:rsidDel="008E3728">
          <w:rPr>
            <w:rFonts w:eastAsia="MS Mincho"/>
          </w:rPr>
          <w:delText>を選択し、</w:delText>
        </w:r>
        <w:r w:rsidRPr="00C80EEC" w:rsidDel="008E3728">
          <w:rPr>
            <w:rFonts w:eastAsia="MS Mincho"/>
          </w:rPr>
          <w:delText xml:space="preserve">[ </w:delText>
        </w:r>
        <w:r w:rsidR="00663EF6" w:rsidRPr="00C80EEC" w:rsidDel="008E3728">
          <w:rPr>
            <w:rFonts w:eastAsia="MS Mincho"/>
            <w:b/>
          </w:rPr>
          <w:delText>トランジションリスト</w:delText>
        </w:r>
        <w:r w:rsidRPr="00C80EEC" w:rsidDel="008E3728">
          <w:rPr>
            <w:rFonts w:eastAsia="MS Mincho"/>
          </w:rPr>
          <w:delText xml:space="preserve"> ] </w:delText>
        </w:r>
        <w:r w:rsidRPr="00C80EEC" w:rsidDel="008E3728">
          <w:rPr>
            <w:rFonts w:eastAsia="MS Mincho"/>
          </w:rPr>
          <w:delText>をクリックします。</w:delText>
        </w:r>
      </w:del>
    </w:p>
    <w:p w14:paraId="3DA722CD" w14:textId="69DC1153" w:rsidR="00395A7A" w:rsidRPr="00C80EEC" w:rsidDel="008E3728" w:rsidRDefault="00395A7A" w:rsidP="008E3728">
      <w:pPr>
        <w:rPr>
          <w:del w:id="1066" w:author="Brian Pratt" w:date="2023-08-09T14:44:00Z"/>
          <w:rFonts w:eastAsia="MS Mincho"/>
        </w:rPr>
      </w:pPr>
      <w:del w:id="1067" w:author="Brian Pratt" w:date="2023-08-09T14:44:00Z">
        <w:r w:rsidRPr="00C80EEC" w:rsidDel="008E3728">
          <w:rPr>
            <w:rFonts w:eastAsia="MS Mincho"/>
          </w:rPr>
          <w:delText xml:space="preserve">[ </w:delText>
        </w:r>
        <w:r w:rsidRPr="00C80EEC" w:rsidDel="008E3728">
          <w:rPr>
            <w:rFonts w:eastAsia="MS Mincho"/>
            <w:b/>
          </w:rPr>
          <w:delText>装置タイプ</w:delText>
        </w:r>
        <w:r w:rsidRPr="00C80EEC" w:rsidDel="008E3728">
          <w:rPr>
            <w:rFonts w:eastAsia="MS Mincho"/>
          </w:rPr>
          <w:delText xml:space="preserve"> ] </w:delText>
        </w:r>
        <w:r w:rsidRPr="00C80EEC" w:rsidDel="008E3728">
          <w:rPr>
            <w:rFonts w:eastAsia="MS Mincho"/>
          </w:rPr>
          <w:delText>ドロップダウンリストでは、</w:delText>
        </w:r>
        <w:r w:rsidRPr="00C80EEC" w:rsidDel="008E3728">
          <w:rPr>
            <w:rFonts w:eastAsia="MS Mincho"/>
          </w:rPr>
          <w:delText>Skyline</w:delText>
        </w:r>
        <w:r w:rsidRPr="00C80EEC" w:rsidDel="008E3728">
          <w:rPr>
            <w:rFonts w:eastAsia="MS Mincho"/>
          </w:rPr>
          <w:delText>が自動的に「</w:delText>
        </w:r>
        <w:r w:rsidRPr="00C80EEC" w:rsidDel="008E3728">
          <w:rPr>
            <w:rFonts w:eastAsia="MS Mincho"/>
          </w:rPr>
          <w:delText>Waters</w:delText>
        </w:r>
        <w:r w:rsidRPr="00C80EEC" w:rsidDel="008E3728">
          <w:rPr>
            <w:rFonts w:eastAsia="MS Mincho"/>
          </w:rPr>
          <w:delText>」を選択します。</w:delText>
        </w:r>
      </w:del>
    </w:p>
    <w:p w14:paraId="4FEEF24E" w14:textId="1998EC59" w:rsidR="00395A7A" w:rsidRPr="00C80EEC" w:rsidDel="008E3728" w:rsidRDefault="00395A7A" w:rsidP="008E3728">
      <w:pPr>
        <w:rPr>
          <w:del w:id="1068" w:author="Brian Pratt" w:date="2023-08-09T14:44:00Z"/>
          <w:rFonts w:eastAsia="MS Mincho"/>
        </w:rPr>
      </w:pPr>
      <w:del w:id="1069" w:author="Brian Pratt" w:date="2023-08-09T14:44:00Z">
        <w:r w:rsidRPr="00C80EEC" w:rsidDel="008E3728">
          <w:rPr>
            <w:rFonts w:eastAsia="MS Mincho"/>
          </w:rPr>
          <w:delText xml:space="preserve">[ </w:delText>
        </w:r>
        <w:r w:rsidRPr="00C80EEC" w:rsidDel="008E3728">
          <w:rPr>
            <w:rFonts w:eastAsia="MS Mincho"/>
            <w:b/>
          </w:rPr>
          <w:delText>複数メソッド</w:delText>
        </w:r>
        <w:r w:rsidRPr="00C80EEC" w:rsidDel="008E3728">
          <w:rPr>
            <w:rFonts w:eastAsia="MS Mincho"/>
          </w:rPr>
          <w:delText xml:space="preserve"> ] </w:delText>
        </w:r>
        <w:r w:rsidRPr="00C80EEC" w:rsidDel="008E3728">
          <w:rPr>
            <w:rFonts w:eastAsia="MS Mincho"/>
          </w:rPr>
          <w:delText>ラジオボタンをクリックします。</w:delText>
        </w:r>
      </w:del>
    </w:p>
    <w:p w14:paraId="1CD28064" w14:textId="7557B17C" w:rsidR="00395A7A" w:rsidRPr="00C80EEC" w:rsidDel="008E3728" w:rsidRDefault="00395A7A" w:rsidP="008E3728">
      <w:pPr>
        <w:rPr>
          <w:del w:id="1070" w:author="Brian Pratt" w:date="2023-08-09T14:44:00Z"/>
          <w:rFonts w:eastAsia="MS Mincho"/>
        </w:rPr>
      </w:pPr>
      <w:del w:id="1071" w:author="Brian Pratt" w:date="2023-08-09T14:44:00Z">
        <w:r w:rsidRPr="00C80EEC" w:rsidDel="008E3728">
          <w:rPr>
            <w:rFonts w:eastAsia="MS Mincho"/>
          </w:rPr>
          <w:delText>最適化によって</w:delText>
        </w:r>
        <w:r w:rsidRPr="00C80EEC" w:rsidDel="008E3728">
          <w:rPr>
            <w:rFonts w:eastAsia="MS Mincho"/>
            <w:b/>
          </w:rPr>
          <w:delText>ターゲット</w:delText>
        </w:r>
        <w:r w:rsidRPr="00C80EEC" w:rsidDel="008E3728">
          <w:rPr>
            <w:rFonts w:eastAsia="MS Mincho"/>
          </w:rPr>
          <w:delText>リスト内の</w:delText>
        </w:r>
        <w:r w:rsidRPr="00C80EEC" w:rsidDel="008E3728">
          <w:rPr>
            <w:rFonts w:eastAsia="MS Mincho"/>
          </w:rPr>
          <w:delText>36</w:delText>
        </w:r>
        <w:r w:rsidRPr="00C80EEC" w:rsidDel="008E3728">
          <w:rPr>
            <w:rFonts w:eastAsia="MS Mincho"/>
          </w:rPr>
          <w:delText>個のトランジションが</w:delText>
        </w:r>
        <w:r w:rsidR="005B365F" w:rsidDel="008E3728">
          <w:rPr>
            <w:rFonts w:eastAsia="MS Mincho" w:hint="eastAsia"/>
          </w:rPr>
          <w:delText>（</w:delText>
        </w:r>
        <w:r w:rsidR="005B365F" w:rsidDel="008E3728">
          <w:rPr>
            <w:rFonts w:eastAsia="MS Mincho" w:hint="eastAsia"/>
          </w:rPr>
          <w:delText>CE</w:delText>
        </w:r>
        <w:r w:rsidR="005B365F" w:rsidDel="008E3728">
          <w:rPr>
            <w:rFonts w:eastAsia="MS Mincho" w:hint="eastAsia"/>
          </w:rPr>
          <w:delText>値の可変に伴い）</w:delText>
        </w:r>
        <w:r w:rsidRPr="00C80EEC" w:rsidDel="008E3728">
          <w:rPr>
            <w:rFonts w:eastAsia="MS Mincho"/>
          </w:rPr>
          <w:delText>11</w:delText>
        </w:r>
        <w:r w:rsidRPr="00C80EEC" w:rsidDel="008E3728">
          <w:rPr>
            <w:rFonts w:eastAsia="MS Mincho"/>
          </w:rPr>
          <w:delText>倍になることを思い出しましょう。装置が測定しなければならないトランジションは合計</w:delText>
        </w:r>
        <w:r w:rsidR="005B365F" w:rsidDel="008E3728">
          <w:rPr>
            <w:rFonts w:eastAsia="MS Mincho" w:hint="eastAsia"/>
          </w:rPr>
          <w:delText>（</w:delText>
        </w:r>
        <w:r w:rsidR="005B365F" w:rsidDel="008E3728">
          <w:rPr>
            <w:rFonts w:eastAsia="MS Mincho" w:hint="eastAsia"/>
          </w:rPr>
          <w:delText>36X11</w:delText>
        </w:r>
        <w:r w:rsidR="005B365F" w:rsidDel="008E3728">
          <w:rPr>
            <w:rFonts w:eastAsia="MS Mincho" w:hint="eastAsia"/>
          </w:rPr>
          <w:delText>で）</w:delText>
        </w:r>
        <w:r w:rsidRPr="00C80EEC" w:rsidDel="008E3728">
          <w:rPr>
            <w:rFonts w:eastAsia="MS Mincho"/>
          </w:rPr>
          <w:delText>396</w:delText>
        </w:r>
        <w:r w:rsidRPr="00C80EEC" w:rsidDel="008E3728">
          <w:rPr>
            <w:rFonts w:eastAsia="MS Mincho"/>
          </w:rPr>
          <w:delText>個となります。</w:delText>
        </w:r>
      </w:del>
    </w:p>
    <w:p w14:paraId="52943EF0" w14:textId="6968000B" w:rsidR="002E1F23" w:rsidRPr="00C80EEC" w:rsidDel="008E3728" w:rsidRDefault="002E1F23" w:rsidP="008E3728">
      <w:pPr>
        <w:rPr>
          <w:del w:id="1072" w:author="Brian Pratt" w:date="2023-08-09T14:44:00Z"/>
          <w:rFonts w:eastAsia="MS Mincho"/>
        </w:rPr>
      </w:pPr>
      <w:del w:id="1073" w:author="Brian Pratt" w:date="2023-08-09T14:44:00Z">
        <w:r w:rsidRPr="00C80EEC" w:rsidDel="008E3728">
          <w:rPr>
            <w:rFonts w:eastAsia="MS Mincho"/>
          </w:rPr>
          <w:delText xml:space="preserve">[ </w:delText>
        </w:r>
        <w:r w:rsidRPr="00C80EEC" w:rsidDel="008E3728">
          <w:rPr>
            <w:rFonts w:eastAsia="MS Mincho"/>
            <w:b/>
          </w:rPr>
          <w:delText>分子リストを無視</w:delText>
        </w:r>
        <w:r w:rsidRPr="00C80EEC" w:rsidDel="008E3728">
          <w:rPr>
            <w:rFonts w:eastAsia="MS Mincho"/>
          </w:rPr>
          <w:delText xml:space="preserve"> ] </w:delText>
        </w:r>
        <w:r w:rsidRPr="00C80EEC" w:rsidDel="008E3728">
          <w:rPr>
            <w:rFonts w:eastAsia="MS Mincho"/>
          </w:rPr>
          <w:delText>チェックボックスをオンにします。</w:delText>
        </w:r>
      </w:del>
    </w:p>
    <w:p w14:paraId="1C3F6963" w14:textId="034EE308" w:rsidR="00395A7A" w:rsidRPr="00C80EEC" w:rsidDel="008E3728" w:rsidRDefault="00395A7A" w:rsidP="008E3728">
      <w:pPr>
        <w:rPr>
          <w:del w:id="1074" w:author="Brian Pratt" w:date="2023-08-09T14:44:00Z"/>
          <w:rFonts w:eastAsia="MS Mincho"/>
        </w:rPr>
      </w:pPr>
      <w:del w:id="1075" w:author="Brian Pratt" w:date="2023-08-09T14:44:00Z">
        <w:r w:rsidRPr="00C80EEC" w:rsidDel="008E3728">
          <w:rPr>
            <w:rFonts w:eastAsia="MS Mincho"/>
          </w:rPr>
          <w:delText xml:space="preserve">[ </w:delText>
        </w:r>
        <w:r w:rsidRPr="00C80EEC" w:rsidDel="008E3728">
          <w:rPr>
            <w:rFonts w:eastAsia="MS Mincho"/>
            <w:b/>
          </w:rPr>
          <w:delText>試料インジェクションごとの最大トランジション数</w:delText>
        </w:r>
        <w:r w:rsidRPr="00C80EEC" w:rsidDel="008E3728">
          <w:rPr>
            <w:rFonts w:eastAsia="MS Mincho"/>
          </w:rPr>
          <w:delText xml:space="preserve"> ] </w:delText>
        </w:r>
        <w:r w:rsidRPr="00C80EEC" w:rsidDel="008E3728">
          <w:rPr>
            <w:rFonts w:eastAsia="MS Mincho"/>
          </w:rPr>
          <w:delText>に「</w:delText>
        </w:r>
        <w:r w:rsidRPr="00C80EEC" w:rsidDel="008E3728">
          <w:rPr>
            <w:rFonts w:eastAsia="MS Mincho"/>
          </w:rPr>
          <w:delText>100</w:delText>
        </w:r>
        <w:r w:rsidRPr="00C80EEC" w:rsidDel="008E3728">
          <w:rPr>
            <w:rFonts w:eastAsia="MS Mincho"/>
          </w:rPr>
          <w:delText>」と入力します。</w:delText>
        </w:r>
      </w:del>
    </w:p>
    <w:p w14:paraId="47BAB988" w14:textId="23DA33FC" w:rsidR="00395A7A" w:rsidRPr="00C80EEC" w:rsidDel="008E3728" w:rsidRDefault="00395A7A" w:rsidP="008E3728">
      <w:pPr>
        <w:rPr>
          <w:del w:id="1076" w:author="Brian Pratt" w:date="2023-08-09T14:44:00Z"/>
          <w:rFonts w:eastAsia="MS Mincho"/>
        </w:rPr>
      </w:pPr>
      <w:del w:id="1077" w:author="Brian Pratt" w:date="2023-08-09T14:44:00Z">
        <w:r w:rsidRPr="00C80EEC" w:rsidDel="008E3728">
          <w:rPr>
            <w:rFonts w:eastAsia="MS Mincho"/>
          </w:rPr>
          <w:delText xml:space="preserve">[ </w:delText>
        </w:r>
        <w:r w:rsidRPr="00C80EEC" w:rsidDel="008E3728">
          <w:rPr>
            <w:rFonts w:eastAsia="MS Mincho"/>
            <w:b/>
          </w:rPr>
          <w:delText>最適化</w:delText>
        </w:r>
        <w:r w:rsidRPr="00C80EEC" w:rsidDel="008E3728">
          <w:rPr>
            <w:rFonts w:eastAsia="MS Mincho"/>
          </w:rPr>
          <w:delText xml:space="preserve"> ] </w:delText>
        </w:r>
        <w:r w:rsidRPr="00C80EEC" w:rsidDel="008E3728">
          <w:rPr>
            <w:rFonts w:eastAsia="MS Mincho"/>
          </w:rPr>
          <w:delText>ドロップダウンリストで、「衝突エネルギー」を選択します。</w:delText>
        </w:r>
      </w:del>
    </w:p>
    <w:p w14:paraId="616C6395" w14:textId="0C716E97" w:rsidR="001D4C69" w:rsidRPr="00C80EEC" w:rsidDel="008E3728" w:rsidRDefault="00395A7A" w:rsidP="008E3728">
      <w:pPr>
        <w:rPr>
          <w:del w:id="1078" w:author="Brian Pratt" w:date="2023-08-09T14:44:00Z"/>
          <w:rFonts w:eastAsia="MS Mincho"/>
        </w:rPr>
      </w:pPr>
      <w:del w:id="1079" w:author="Brian Pratt" w:date="2023-08-09T14:44:00Z">
        <w:r w:rsidRPr="00C80EEC" w:rsidDel="008E3728">
          <w:rPr>
            <w:rFonts w:eastAsia="MS Mincho"/>
          </w:rPr>
          <w:delText xml:space="preserve">[ </w:delText>
        </w:r>
        <w:r w:rsidRPr="00C80EEC" w:rsidDel="008E3728">
          <w:rPr>
            <w:rFonts w:eastAsia="MS Mincho"/>
            <w:b/>
          </w:rPr>
          <w:delText>メソッドタイプ</w:delText>
        </w:r>
        <w:r w:rsidRPr="00C80EEC" w:rsidDel="008E3728">
          <w:rPr>
            <w:rFonts w:eastAsia="MS Mincho"/>
          </w:rPr>
          <w:delText xml:space="preserve"> ] </w:delText>
        </w:r>
        <w:r w:rsidRPr="00C80EEC" w:rsidDel="008E3728">
          <w:rPr>
            <w:rFonts w:eastAsia="MS Mincho"/>
          </w:rPr>
          <w:delText>リストで「スケジュール」を選択します。</w:delText>
        </w:r>
      </w:del>
    </w:p>
    <w:p w14:paraId="1635286B" w14:textId="3D039250" w:rsidR="00F610B0" w:rsidRPr="00C80EEC" w:rsidDel="008E3728" w:rsidRDefault="00F610B0" w:rsidP="008E3728">
      <w:pPr>
        <w:rPr>
          <w:del w:id="1080" w:author="Brian Pratt" w:date="2023-08-09T14:44:00Z"/>
          <w:rFonts w:eastAsia="MS Mincho"/>
        </w:rPr>
      </w:pPr>
      <w:del w:id="1081" w:author="Brian Pratt" w:date="2023-08-09T14:44:00Z">
        <w:r w:rsidRPr="00C80EEC" w:rsidDel="008E3728">
          <w:rPr>
            <w:rFonts w:eastAsia="MS Mincho"/>
          </w:rPr>
          <w:delText xml:space="preserve">[ </w:delText>
        </w:r>
        <w:r w:rsidRPr="00C80EEC" w:rsidDel="008E3728">
          <w:rPr>
            <w:rFonts w:eastAsia="MS Mincho"/>
            <w:b/>
          </w:rPr>
          <w:delText>トランジションリストをエクスポート</w:delText>
        </w:r>
        <w:r w:rsidRPr="00C80EEC" w:rsidDel="008E3728">
          <w:rPr>
            <w:rFonts w:eastAsia="MS Mincho"/>
          </w:rPr>
          <w:delText xml:space="preserve"> ] </w:delText>
        </w:r>
        <w:r w:rsidRPr="00C80EEC" w:rsidDel="008E3728">
          <w:rPr>
            <w:rFonts w:eastAsia="MS Mincho"/>
          </w:rPr>
          <w:delText>フォームは以下のようになります。</w:delText>
        </w:r>
      </w:del>
    </w:p>
    <w:p w14:paraId="105C49D2" w14:textId="18E1D9F7" w:rsidR="001D4C69" w:rsidRPr="00C80EEC" w:rsidDel="008E3728" w:rsidRDefault="003A7805" w:rsidP="008E3728">
      <w:pPr>
        <w:rPr>
          <w:del w:id="1082" w:author="Brian Pratt" w:date="2023-08-09T14:44:00Z"/>
          <w:rFonts w:eastAsia="MS Mincho"/>
        </w:rPr>
      </w:pPr>
      <w:del w:id="1083" w:author="Brian Pratt" w:date="2023-08-09T14:44:00Z">
        <w:r w:rsidRPr="00C80EEC" w:rsidDel="008E3728">
          <w:rPr>
            <w:rFonts w:eastAsia="MS Mincho"/>
            <w:noProof/>
            <w:lang w:eastAsia="en-US"/>
          </w:rPr>
          <w:drawing>
            <wp:inline distT="0" distB="0" distL="0" distR="0" wp14:anchorId="2371C7CE" wp14:editId="5F0AEA0C">
              <wp:extent cx="3009900" cy="36766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3009900" cy="3676650"/>
                      </a:xfrm>
                      <a:prstGeom prst="rect">
                        <a:avLst/>
                      </a:prstGeom>
                    </pic:spPr>
                  </pic:pic>
                </a:graphicData>
              </a:graphic>
            </wp:inline>
          </w:drawing>
        </w:r>
      </w:del>
    </w:p>
    <w:p w14:paraId="3F88B290" w14:textId="213E2AA4" w:rsidR="00663EF6" w:rsidRPr="00C80EEC" w:rsidDel="008E3728" w:rsidRDefault="00397AB8" w:rsidP="008E3728">
      <w:pPr>
        <w:rPr>
          <w:del w:id="1084" w:author="Brian Pratt" w:date="2023-08-09T14:44:00Z"/>
          <w:rFonts w:eastAsia="MS Mincho"/>
        </w:rPr>
      </w:pPr>
      <w:del w:id="1085" w:author="Brian Pratt" w:date="2023-08-09T14:44:00Z">
        <w:r w:rsidRPr="00C80EEC" w:rsidDel="008E3728">
          <w:rPr>
            <w:rFonts w:eastAsia="MS Mincho"/>
          </w:rPr>
          <w:delText>このスケジュール化された取得を選択する</w:delText>
        </w:r>
        <w:r w:rsidR="005B365F" w:rsidDel="008E3728">
          <w:rPr>
            <w:rFonts w:eastAsia="MS Mincho" w:hint="eastAsia"/>
          </w:rPr>
          <w:delText>ことで</w:delText>
        </w:r>
        <w:r w:rsidRPr="00C80EEC" w:rsidDel="008E3728">
          <w:rPr>
            <w:rFonts w:eastAsia="MS Mincho"/>
          </w:rPr>
          <w:delText xml:space="preserve">[ </w:delText>
        </w:r>
        <w:r w:rsidR="00F610B0" w:rsidRPr="00C80EEC" w:rsidDel="008E3728">
          <w:rPr>
            <w:rFonts w:eastAsia="MS Mincho"/>
            <w:b/>
          </w:rPr>
          <w:delText>試料インジェクションごとの最大トランジション数</w:delText>
        </w:r>
        <w:r w:rsidRPr="00C80EEC" w:rsidDel="008E3728">
          <w:rPr>
            <w:rFonts w:eastAsia="MS Mincho"/>
          </w:rPr>
          <w:delText xml:space="preserve"> ] </w:delText>
        </w:r>
        <w:r w:rsidRPr="00C80EEC" w:rsidDel="008E3728">
          <w:rPr>
            <w:rFonts w:eastAsia="MS Mincho"/>
          </w:rPr>
          <w:delText>フィールド名</w:delText>
        </w:r>
        <w:r w:rsidR="005B365F" w:rsidDel="008E3728">
          <w:rPr>
            <w:rFonts w:eastAsia="MS Mincho" w:hint="eastAsia"/>
          </w:rPr>
          <w:delText>が</w:delText>
        </w:r>
        <w:r w:rsidRPr="00C80EEC" w:rsidDel="008E3728">
          <w:rPr>
            <w:rFonts w:eastAsia="MS Mincho"/>
          </w:rPr>
          <w:delText xml:space="preserve">[ </w:delText>
        </w:r>
        <w:r w:rsidR="00F610B0" w:rsidRPr="00C80EEC" w:rsidDel="008E3728">
          <w:rPr>
            <w:rFonts w:eastAsia="MS Mincho"/>
            <w:b/>
          </w:rPr>
          <w:delText>最大同時トランジション数</w:delText>
        </w:r>
        <w:r w:rsidRPr="00C80EEC" w:rsidDel="008E3728">
          <w:rPr>
            <w:rFonts w:eastAsia="MS Mincho"/>
          </w:rPr>
          <w:delText xml:space="preserve"> ] </w:delText>
        </w:r>
        <w:r w:rsidRPr="00C80EEC" w:rsidDel="008E3728">
          <w:rPr>
            <w:rFonts w:eastAsia="MS Mincho"/>
          </w:rPr>
          <w:delText>に変わることに注意してください。スケジュールによって</w:delText>
        </w:r>
        <w:r w:rsidR="005B365F" w:rsidDel="008E3728">
          <w:rPr>
            <w:rFonts w:eastAsia="MS Mincho" w:hint="eastAsia"/>
          </w:rPr>
          <w:delText>測定</w:delText>
        </w:r>
        <w:r w:rsidRPr="00C80EEC" w:rsidDel="008E3728">
          <w:rPr>
            <w:rFonts w:eastAsia="MS Mincho"/>
          </w:rPr>
          <w:delText>のすべてのトランジションをどのように全サイクルで測定しないようにできるかを考慮します。</w:delText>
        </w:r>
        <w:r w:rsidRPr="00C80EEC" w:rsidDel="008E3728">
          <w:rPr>
            <w:rFonts w:eastAsia="MS Mincho"/>
          </w:rPr>
          <w:delText>Skyline</w:delText>
        </w:r>
        <w:r w:rsidRPr="00C80EEC" w:rsidDel="008E3728">
          <w:rPr>
            <w:rFonts w:eastAsia="MS Mincho"/>
          </w:rPr>
          <w:delText>は自動的にこの計算を行い、装置がどのサイクルでも絶対に</w:delText>
        </w:r>
        <w:r w:rsidRPr="00C80EEC" w:rsidDel="008E3728">
          <w:rPr>
            <w:rFonts w:eastAsia="MS Mincho"/>
          </w:rPr>
          <w:delText>100</w:delText>
        </w:r>
        <w:r w:rsidRPr="00C80EEC" w:rsidDel="008E3728">
          <w:rPr>
            <w:rFonts w:eastAsia="MS Mincho"/>
          </w:rPr>
          <w:delText>個以上測定しないようにして、クロマトグラフのピーク全体で希望するドウェル時間とポイントが確実に達成できるように</w:delText>
        </w:r>
        <w:r w:rsidR="005B365F" w:rsidDel="008E3728">
          <w:rPr>
            <w:rFonts w:eastAsia="MS Mincho" w:hint="eastAsia"/>
          </w:rPr>
          <w:delText>自動調整</w:delText>
        </w:r>
        <w:r w:rsidRPr="00C80EEC" w:rsidDel="008E3728">
          <w:rPr>
            <w:rFonts w:eastAsia="MS Mincho"/>
          </w:rPr>
          <w:delText>します。</w:delText>
        </w:r>
        <w:r w:rsidR="005B365F" w:rsidDel="008E3728">
          <w:rPr>
            <w:rFonts w:eastAsia="MS Mincho" w:hint="eastAsia"/>
          </w:rPr>
          <w:delText>しかしながらここでの</w:delText>
        </w:r>
        <w:r w:rsidR="005B365F" w:rsidDel="008E3728">
          <w:rPr>
            <w:rFonts w:eastAsia="MS Mincho" w:hint="eastAsia"/>
          </w:rPr>
          <w:delText>396</w:delText>
        </w:r>
        <w:r w:rsidR="005B365F" w:rsidDel="008E3728">
          <w:rPr>
            <w:rFonts w:eastAsia="MS Mincho" w:hint="eastAsia"/>
          </w:rPr>
          <w:delText>個のトランジションはあまりに数が多いため、</w:delText>
        </w:r>
        <w:r w:rsidRPr="00C80EEC" w:rsidDel="008E3728">
          <w:rPr>
            <w:rFonts w:eastAsia="MS Mincho"/>
          </w:rPr>
          <w:delText>フォームの</w:delText>
        </w:r>
        <w:r w:rsidRPr="00C80EEC" w:rsidDel="008E3728">
          <w:rPr>
            <w:rFonts w:eastAsia="MS Mincho"/>
          </w:rPr>
          <w:delText xml:space="preserve"> [ </w:delText>
        </w:r>
        <w:r w:rsidR="00F610B0" w:rsidRPr="00C80EEC" w:rsidDel="008E3728">
          <w:rPr>
            <w:rFonts w:eastAsia="MS Mincho"/>
            <w:b/>
          </w:rPr>
          <w:delText>メソッド</w:delText>
        </w:r>
        <w:r w:rsidR="00F610B0" w:rsidRPr="00C80EEC" w:rsidDel="008E3728">
          <w:rPr>
            <w:rFonts w:eastAsia="MS Mincho"/>
            <w:b/>
          </w:rPr>
          <w:delText>: 5</w:delText>
        </w:r>
        <w:r w:rsidRPr="00C80EEC" w:rsidDel="008E3728">
          <w:rPr>
            <w:rFonts w:eastAsia="MS Mincho"/>
          </w:rPr>
          <w:delText xml:space="preserve"> ] </w:delText>
        </w:r>
        <w:r w:rsidRPr="00C80EEC" w:rsidDel="008E3728">
          <w:rPr>
            <w:rFonts w:eastAsia="MS Mincho"/>
          </w:rPr>
          <w:delText>というラベル</w:delText>
        </w:r>
        <w:r w:rsidR="005B365F" w:rsidDel="008E3728">
          <w:rPr>
            <w:rFonts w:eastAsia="MS Mincho" w:hint="eastAsia"/>
          </w:rPr>
          <w:delText>が表示されます。これは</w:delText>
        </w:r>
        <w:r w:rsidRPr="00C80EEC" w:rsidDel="008E3728">
          <w:rPr>
            <w:rFonts w:eastAsia="MS Mincho"/>
          </w:rPr>
          <w:delText>最適化の実施に必要な</w:delText>
        </w:r>
        <w:r w:rsidRPr="00C80EEC" w:rsidDel="008E3728">
          <w:rPr>
            <w:rFonts w:eastAsia="MS Mincho"/>
          </w:rPr>
          <w:delText>396</w:delText>
        </w:r>
        <w:r w:rsidRPr="00C80EEC" w:rsidDel="008E3728">
          <w:rPr>
            <w:rFonts w:eastAsia="MS Mincho"/>
          </w:rPr>
          <w:delText>個のトランジションを測定する</w:delText>
        </w:r>
        <w:r w:rsidR="005B365F" w:rsidDel="008E3728">
          <w:rPr>
            <w:rFonts w:eastAsia="MS Mincho" w:hint="eastAsia"/>
          </w:rPr>
          <w:delText>ため</w:delText>
        </w:r>
        <w:r w:rsidRPr="00C80EEC" w:rsidDel="008E3728">
          <w:rPr>
            <w:rFonts w:eastAsia="MS Mincho"/>
          </w:rPr>
          <w:delText>に、</w:delText>
        </w:r>
        <w:r w:rsidR="005B365F" w:rsidDel="008E3728">
          <w:rPr>
            <w:rFonts w:eastAsia="MS Mincho" w:hint="eastAsia"/>
          </w:rPr>
          <w:delText>装置（</w:delText>
        </w:r>
        <w:r w:rsidRPr="00C80EEC" w:rsidDel="008E3728">
          <w:rPr>
            <w:rFonts w:eastAsia="MS Mincho"/>
          </w:rPr>
          <w:delText>質量分析計</w:delText>
        </w:r>
        <w:r w:rsidR="005B365F" w:rsidDel="008E3728">
          <w:rPr>
            <w:rFonts w:eastAsia="MS Mincho" w:hint="eastAsia"/>
          </w:rPr>
          <w:delText>）</w:delText>
        </w:r>
        <w:r w:rsidRPr="00C80EEC" w:rsidDel="008E3728">
          <w:rPr>
            <w:rFonts w:eastAsia="MS Mincho"/>
          </w:rPr>
          <w:delText>で</w:delText>
        </w:r>
        <w:r w:rsidRPr="00C80EEC" w:rsidDel="008E3728">
          <w:rPr>
            <w:rFonts w:eastAsia="MS Mincho"/>
          </w:rPr>
          <w:delText>5</w:delText>
        </w:r>
        <w:r w:rsidRPr="00C80EEC" w:rsidDel="008E3728">
          <w:rPr>
            <w:rFonts w:eastAsia="MS Mincho"/>
          </w:rPr>
          <w:delText>個の異なるトランジションリスト</w:delText>
        </w:r>
        <w:r w:rsidR="005B365F" w:rsidDel="008E3728">
          <w:rPr>
            <w:rFonts w:eastAsia="MS Mincho" w:hint="eastAsia"/>
          </w:rPr>
          <w:delText>で少なくても合計</w:delText>
        </w:r>
        <w:r w:rsidRPr="00C80EEC" w:rsidDel="008E3728">
          <w:rPr>
            <w:rFonts w:eastAsia="MS Mincho"/>
          </w:rPr>
          <w:delText>5</w:delText>
        </w:r>
        <w:r w:rsidRPr="00C80EEC" w:rsidDel="008E3728">
          <w:rPr>
            <w:rFonts w:eastAsia="MS Mincho"/>
          </w:rPr>
          <w:delText>回の</w:delText>
        </w:r>
        <w:r w:rsidR="005B365F" w:rsidDel="008E3728">
          <w:rPr>
            <w:rFonts w:eastAsia="MS Mincho" w:hint="eastAsia"/>
          </w:rPr>
          <w:delText>測定を実際にしなければならないということです。</w:delText>
        </w:r>
      </w:del>
    </w:p>
    <w:p w14:paraId="7A371DC5" w14:textId="16E3C969" w:rsidR="00397AB8" w:rsidRPr="00C80EEC" w:rsidDel="008E3728" w:rsidRDefault="00397AB8" w:rsidP="008E3728">
      <w:pPr>
        <w:rPr>
          <w:del w:id="1086" w:author="Brian Pratt" w:date="2023-08-09T14:44:00Z"/>
          <w:rFonts w:eastAsia="MS Mincho"/>
        </w:rPr>
      </w:pPr>
      <w:del w:id="1087" w:author="Brian Pratt" w:date="2023-08-09T14:44:00Z">
        <w:r w:rsidRPr="00C80EEC" w:rsidDel="008E3728">
          <w:rPr>
            <w:rFonts w:eastAsia="MS Mincho"/>
          </w:rPr>
          <w:delText xml:space="preserve">[ </w:delText>
        </w:r>
        <w:r w:rsidR="00412B7A"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2F7DF824" w14:textId="4941DD26" w:rsidR="00630A66" w:rsidRPr="00C80EEC" w:rsidDel="008E3728" w:rsidRDefault="00630A66" w:rsidP="008E3728">
      <w:pPr>
        <w:rPr>
          <w:del w:id="1088" w:author="Brian Pratt" w:date="2023-08-09T14:44:00Z"/>
          <w:rFonts w:eastAsia="MS Mincho"/>
        </w:rPr>
      </w:pPr>
      <w:del w:id="1089" w:author="Brian Pratt" w:date="2023-08-09T14:44:00Z">
        <w:r w:rsidRPr="00C80EEC" w:rsidDel="008E3728">
          <w:rPr>
            <w:rFonts w:eastAsia="MS Mincho"/>
          </w:rPr>
          <w:delText>溶出時間にどの繰り返し測定を使用するか尋ねられます。</w:delText>
        </w:r>
      </w:del>
    </w:p>
    <w:p w14:paraId="0EA5545F" w14:textId="6496547C" w:rsidR="00630A66" w:rsidRPr="00C80EEC" w:rsidDel="008E3728" w:rsidRDefault="00630A66" w:rsidP="008E3728">
      <w:pPr>
        <w:rPr>
          <w:del w:id="1090" w:author="Brian Pratt" w:date="2023-08-09T14:44:00Z"/>
          <w:rFonts w:eastAsia="MS Mincho"/>
        </w:rPr>
      </w:pPr>
      <w:del w:id="1091" w:author="Brian Pratt" w:date="2023-08-09T14:44:00Z">
        <w:r w:rsidRPr="00C80EEC" w:rsidDel="008E3728">
          <w:rPr>
            <w:rFonts w:eastAsia="MS Mincho"/>
          </w:rPr>
          <w:delText xml:space="preserve">[ </w:delText>
        </w:r>
        <w:r w:rsidRPr="00C80EEC" w:rsidDel="008E3728">
          <w:rPr>
            <w:rFonts w:eastAsia="MS Mincho"/>
            <w:b/>
          </w:rPr>
          <w:delText>単一データセットから値を使用</w:delText>
        </w:r>
        <w:r w:rsidRPr="00C80EEC" w:rsidDel="008E3728">
          <w:rPr>
            <w:rFonts w:eastAsia="MS Mincho"/>
          </w:rPr>
          <w:delText xml:space="preserve"> ] </w:delText>
        </w:r>
        <w:r w:rsidRPr="00C80EEC" w:rsidDel="008E3728">
          <w:rPr>
            <w:rFonts w:eastAsia="MS Mincho"/>
          </w:rPr>
          <w:delText>をクリックします。</w:delText>
        </w:r>
      </w:del>
    </w:p>
    <w:p w14:paraId="77A28B70" w14:textId="51FC79AC" w:rsidR="00630A66" w:rsidRPr="00C80EEC" w:rsidDel="008E3728" w:rsidRDefault="00630A66" w:rsidP="008E3728">
      <w:pPr>
        <w:rPr>
          <w:del w:id="1092" w:author="Brian Pratt" w:date="2023-08-09T14:44:00Z"/>
          <w:rFonts w:eastAsia="MS Mincho"/>
        </w:rPr>
      </w:pPr>
      <w:del w:id="1093" w:author="Brian Pratt" w:date="2023-08-09T14:44:00Z">
        <w:r w:rsidRPr="00C80EEC" w:rsidDel="008E3728">
          <w:rPr>
            <w:rFonts w:eastAsia="MS Mincho"/>
          </w:rPr>
          <w:delText xml:space="preserve">[ </w:delText>
        </w:r>
        <w:r w:rsidRPr="00C80EEC" w:rsidDel="008E3728">
          <w:rPr>
            <w:rFonts w:eastAsia="MS Mincho"/>
            <w:b/>
          </w:rPr>
          <w:delText>繰り返し測定</w:delText>
        </w:r>
        <w:r w:rsidRPr="00C80EEC" w:rsidDel="008E3728">
          <w:rPr>
            <w:rFonts w:eastAsia="MS Mincho"/>
          </w:rPr>
          <w:delText xml:space="preserve"> ] </w:delText>
        </w:r>
        <w:r w:rsidRPr="00C80EEC" w:rsidDel="008E3728">
          <w:rPr>
            <w:rFonts w:eastAsia="MS Mincho"/>
          </w:rPr>
          <w:delText>ドロップダウンリストで、「</w:delText>
        </w:r>
        <w:r w:rsidRPr="00C80EEC" w:rsidDel="008E3728">
          <w:rPr>
            <w:rFonts w:eastAsia="MS Mincho"/>
          </w:rPr>
          <w:delText>1:2_2</w:delText>
        </w:r>
        <w:r w:rsidRPr="00C80EEC" w:rsidDel="008E3728">
          <w:rPr>
            <w:rFonts w:eastAsia="MS Mincho"/>
          </w:rPr>
          <w:delText>」を選択します。</w:delText>
        </w:r>
      </w:del>
    </w:p>
    <w:p w14:paraId="31CC3A1B" w14:textId="5415BD30" w:rsidR="0000196E" w:rsidRPr="00C80EEC" w:rsidDel="008E3728" w:rsidRDefault="00630A66" w:rsidP="008E3728">
      <w:pPr>
        <w:rPr>
          <w:del w:id="1094" w:author="Brian Pratt" w:date="2023-08-09T14:44:00Z"/>
          <w:rFonts w:eastAsia="MS Mincho"/>
        </w:rPr>
      </w:pPr>
      <w:del w:id="1095" w:author="Brian Pratt" w:date="2023-08-09T14:44:00Z">
        <w:r w:rsidRPr="00C80EEC" w:rsidDel="008E3728">
          <w:rPr>
            <w:rFonts w:eastAsia="MS Mincho"/>
          </w:rPr>
          <w:delText xml:space="preserve">[ </w:delText>
        </w:r>
        <w:r w:rsidRPr="00C80EEC" w:rsidDel="008E3728">
          <w:rPr>
            <w:rFonts w:eastAsia="MS Mincho"/>
            <w:b/>
          </w:rPr>
          <w:delText>スケジュールデータ</w:delText>
        </w:r>
        <w:r w:rsidRPr="00C80EEC" w:rsidDel="008E3728">
          <w:rPr>
            <w:rFonts w:eastAsia="MS Mincho"/>
          </w:rPr>
          <w:delText xml:space="preserve"> ] </w:delText>
        </w:r>
        <w:r w:rsidRPr="00C80EEC" w:rsidDel="008E3728">
          <w:rPr>
            <w:rFonts w:eastAsia="MS Mincho"/>
          </w:rPr>
          <w:delText>フォームは以下のようになります。</w:delText>
        </w:r>
      </w:del>
    </w:p>
    <w:p w14:paraId="02DDDF60" w14:textId="7F4E3CF4" w:rsidR="00412B7A" w:rsidRPr="00C80EEC" w:rsidDel="008E3728" w:rsidRDefault="003A7805" w:rsidP="008E3728">
      <w:pPr>
        <w:rPr>
          <w:del w:id="1096" w:author="Brian Pratt" w:date="2023-08-09T14:44:00Z"/>
          <w:rFonts w:eastAsia="MS Mincho"/>
        </w:rPr>
      </w:pPr>
      <w:del w:id="1097" w:author="Brian Pratt" w:date="2023-08-09T14:44:00Z">
        <w:r w:rsidRPr="00C80EEC" w:rsidDel="008E3728">
          <w:rPr>
            <w:rFonts w:eastAsia="MS Mincho"/>
            <w:noProof/>
            <w:lang w:eastAsia="en-US"/>
          </w:rPr>
          <w:drawing>
            <wp:inline distT="0" distB="0" distL="0" distR="0" wp14:anchorId="40C1C1C0" wp14:editId="6432B219">
              <wp:extent cx="3076575" cy="16192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3076575" cy="1619250"/>
                      </a:xfrm>
                      <a:prstGeom prst="rect">
                        <a:avLst/>
                      </a:prstGeom>
                    </pic:spPr>
                  </pic:pic>
                </a:graphicData>
              </a:graphic>
            </wp:inline>
          </w:drawing>
        </w:r>
      </w:del>
    </w:p>
    <w:p w14:paraId="14CF16E2" w14:textId="1E9F194F" w:rsidR="00412B7A" w:rsidRPr="00C80EEC" w:rsidDel="008E3728" w:rsidRDefault="00412B7A" w:rsidP="008E3728">
      <w:pPr>
        <w:rPr>
          <w:del w:id="1098" w:author="Brian Pratt" w:date="2023-08-09T14:44:00Z"/>
          <w:rFonts w:eastAsia="MS Mincho"/>
        </w:rPr>
      </w:pPr>
      <w:del w:id="1099"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67AD87A3" w14:textId="3F4F2DB8" w:rsidR="00630A66" w:rsidRPr="00C80EEC" w:rsidDel="008E3728" w:rsidRDefault="00630A66" w:rsidP="008E3728">
      <w:pPr>
        <w:rPr>
          <w:del w:id="1100" w:author="Brian Pratt" w:date="2023-08-09T14:44:00Z"/>
          <w:rFonts w:eastAsia="MS Mincho"/>
        </w:rPr>
      </w:pPr>
      <w:del w:id="1101" w:author="Brian Pratt" w:date="2023-08-09T14:44:00Z">
        <w:r w:rsidRPr="00C80EEC" w:rsidDel="008E3728">
          <w:rPr>
            <w:rFonts w:eastAsia="MS Mincho"/>
          </w:rPr>
          <w:delText>トランジションリストファイル名を求められます。</w:delText>
        </w:r>
      </w:del>
    </w:p>
    <w:p w14:paraId="07395727" w14:textId="275D14D5" w:rsidR="00630A66" w:rsidRPr="00C80EEC" w:rsidDel="008E3728" w:rsidRDefault="00630A66" w:rsidP="008E3728">
      <w:pPr>
        <w:rPr>
          <w:del w:id="1102" w:author="Brian Pratt" w:date="2023-08-09T14:44:00Z"/>
          <w:rFonts w:eastAsia="MS Mincho"/>
        </w:rPr>
      </w:pPr>
      <w:del w:id="1103" w:author="Brian Pratt" w:date="2023-08-09T14:44:00Z">
        <w:r w:rsidRPr="00C80EEC" w:rsidDel="008E3728">
          <w:rPr>
            <w:rFonts w:eastAsia="MS Mincho"/>
          </w:rPr>
          <w:delText>「</w:delText>
        </w:r>
        <w:bookmarkStart w:id="1104" w:name="OLE_LINK1"/>
        <w:bookmarkStart w:id="1105" w:name="OLE_LINK2"/>
        <w:r w:rsidRPr="00C80EEC" w:rsidDel="008E3728">
          <w:rPr>
            <w:rFonts w:eastAsia="MS Mincho"/>
          </w:rPr>
          <w:delText>EnergyMet_5minutes_ceopt.csv</w:delText>
        </w:r>
        <w:bookmarkEnd w:id="1104"/>
        <w:bookmarkEnd w:id="1105"/>
        <w:r w:rsidRPr="00C80EEC" w:rsidDel="008E3728">
          <w:rPr>
            <w:rFonts w:eastAsia="MS Mincho"/>
          </w:rPr>
          <w:delText>」と言う名前で保存してください。</w:delText>
        </w:r>
      </w:del>
    </w:p>
    <w:p w14:paraId="3DD12BF7" w14:textId="3B9E2E9C" w:rsidR="00630A66" w:rsidRPr="00C80EEC" w:rsidDel="008E3728" w:rsidRDefault="00651DD7" w:rsidP="008E3728">
      <w:pPr>
        <w:rPr>
          <w:del w:id="1106" w:author="Brian Pratt" w:date="2023-08-09T14:44:00Z"/>
          <w:rFonts w:eastAsia="MS Mincho"/>
        </w:rPr>
      </w:pPr>
      <w:del w:id="1107" w:author="Brian Pratt" w:date="2023-08-09T14:44:00Z">
        <w:r w:rsidRPr="00C80EEC" w:rsidDel="008E3728">
          <w:rPr>
            <w:rFonts w:eastAsia="MS Mincho"/>
          </w:rPr>
          <w:delText>これによって</w:delText>
        </w:r>
        <w:r w:rsidR="007401F5" w:rsidDel="008E3728">
          <w:rPr>
            <w:rFonts w:eastAsia="MS Mincho" w:hint="eastAsia"/>
          </w:rPr>
          <w:delText>（トランジションリストが異なる）</w:delText>
        </w:r>
        <w:r w:rsidRPr="00C80EEC" w:rsidDel="008E3728">
          <w:rPr>
            <w:rFonts w:eastAsia="MS Mincho"/>
          </w:rPr>
          <w:delText>5</w:delText>
        </w:r>
        <w:r w:rsidRPr="00C80EEC" w:rsidDel="008E3728">
          <w:rPr>
            <w:rFonts w:eastAsia="MS Mincho"/>
          </w:rPr>
          <w:delText>個のファイルが</w:delText>
        </w:r>
        <w:r w:rsidR="007401F5" w:rsidDel="008E3728">
          <w:rPr>
            <w:rFonts w:eastAsia="MS Mincho" w:hint="eastAsia"/>
          </w:rPr>
          <w:delText>自動的に作成</w:delText>
        </w:r>
        <w:r w:rsidRPr="00C80EEC" w:rsidDel="008E3728">
          <w:rPr>
            <w:rFonts w:eastAsia="MS Mincho"/>
          </w:rPr>
          <w:delText>されます。</w:delText>
        </w:r>
      </w:del>
    </w:p>
    <w:p w14:paraId="1C90706F" w14:textId="41FC3887" w:rsidR="00630A66" w:rsidRPr="00C80EEC" w:rsidDel="008E3728" w:rsidRDefault="00630A66" w:rsidP="008E3728">
      <w:pPr>
        <w:rPr>
          <w:del w:id="1108" w:author="Brian Pratt" w:date="2023-08-09T14:44:00Z"/>
          <w:rFonts w:eastAsia="MS Mincho"/>
        </w:rPr>
      </w:pPr>
      <w:del w:id="1109" w:author="Brian Pratt" w:date="2023-08-09T14:44:00Z">
        <w:r w:rsidRPr="00C80EEC" w:rsidDel="008E3728">
          <w:rPr>
            <w:rFonts w:eastAsia="MS Mincho"/>
          </w:rPr>
          <w:delText>EnergyMet_5minutes_ceopt_0001.csv</w:delText>
        </w:r>
      </w:del>
    </w:p>
    <w:p w14:paraId="6C3613A9" w14:textId="2BF546FD" w:rsidR="00630A66" w:rsidRPr="00C80EEC" w:rsidDel="008E3728" w:rsidRDefault="00630A66" w:rsidP="008E3728">
      <w:pPr>
        <w:rPr>
          <w:del w:id="1110" w:author="Brian Pratt" w:date="2023-08-09T14:44:00Z"/>
          <w:rFonts w:eastAsia="MS Mincho"/>
        </w:rPr>
      </w:pPr>
      <w:del w:id="1111" w:author="Brian Pratt" w:date="2023-08-09T14:44:00Z">
        <w:r w:rsidRPr="00C80EEC" w:rsidDel="008E3728">
          <w:rPr>
            <w:rFonts w:eastAsia="MS Mincho"/>
          </w:rPr>
          <w:delText>EnergyMet_5minutes_ceopt_0002.csv</w:delText>
        </w:r>
      </w:del>
    </w:p>
    <w:p w14:paraId="719D2337" w14:textId="57E28384" w:rsidR="00630A66" w:rsidRPr="00C80EEC" w:rsidDel="008E3728" w:rsidRDefault="00630A66" w:rsidP="008E3728">
      <w:pPr>
        <w:rPr>
          <w:del w:id="1112" w:author="Brian Pratt" w:date="2023-08-09T14:44:00Z"/>
          <w:rFonts w:eastAsia="MS Mincho"/>
        </w:rPr>
      </w:pPr>
      <w:del w:id="1113" w:author="Brian Pratt" w:date="2023-08-09T14:44:00Z">
        <w:r w:rsidRPr="00C80EEC" w:rsidDel="008E3728">
          <w:rPr>
            <w:rFonts w:eastAsia="MS Mincho"/>
          </w:rPr>
          <w:delText>EnergyMet_5minutes_ceopt_0003.csv</w:delText>
        </w:r>
      </w:del>
    </w:p>
    <w:p w14:paraId="345CF9AE" w14:textId="47DA45A4" w:rsidR="00630A66" w:rsidRPr="00C80EEC" w:rsidDel="008E3728" w:rsidRDefault="00630A66" w:rsidP="008E3728">
      <w:pPr>
        <w:rPr>
          <w:del w:id="1114" w:author="Brian Pratt" w:date="2023-08-09T14:44:00Z"/>
          <w:rFonts w:eastAsia="MS Mincho"/>
        </w:rPr>
      </w:pPr>
      <w:del w:id="1115" w:author="Brian Pratt" w:date="2023-08-09T14:44:00Z">
        <w:r w:rsidRPr="00C80EEC" w:rsidDel="008E3728">
          <w:rPr>
            <w:rFonts w:eastAsia="MS Mincho"/>
          </w:rPr>
          <w:delText>EnergyMet_5minutes_ceopt_0004.csv</w:delText>
        </w:r>
      </w:del>
    </w:p>
    <w:p w14:paraId="6DE3560F" w14:textId="0F88284E" w:rsidR="00630A66" w:rsidRPr="00C80EEC" w:rsidDel="008E3728" w:rsidRDefault="00630A66" w:rsidP="008E3728">
      <w:pPr>
        <w:rPr>
          <w:del w:id="1116" w:author="Brian Pratt" w:date="2023-08-09T14:44:00Z"/>
          <w:rFonts w:eastAsia="MS Mincho"/>
        </w:rPr>
      </w:pPr>
      <w:del w:id="1117" w:author="Brian Pratt" w:date="2023-08-09T14:44:00Z">
        <w:r w:rsidRPr="00C80EEC" w:rsidDel="008E3728">
          <w:rPr>
            <w:rFonts w:eastAsia="MS Mincho"/>
          </w:rPr>
          <w:delText>EnergyMet_5minutes_ceopt_0005.csv</w:delText>
        </w:r>
      </w:del>
    </w:p>
    <w:p w14:paraId="45697316" w14:textId="07A8CFBF" w:rsidR="00651DD7" w:rsidRPr="00C80EEC" w:rsidDel="008E3728" w:rsidRDefault="005B365F" w:rsidP="008E3728">
      <w:pPr>
        <w:rPr>
          <w:del w:id="1118" w:author="Brian Pratt" w:date="2023-08-09T14:44:00Z"/>
          <w:rFonts w:eastAsia="MS Mincho"/>
        </w:rPr>
      </w:pPr>
      <w:del w:id="1119" w:author="Brian Pratt" w:date="2023-08-09T14:44:00Z">
        <w:r w:rsidDel="008E3728">
          <w:rPr>
            <w:rFonts w:eastAsia="MS Mincho" w:hint="eastAsia"/>
          </w:rPr>
          <w:delText>文献の</w:delText>
        </w:r>
        <w:r w:rsidR="00630A66" w:rsidRPr="00C80EEC" w:rsidDel="008E3728">
          <w:rPr>
            <w:rFonts w:eastAsia="MS Mincho"/>
          </w:rPr>
          <w:delText>トランジションリストを</w:delText>
        </w:r>
        <w:r w:rsidDel="008E3728">
          <w:rPr>
            <w:rFonts w:eastAsia="MS Mincho" w:hint="eastAsia"/>
          </w:rPr>
          <w:delText>もとに</w:delText>
        </w:r>
        <w:r w:rsidR="00630A66" w:rsidRPr="00C80EEC" w:rsidDel="008E3728">
          <w:rPr>
            <w:rFonts w:eastAsia="MS Mincho"/>
          </w:rPr>
          <w:delText>1:1</w:delText>
        </w:r>
        <w:r w:rsidR="00630A66" w:rsidRPr="00C80EEC" w:rsidDel="008E3728">
          <w:rPr>
            <w:rFonts w:eastAsia="MS Mincho"/>
          </w:rPr>
          <w:delText>の試料を</w:delText>
        </w:r>
        <w:r w:rsidR="007401F5" w:rsidDel="008E3728">
          <w:rPr>
            <w:rFonts w:eastAsia="MS Mincho" w:hint="eastAsia"/>
          </w:rPr>
          <w:delText>実際に</w:delText>
        </w:r>
        <w:r w:rsidR="007401F5" w:rsidDel="008E3728">
          <w:rPr>
            <w:rFonts w:eastAsia="MS Mincho" w:hint="eastAsia"/>
          </w:rPr>
          <w:delText>5</w:delText>
        </w:r>
        <w:r w:rsidR="00630A66" w:rsidRPr="00C80EEC" w:rsidDel="008E3728">
          <w:rPr>
            <w:rFonts w:eastAsia="MS Mincho"/>
          </w:rPr>
          <w:delText>回</w:delText>
        </w:r>
        <w:r w:rsidR="007401F5" w:rsidDel="008E3728">
          <w:rPr>
            <w:rFonts w:eastAsia="MS Mincho" w:hint="eastAsia"/>
          </w:rPr>
          <w:delText>にわけて</w:delText>
        </w:r>
        <w:r w:rsidR="00630A66" w:rsidRPr="00C80EEC" w:rsidDel="008E3728">
          <w:rPr>
            <w:rFonts w:eastAsia="MS Mincho"/>
          </w:rPr>
          <w:delText>測定しました。最適化</w:delText>
        </w:r>
        <w:r w:rsidR="007401F5" w:rsidDel="008E3728">
          <w:rPr>
            <w:rFonts w:eastAsia="MS Mincho" w:hint="eastAsia"/>
          </w:rPr>
          <w:delText>のため作成</w:delText>
        </w:r>
        <w:r w:rsidR="00630A66" w:rsidRPr="00C80EEC" w:rsidDel="008E3728">
          <w:rPr>
            <w:rFonts w:eastAsia="MS Mincho"/>
          </w:rPr>
          <w:delText>され</w:delText>
        </w:r>
        <w:r w:rsidR="007401F5" w:rsidDel="008E3728">
          <w:rPr>
            <w:rFonts w:eastAsia="MS Mincho" w:hint="eastAsia"/>
          </w:rPr>
          <w:delText>た</w:delText>
        </w:r>
        <w:r w:rsidR="00630A66" w:rsidRPr="00C80EEC" w:rsidDel="008E3728">
          <w:rPr>
            <w:rFonts w:eastAsia="MS Mincho"/>
          </w:rPr>
          <w:delText>データファイルをインポートする必要があります。</w:delText>
        </w:r>
      </w:del>
    </w:p>
    <w:p w14:paraId="7970F3B9" w14:textId="007A5AD6" w:rsidR="004C2277" w:rsidRPr="00C80EEC" w:rsidDel="008E3728" w:rsidRDefault="004C2277" w:rsidP="008E3728">
      <w:pPr>
        <w:rPr>
          <w:del w:id="1120" w:author="Brian Pratt" w:date="2023-08-09T14:44:00Z"/>
          <w:rFonts w:eastAsia="MS Mincho"/>
        </w:rPr>
      </w:pPr>
      <w:del w:id="1121" w:author="Brian Pratt" w:date="2023-08-09T14:44:00Z">
        <w:r w:rsidRPr="00C80EEC" w:rsidDel="008E3728">
          <w:rPr>
            <w:rFonts w:eastAsia="MS Mincho"/>
          </w:rPr>
          <w:delText xml:space="preserve">[ </w:delText>
        </w:r>
        <w:r w:rsidR="00651DD7" w:rsidRPr="00C80EEC" w:rsidDel="008E3728">
          <w:rPr>
            <w:rFonts w:eastAsia="MS Mincho"/>
            <w:b/>
          </w:rPr>
          <w:delText>ファイル</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w:delText>
        </w:r>
        <w:r w:rsidR="00651DD7" w:rsidRPr="00C80EEC" w:rsidDel="008E3728">
          <w:rPr>
            <w:rFonts w:eastAsia="MS Mincho"/>
            <w:b/>
          </w:rPr>
          <w:delText>インポート</w:delText>
        </w:r>
        <w:r w:rsidRPr="00C80EEC" w:rsidDel="008E3728">
          <w:rPr>
            <w:rFonts w:eastAsia="MS Mincho"/>
          </w:rPr>
          <w:delText xml:space="preserve"> ] </w:delText>
        </w:r>
        <w:r w:rsidRPr="00C80EEC" w:rsidDel="008E3728">
          <w:rPr>
            <w:rFonts w:eastAsia="MS Mincho"/>
          </w:rPr>
          <w:delText>を選択して</w:delText>
        </w:r>
        <w:r w:rsidRPr="00C80EEC" w:rsidDel="008E3728">
          <w:rPr>
            <w:rFonts w:eastAsia="MS Mincho"/>
          </w:rPr>
          <w:delText xml:space="preserve"> [ </w:delText>
        </w:r>
        <w:r w:rsidR="00651DD7" w:rsidRPr="00C80EEC" w:rsidDel="008E3728">
          <w:rPr>
            <w:rFonts w:eastAsia="MS Mincho"/>
            <w:b/>
          </w:rPr>
          <w:delText>結果</w:delText>
        </w:r>
        <w:r w:rsidRPr="00C80EEC" w:rsidDel="008E3728">
          <w:rPr>
            <w:rFonts w:eastAsia="MS Mincho"/>
          </w:rPr>
          <w:delText xml:space="preserve"> ] </w:delText>
        </w:r>
        <w:r w:rsidRPr="00C80EEC" w:rsidDel="008E3728">
          <w:rPr>
            <w:rFonts w:eastAsia="MS Mincho"/>
          </w:rPr>
          <w:delText>をクリックします。</w:delText>
        </w:r>
      </w:del>
    </w:p>
    <w:p w14:paraId="7D42ED26" w14:textId="4D537FA8" w:rsidR="0000196E" w:rsidRPr="00C80EEC" w:rsidDel="008E3728" w:rsidRDefault="007401F5" w:rsidP="008E3728">
      <w:pPr>
        <w:rPr>
          <w:del w:id="1122" w:author="Brian Pratt" w:date="2023-08-09T14:44:00Z"/>
          <w:rFonts w:eastAsia="MS Mincho"/>
        </w:rPr>
      </w:pPr>
      <w:del w:id="1123" w:author="Brian Pratt" w:date="2023-08-09T14:44:00Z">
        <w:r w:rsidDel="008E3728">
          <w:rPr>
            <w:rFonts w:eastAsia="MS Mincho" w:hint="eastAsia"/>
          </w:rPr>
          <w:delText>これまでは</w:delText>
        </w:r>
        <w:r w:rsidR="00BF379E" w:rsidRPr="00C80EEC" w:rsidDel="008E3728">
          <w:rPr>
            <w:rFonts w:eastAsia="MS Mincho"/>
          </w:rPr>
          <w:delText>インポート</w:delText>
        </w:r>
        <w:r w:rsidDel="008E3728">
          <w:rPr>
            <w:rFonts w:eastAsia="MS Mincho" w:hint="eastAsia"/>
          </w:rPr>
          <w:delText>の際に</w:delText>
        </w:r>
        <w:r w:rsidRPr="00C80EEC" w:rsidDel="008E3728">
          <w:rPr>
            <w:rFonts w:eastAsia="MS Mincho"/>
          </w:rPr>
          <w:delText>各データファイルを</w:delText>
        </w:r>
        <w:r w:rsidR="00BF379E" w:rsidRPr="00C80EEC" w:rsidDel="008E3728">
          <w:rPr>
            <w:rFonts w:eastAsia="MS Mincho"/>
          </w:rPr>
          <w:delText>ターゲットとしていたすべてのトランジションに対する完全な測定セットとして扱</w:delText>
        </w:r>
        <w:r w:rsidDel="008E3728">
          <w:rPr>
            <w:rFonts w:eastAsia="MS Mincho" w:hint="eastAsia"/>
          </w:rPr>
          <w:delText>ってい</w:delText>
        </w:r>
        <w:r w:rsidR="00BF379E" w:rsidRPr="00C80EEC" w:rsidDel="008E3728">
          <w:rPr>
            <w:rFonts w:eastAsia="MS Mincho"/>
          </w:rPr>
          <w:delText>ました</w:delText>
        </w:r>
        <w:r w:rsidDel="008E3728">
          <w:rPr>
            <w:rFonts w:eastAsia="MS Mincho" w:hint="eastAsia"/>
          </w:rPr>
          <w:delText>。</w:delText>
        </w:r>
        <w:r w:rsidR="00BF379E" w:rsidRPr="00C80EEC" w:rsidDel="008E3728">
          <w:rPr>
            <w:rFonts w:eastAsia="MS Mincho"/>
          </w:rPr>
          <w:delText>ここでは</w:delText>
        </w:r>
        <w:r w:rsidR="00BF379E" w:rsidRPr="00C80EEC" w:rsidDel="008E3728">
          <w:rPr>
            <w:rFonts w:eastAsia="MS Mincho"/>
          </w:rPr>
          <w:delText>CE</w:delText>
        </w:r>
        <w:r w:rsidR="00BF379E" w:rsidRPr="00C80EEC" w:rsidDel="008E3728">
          <w:rPr>
            <w:rFonts w:eastAsia="MS Mincho"/>
          </w:rPr>
          <w:delText>最適化</w:delText>
        </w:r>
        <w:r w:rsidDel="008E3728">
          <w:rPr>
            <w:rFonts w:eastAsia="MS Mincho" w:hint="eastAsia"/>
          </w:rPr>
          <w:delText>のための</w:delText>
        </w:r>
        <w:r w:rsidDel="008E3728">
          <w:rPr>
            <w:rFonts w:eastAsia="MS Mincho" w:hint="eastAsia"/>
          </w:rPr>
          <w:delText>5</w:delText>
        </w:r>
        <w:r w:rsidDel="008E3728">
          <w:rPr>
            <w:rFonts w:eastAsia="MS Mincho" w:hint="eastAsia"/>
          </w:rPr>
          <w:delText>回の測定を</w:delText>
        </w:r>
        <w:r w:rsidR="00BF379E" w:rsidRPr="00C80EEC" w:rsidDel="008E3728">
          <w:rPr>
            <w:rFonts w:eastAsia="MS Mincho"/>
          </w:rPr>
          <w:delText>、</w:delText>
        </w:r>
        <w:r w:rsidR="00BF379E" w:rsidRPr="00C80EEC" w:rsidDel="008E3728">
          <w:rPr>
            <w:rFonts w:eastAsia="MS Mincho"/>
          </w:rPr>
          <w:delText>1</w:delText>
        </w:r>
        <w:r w:rsidR="00BF379E" w:rsidRPr="00C80EEC" w:rsidDel="008E3728">
          <w:rPr>
            <w:rFonts w:eastAsia="MS Mincho"/>
          </w:rPr>
          <w:delText>セット</w:delText>
        </w:r>
        <w:r w:rsidDel="008E3728">
          <w:rPr>
            <w:rFonts w:eastAsia="MS Mincho" w:hint="eastAsia"/>
          </w:rPr>
          <w:delText>へと</w:delText>
        </w:r>
        <w:r w:rsidR="00BF379E" w:rsidRPr="00C80EEC" w:rsidDel="008E3728">
          <w:rPr>
            <w:rFonts w:eastAsia="MS Mincho"/>
          </w:rPr>
          <w:delText>まとめたいと考えます。</w:delText>
        </w:r>
        <w:r w:rsidDel="008E3728">
          <w:rPr>
            <w:rFonts w:eastAsia="MS Mincho" w:hint="eastAsia"/>
          </w:rPr>
          <w:delText>そこで</w:delText>
        </w:r>
        <w:r w:rsidR="00BF379E" w:rsidRPr="00C80EEC" w:rsidDel="008E3728">
          <w:rPr>
            <w:rFonts w:eastAsia="MS Mincho"/>
          </w:rPr>
          <w:delText xml:space="preserve">[ </w:delText>
        </w:r>
        <w:r w:rsidR="004C2277" w:rsidRPr="00C80EEC" w:rsidDel="008E3728">
          <w:rPr>
            <w:rFonts w:eastAsia="MS Mincho"/>
            <w:b/>
          </w:rPr>
          <w:delText>結果をインポート</w:delText>
        </w:r>
        <w:r w:rsidR="00BF379E" w:rsidRPr="00C80EEC" w:rsidDel="008E3728">
          <w:rPr>
            <w:rFonts w:eastAsia="MS Mincho"/>
          </w:rPr>
          <w:delText xml:space="preserve"> ] </w:delText>
        </w:r>
        <w:r w:rsidR="00BF379E" w:rsidRPr="00C80EEC" w:rsidDel="008E3728">
          <w:rPr>
            <w:rFonts w:eastAsia="MS Mincho"/>
          </w:rPr>
          <w:delText>フォームに以下の調整を行います。</w:delText>
        </w:r>
      </w:del>
    </w:p>
    <w:p w14:paraId="0B90CF35" w14:textId="470A29D2" w:rsidR="004C2277" w:rsidRPr="00C80EEC" w:rsidDel="008E3728" w:rsidRDefault="004C2277" w:rsidP="008E3728">
      <w:pPr>
        <w:rPr>
          <w:del w:id="1124" w:author="Brian Pratt" w:date="2023-08-09T14:44:00Z"/>
          <w:rFonts w:eastAsia="MS Mincho"/>
        </w:rPr>
      </w:pPr>
      <w:del w:id="1125" w:author="Brian Pratt" w:date="2023-08-09T14:44:00Z">
        <w:r w:rsidRPr="00C80EEC" w:rsidDel="008E3728">
          <w:rPr>
            <w:rFonts w:eastAsia="MS Mincho"/>
          </w:rPr>
          <w:delText xml:space="preserve">[ </w:delText>
        </w:r>
        <w:r w:rsidRPr="00C80EEC" w:rsidDel="008E3728">
          <w:rPr>
            <w:rFonts w:eastAsia="MS Mincho"/>
            <w:b/>
          </w:rPr>
          <w:delText>新しい繰り返し測定を</w:delText>
        </w:r>
        <w:r w:rsidRPr="00C80EEC" w:rsidDel="008E3728">
          <w:rPr>
            <w:rFonts w:eastAsia="MS Mincho"/>
            <w:b/>
          </w:rPr>
          <w:delText>1</w:delText>
        </w:r>
        <w:r w:rsidRPr="00C80EEC" w:rsidDel="008E3728">
          <w:rPr>
            <w:rFonts w:eastAsia="MS Mincho"/>
            <w:b/>
          </w:rPr>
          <w:delText>つ追加</w:delText>
        </w:r>
        <w:r w:rsidRPr="00C80EEC" w:rsidDel="008E3728">
          <w:rPr>
            <w:rFonts w:eastAsia="MS Mincho"/>
          </w:rPr>
          <w:delText xml:space="preserve"> ] </w:delText>
        </w:r>
        <w:r w:rsidRPr="00C80EEC" w:rsidDel="008E3728">
          <w:rPr>
            <w:rFonts w:eastAsia="MS Mincho"/>
          </w:rPr>
          <w:delText>オプションをクリックします。</w:delText>
        </w:r>
      </w:del>
    </w:p>
    <w:p w14:paraId="4D69D63B" w14:textId="26792E52" w:rsidR="004C2277" w:rsidRPr="00C80EEC" w:rsidDel="008E3728" w:rsidRDefault="004C2277" w:rsidP="008E3728">
      <w:pPr>
        <w:rPr>
          <w:del w:id="1126" w:author="Brian Pratt" w:date="2023-08-09T14:44:00Z"/>
          <w:rFonts w:eastAsia="MS Mincho"/>
        </w:rPr>
      </w:pPr>
      <w:del w:id="1127" w:author="Brian Pratt" w:date="2023-08-09T14:44:00Z">
        <w:r w:rsidRPr="00C80EEC" w:rsidDel="008E3728">
          <w:rPr>
            <w:rFonts w:eastAsia="MS Mincho"/>
          </w:rPr>
          <w:delText>下にある</w:delText>
        </w:r>
        <w:r w:rsidRPr="00C80EEC" w:rsidDel="008E3728">
          <w:rPr>
            <w:rFonts w:eastAsia="MS Mincho"/>
          </w:rPr>
          <w:delText xml:space="preserve"> [ </w:delText>
        </w:r>
        <w:r w:rsidRPr="00C80EEC" w:rsidDel="008E3728">
          <w:rPr>
            <w:rFonts w:eastAsia="MS Mincho"/>
            <w:b/>
          </w:rPr>
          <w:delText>名前</w:delText>
        </w:r>
        <w:r w:rsidRPr="00C80EEC" w:rsidDel="008E3728">
          <w:rPr>
            <w:rFonts w:eastAsia="MS Mincho"/>
          </w:rPr>
          <w:delText xml:space="preserve"> ] </w:delText>
        </w:r>
        <w:r w:rsidRPr="00C80EEC" w:rsidDel="008E3728">
          <w:rPr>
            <w:rFonts w:eastAsia="MS Mincho"/>
          </w:rPr>
          <w:delText>フィールドに、「</w:delText>
        </w:r>
        <w:r w:rsidRPr="00C80EEC" w:rsidDel="008E3728">
          <w:rPr>
            <w:rFonts w:eastAsia="MS Mincho"/>
          </w:rPr>
          <w:delText>CE Optimization</w:delText>
        </w:r>
        <w:r w:rsidRPr="00C80EEC" w:rsidDel="008E3728">
          <w:rPr>
            <w:rFonts w:eastAsia="MS Mincho"/>
          </w:rPr>
          <w:delText>」と入力します。</w:delText>
        </w:r>
      </w:del>
    </w:p>
    <w:p w14:paraId="704C7530" w14:textId="66D10B2D" w:rsidR="004C2277" w:rsidRPr="00C80EEC" w:rsidDel="008E3728" w:rsidRDefault="004C2277" w:rsidP="008E3728">
      <w:pPr>
        <w:rPr>
          <w:del w:id="1128" w:author="Brian Pratt" w:date="2023-08-09T14:44:00Z"/>
          <w:rFonts w:eastAsia="MS Mincho"/>
        </w:rPr>
      </w:pPr>
      <w:del w:id="1129" w:author="Brian Pratt" w:date="2023-08-09T14:44:00Z">
        <w:r w:rsidRPr="00C80EEC" w:rsidDel="008E3728">
          <w:rPr>
            <w:rFonts w:eastAsia="MS Mincho"/>
          </w:rPr>
          <w:delText xml:space="preserve">[ </w:delText>
        </w:r>
        <w:r w:rsidRPr="00C80EEC" w:rsidDel="008E3728">
          <w:rPr>
            <w:rFonts w:eastAsia="MS Mincho"/>
            <w:b/>
          </w:rPr>
          <w:delText>最適化</w:delText>
        </w:r>
        <w:r w:rsidRPr="00C80EEC" w:rsidDel="008E3728">
          <w:rPr>
            <w:rFonts w:eastAsia="MS Mincho"/>
          </w:rPr>
          <w:delText xml:space="preserve"> ] </w:delText>
        </w:r>
        <w:r w:rsidRPr="00C80EEC" w:rsidDel="008E3728">
          <w:rPr>
            <w:rFonts w:eastAsia="MS Mincho"/>
          </w:rPr>
          <w:delText>ドロップダウンリストで、「衝突エネルギー」を選択します。</w:delText>
        </w:r>
      </w:del>
    </w:p>
    <w:p w14:paraId="4038B7E3" w14:textId="1ED1D4CD" w:rsidR="004C2277" w:rsidRPr="00C80EEC" w:rsidDel="008E3728" w:rsidRDefault="004C2277" w:rsidP="008E3728">
      <w:pPr>
        <w:rPr>
          <w:del w:id="1130" w:author="Brian Pratt" w:date="2023-08-09T14:44:00Z"/>
          <w:rFonts w:eastAsia="MS Mincho"/>
        </w:rPr>
      </w:pPr>
      <w:del w:id="1131" w:author="Brian Pratt" w:date="2023-08-09T14:44:00Z">
        <w:r w:rsidRPr="00C80EEC" w:rsidDel="008E3728">
          <w:rPr>
            <w:rFonts w:eastAsia="MS Mincho"/>
          </w:rPr>
          <w:delText>フォームは以下のようになります。</w:delText>
        </w:r>
      </w:del>
    </w:p>
    <w:p w14:paraId="5AF34645" w14:textId="3597FDE1" w:rsidR="00BF379E" w:rsidRPr="00C80EEC" w:rsidDel="008E3728" w:rsidRDefault="003A7805" w:rsidP="008E3728">
      <w:pPr>
        <w:rPr>
          <w:del w:id="1132" w:author="Brian Pratt" w:date="2023-08-09T14:44:00Z"/>
          <w:rFonts w:eastAsia="MS Mincho"/>
        </w:rPr>
      </w:pPr>
      <w:del w:id="1133" w:author="Brian Pratt" w:date="2023-08-09T14:44:00Z">
        <w:r w:rsidRPr="00C80EEC" w:rsidDel="008E3728">
          <w:rPr>
            <w:rFonts w:eastAsia="MS Mincho"/>
            <w:noProof/>
            <w:lang w:eastAsia="en-US"/>
          </w:rPr>
          <w:drawing>
            <wp:inline distT="0" distB="0" distL="0" distR="0" wp14:anchorId="07E750A3" wp14:editId="500D31BD">
              <wp:extent cx="3771900" cy="42005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3771900" cy="4200525"/>
                      </a:xfrm>
                      <a:prstGeom prst="rect">
                        <a:avLst/>
                      </a:prstGeom>
                    </pic:spPr>
                  </pic:pic>
                </a:graphicData>
              </a:graphic>
            </wp:inline>
          </w:drawing>
        </w:r>
      </w:del>
    </w:p>
    <w:p w14:paraId="41DBB7DB" w14:textId="1F9F09FA" w:rsidR="00763A38" w:rsidRPr="00C80EEC" w:rsidDel="008E3728" w:rsidRDefault="00763A38" w:rsidP="008E3728">
      <w:pPr>
        <w:rPr>
          <w:del w:id="1134" w:author="Brian Pratt" w:date="2023-08-09T14:44:00Z"/>
          <w:rFonts w:eastAsia="MS Mincho"/>
        </w:rPr>
      </w:pPr>
      <w:del w:id="1135"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252930E4" w14:textId="7B8959DF" w:rsidR="004C2277" w:rsidRPr="00C80EEC" w:rsidDel="008E3728" w:rsidRDefault="004C2277" w:rsidP="008E3728">
      <w:pPr>
        <w:rPr>
          <w:del w:id="1136" w:author="Brian Pratt" w:date="2023-08-09T14:44:00Z"/>
          <w:rFonts w:eastAsia="MS Mincho"/>
        </w:rPr>
      </w:pPr>
      <w:del w:id="1137" w:author="Brian Pratt" w:date="2023-08-09T14:44:00Z">
        <w:r w:rsidRPr="00C80EEC" w:rsidDel="008E3728">
          <w:rPr>
            <w:rFonts w:eastAsia="MS Mincho"/>
          </w:rPr>
          <w:delText>「</w:delText>
        </w:r>
        <w:r w:rsidRPr="00C80EEC" w:rsidDel="008E3728">
          <w:rPr>
            <w:rFonts w:eastAsia="MS Mincho"/>
          </w:rPr>
          <w:delText>CE Optimization</w:delText>
        </w:r>
        <w:r w:rsidRPr="00C80EEC" w:rsidDel="008E3728">
          <w:rPr>
            <w:rFonts w:eastAsia="MS Mincho"/>
          </w:rPr>
          <w:delText>」サブフォルダに移動し、</w:delText>
        </w:r>
        <w:r w:rsidRPr="00C80EEC" w:rsidDel="008E3728">
          <w:rPr>
            <w:rFonts w:eastAsia="MS Mincho"/>
          </w:rPr>
          <w:delText>5</w:delText>
        </w:r>
        <w:r w:rsidRPr="00C80EEC" w:rsidDel="008E3728">
          <w:rPr>
            <w:rFonts w:eastAsia="MS Mincho"/>
          </w:rPr>
          <w:delText>個のファイルすべてを選択します。</w:delText>
        </w:r>
      </w:del>
    </w:p>
    <w:p w14:paraId="3845569F" w14:textId="2EC2C43F" w:rsidR="004C2277" w:rsidRPr="00C80EEC" w:rsidDel="008E3728" w:rsidRDefault="004C2277" w:rsidP="008E3728">
      <w:pPr>
        <w:rPr>
          <w:del w:id="1138" w:author="Brian Pratt" w:date="2023-08-09T14:44:00Z"/>
          <w:rFonts w:eastAsia="MS Mincho"/>
        </w:rPr>
      </w:pPr>
      <w:del w:id="1139" w:author="Brian Pratt" w:date="2023-08-09T14:44:00Z">
        <w:r w:rsidRPr="00C80EEC" w:rsidDel="008E3728">
          <w:rPr>
            <w:rFonts w:eastAsia="MS Mincho"/>
          </w:rPr>
          <w:delText xml:space="preserve">[ </w:delText>
        </w:r>
        <w:r w:rsidRPr="00C80EEC" w:rsidDel="008E3728">
          <w:rPr>
            <w:rFonts w:eastAsia="MS Mincho"/>
            <w:b/>
            <w:bCs/>
          </w:rPr>
          <w:delText>結果ファイルをインポート</w:delText>
        </w:r>
        <w:r w:rsidRPr="00C80EEC" w:rsidDel="008E3728">
          <w:rPr>
            <w:rFonts w:eastAsia="MS Mincho"/>
          </w:rPr>
          <w:delText xml:space="preserve"> ] </w:delText>
        </w:r>
        <w:r w:rsidRPr="00C80EEC" w:rsidDel="008E3728">
          <w:rPr>
            <w:rFonts w:eastAsia="MS Mincho"/>
          </w:rPr>
          <w:delText>フォームは以下のようになります。</w:delText>
        </w:r>
      </w:del>
    </w:p>
    <w:p w14:paraId="5718E9A7" w14:textId="7BB89B73" w:rsidR="00763A38" w:rsidRPr="00C80EEC" w:rsidDel="008E3728" w:rsidRDefault="003A7805" w:rsidP="008E3728">
      <w:pPr>
        <w:rPr>
          <w:del w:id="1140" w:author="Brian Pratt" w:date="2023-08-09T14:44:00Z"/>
          <w:rFonts w:eastAsia="MS Mincho"/>
        </w:rPr>
      </w:pPr>
      <w:del w:id="1141" w:author="Brian Pratt" w:date="2023-08-09T14:44:00Z">
        <w:r w:rsidRPr="00C80EEC" w:rsidDel="008E3728">
          <w:rPr>
            <w:rFonts w:eastAsia="MS Mincho"/>
            <w:noProof/>
            <w:lang w:eastAsia="en-US"/>
          </w:rPr>
          <w:drawing>
            <wp:inline distT="0" distB="0" distL="0" distR="0" wp14:anchorId="253A062A" wp14:editId="3E0B3F51">
              <wp:extent cx="5562600" cy="4019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5562600" cy="4019550"/>
                      </a:xfrm>
                      <a:prstGeom prst="rect">
                        <a:avLst/>
                      </a:prstGeom>
                    </pic:spPr>
                  </pic:pic>
                </a:graphicData>
              </a:graphic>
            </wp:inline>
          </w:drawing>
        </w:r>
      </w:del>
    </w:p>
    <w:p w14:paraId="71C887FA" w14:textId="3798567B" w:rsidR="002D7F0A" w:rsidRPr="00C80EEC" w:rsidDel="008E3728" w:rsidRDefault="00763A38" w:rsidP="008E3728">
      <w:pPr>
        <w:rPr>
          <w:del w:id="1142" w:author="Brian Pratt" w:date="2023-08-09T14:44:00Z"/>
          <w:rFonts w:eastAsia="MS Mincho"/>
        </w:rPr>
      </w:pPr>
      <w:del w:id="1143"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351579A2" w14:textId="3C3045BB" w:rsidR="002D7F0A" w:rsidRPr="00C80EEC" w:rsidDel="008E3728" w:rsidRDefault="00763A38" w:rsidP="008E3728">
      <w:pPr>
        <w:rPr>
          <w:del w:id="1144" w:author="Brian Pratt" w:date="2023-08-09T14:44:00Z"/>
          <w:rFonts w:eastAsia="MS Mincho"/>
        </w:rPr>
      </w:pPr>
      <w:del w:id="1145" w:author="Brian Pratt" w:date="2023-08-09T14:44:00Z">
        <w:r w:rsidRPr="00C80EEC" w:rsidDel="008E3728">
          <w:rPr>
            <w:rFonts w:eastAsia="MS Mincho"/>
          </w:rPr>
          <w:delText>ファイルは「</w:delText>
        </w:r>
        <w:r w:rsidRPr="00C80EEC" w:rsidDel="008E3728">
          <w:rPr>
            <w:rFonts w:eastAsia="MS Mincho"/>
          </w:rPr>
          <w:delText>CE Optimization</w:delText>
        </w:r>
        <w:r w:rsidRPr="00C80EEC" w:rsidDel="008E3728">
          <w:rPr>
            <w:rFonts w:eastAsia="MS Mincho"/>
          </w:rPr>
          <w:delText>」と言う名前の繰り返し測定として読み込まれ、以下のように</w:delText>
        </w:r>
        <w:r w:rsidRPr="00C80EEC" w:rsidDel="008E3728">
          <w:rPr>
            <w:rFonts w:eastAsia="MS Mincho"/>
          </w:rPr>
          <w:delText xml:space="preserve"> [ </w:delText>
        </w:r>
        <w:r w:rsidR="002D7F0A" w:rsidRPr="00C80EEC" w:rsidDel="008E3728">
          <w:rPr>
            <w:rFonts w:eastAsia="MS Mincho"/>
            <w:b/>
          </w:rPr>
          <w:delText>ターゲット</w:delText>
        </w:r>
        <w:r w:rsidRPr="00C80EEC" w:rsidDel="008E3728">
          <w:rPr>
            <w:rFonts w:eastAsia="MS Mincho"/>
          </w:rPr>
          <w:delText xml:space="preserve"> ] </w:delText>
        </w:r>
        <w:r w:rsidRPr="00C80EEC" w:rsidDel="008E3728">
          <w:rPr>
            <w:rFonts w:eastAsia="MS Mincho"/>
          </w:rPr>
          <w:delText>ビューの</w:delText>
        </w:r>
        <w:r w:rsidRPr="00C80EEC" w:rsidDel="008E3728">
          <w:rPr>
            <w:rFonts w:eastAsia="MS Mincho"/>
          </w:rPr>
          <w:delText xml:space="preserve"> [ </w:delText>
        </w:r>
        <w:r w:rsidR="002D7F0A" w:rsidRPr="00C80EEC" w:rsidDel="008E3728">
          <w:rPr>
            <w:rFonts w:eastAsia="MS Mincho"/>
            <w:b/>
          </w:rPr>
          <w:delText>繰り返し測定</w:delText>
        </w:r>
        <w:r w:rsidRPr="00C80EEC" w:rsidDel="008E3728">
          <w:rPr>
            <w:rFonts w:eastAsia="MS Mincho"/>
          </w:rPr>
          <w:delText xml:space="preserve"> ] </w:delText>
        </w:r>
        <w:r w:rsidRPr="00C80EEC" w:rsidDel="008E3728">
          <w:rPr>
            <w:rFonts w:eastAsia="MS Mincho"/>
          </w:rPr>
          <w:delText>ドロップダウンリストに表示され、</w:delText>
        </w:r>
        <w:r w:rsidRPr="00C80EEC" w:rsidDel="008E3728">
          <w:rPr>
            <w:rFonts w:eastAsia="MS Mincho"/>
          </w:rPr>
          <w:delText xml:space="preserve">[ </w:delText>
        </w:r>
        <w:r w:rsidR="002D7F0A" w:rsidRPr="00C80EEC" w:rsidDel="008E3728">
          <w:rPr>
            <w:rFonts w:eastAsia="MS Mincho"/>
            <w:b/>
          </w:rPr>
          <w:delText>繰り返し測定の比較</w:delText>
        </w:r>
        <w:r w:rsidRPr="00C80EEC" w:rsidDel="008E3728">
          <w:rPr>
            <w:rFonts w:eastAsia="MS Mincho"/>
          </w:rPr>
          <w:delText xml:space="preserve"> ] </w:delText>
        </w:r>
        <w:r w:rsidRPr="00C80EEC" w:rsidDel="008E3728">
          <w:rPr>
            <w:rFonts w:eastAsia="MS Mincho"/>
          </w:rPr>
          <w:delText>プロットの一番右端の値として、また以下のようにクロマトグラムプロットの一番右のタブとして表示されます。</w:delText>
        </w:r>
      </w:del>
    </w:p>
    <w:p w14:paraId="13E8006A" w14:textId="69BB3030" w:rsidR="00763A38" w:rsidRPr="00C80EEC" w:rsidDel="008E3728" w:rsidRDefault="003A7805" w:rsidP="008E3728">
      <w:pPr>
        <w:rPr>
          <w:del w:id="1146" w:author="Brian Pratt" w:date="2023-08-09T14:44:00Z"/>
          <w:rFonts w:eastAsia="MS Mincho"/>
        </w:rPr>
      </w:pPr>
      <w:del w:id="1147" w:author="Brian Pratt" w:date="2023-08-09T14:44:00Z">
        <w:r w:rsidRPr="00C80EEC" w:rsidDel="008E3728">
          <w:rPr>
            <w:rFonts w:eastAsia="MS Mincho"/>
            <w:noProof/>
            <w:lang w:eastAsia="en-US"/>
          </w:rPr>
          <w:drawing>
            <wp:inline distT="0" distB="0" distL="0" distR="0" wp14:anchorId="5088D9E5" wp14:editId="2D1C0D5F">
              <wp:extent cx="5943600" cy="33147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5943600" cy="3314700"/>
                      </a:xfrm>
                      <a:prstGeom prst="rect">
                        <a:avLst/>
                      </a:prstGeom>
                    </pic:spPr>
                  </pic:pic>
                </a:graphicData>
              </a:graphic>
            </wp:inline>
          </w:drawing>
        </w:r>
      </w:del>
    </w:p>
    <w:p w14:paraId="46649DB3" w14:textId="2EB3D9B7" w:rsidR="00763A38" w:rsidRPr="00C80EEC" w:rsidDel="008E3728" w:rsidRDefault="007401F5" w:rsidP="008E3728">
      <w:pPr>
        <w:rPr>
          <w:del w:id="1148" w:author="Brian Pratt" w:date="2023-08-09T14:44:00Z"/>
          <w:rFonts w:eastAsia="MS Mincho"/>
        </w:rPr>
      </w:pPr>
      <w:del w:id="1149" w:author="Brian Pratt" w:date="2023-08-09T14:44:00Z">
        <w:r w:rsidDel="008E3728">
          <w:rPr>
            <w:rFonts w:eastAsia="MS Mincho" w:hint="eastAsia"/>
          </w:rPr>
          <w:delText>ここで</w:delText>
        </w:r>
        <w:r w:rsidRPr="00C80EEC" w:rsidDel="008E3728">
          <w:rPr>
            <w:rFonts w:eastAsia="MS Mincho"/>
          </w:rPr>
          <w:delText xml:space="preserve"> </w:delText>
        </w:r>
        <w:r w:rsidR="002D7F0A" w:rsidRPr="00C80EEC" w:rsidDel="008E3728">
          <w:rPr>
            <w:rFonts w:eastAsia="MS Mincho"/>
          </w:rPr>
          <w:delText xml:space="preserve">[ </w:delText>
        </w:r>
        <w:r w:rsidR="002D7F0A" w:rsidRPr="00C80EEC" w:rsidDel="008E3728">
          <w:rPr>
            <w:rFonts w:eastAsia="MS Mincho"/>
            <w:b/>
          </w:rPr>
          <w:delText>ターゲット</w:delText>
        </w:r>
        <w:r w:rsidR="002D7F0A" w:rsidRPr="00C80EEC" w:rsidDel="008E3728">
          <w:rPr>
            <w:rFonts w:eastAsia="MS Mincho"/>
          </w:rPr>
          <w:delText xml:space="preserve"> ] </w:delText>
        </w:r>
        <w:r w:rsidR="002D7F0A" w:rsidRPr="00C80EEC" w:rsidDel="008E3728">
          <w:rPr>
            <w:rFonts w:eastAsia="MS Mincho"/>
          </w:rPr>
          <w:delText>ビュー</w:delText>
        </w:r>
        <w:r w:rsidDel="008E3728">
          <w:rPr>
            <w:rFonts w:eastAsia="MS Mincho" w:hint="eastAsia"/>
          </w:rPr>
          <w:delText>にて</w:delText>
        </w:r>
        <w:r w:rsidR="002D7F0A" w:rsidRPr="00C80EEC" w:rsidDel="008E3728">
          <w:rPr>
            <w:rFonts w:eastAsia="MS Mincho"/>
          </w:rPr>
          <w:delText>11</w:delText>
        </w:r>
        <w:r w:rsidR="002D7F0A" w:rsidRPr="00C80EEC" w:rsidDel="008E3728">
          <w:rPr>
            <w:rFonts w:eastAsia="MS Mincho"/>
          </w:rPr>
          <w:delText>個の異なる</w:delText>
        </w:r>
        <w:r w:rsidR="002D7F0A" w:rsidRPr="00C80EEC" w:rsidDel="008E3728">
          <w:rPr>
            <w:rFonts w:eastAsia="MS Mincho"/>
          </w:rPr>
          <w:delText>CE</w:delText>
        </w:r>
        <w:r w:rsidR="002D7F0A" w:rsidRPr="00C80EEC" w:rsidDel="008E3728">
          <w:rPr>
            <w:rFonts w:eastAsia="MS Mincho"/>
          </w:rPr>
          <w:delText>電圧で測定された</w:delText>
        </w:r>
        <w:r w:rsidR="002D7F0A" w:rsidRPr="00C80EEC" w:rsidDel="008E3728">
          <w:rPr>
            <w:rFonts w:eastAsia="MS Mincho"/>
          </w:rPr>
          <w:delText>11</w:delText>
        </w:r>
        <w:r w:rsidR="002D7F0A" w:rsidRPr="00C80EEC" w:rsidDel="008E3728">
          <w:rPr>
            <w:rFonts w:eastAsia="MS Mincho"/>
          </w:rPr>
          <w:delText>個の測定値を</w:delText>
        </w:r>
        <w:r w:rsidDel="008E3728">
          <w:rPr>
            <w:rFonts w:eastAsia="MS Mincho" w:hint="eastAsia"/>
          </w:rPr>
          <w:delText>各トランジションについて</w:delText>
        </w:r>
        <w:r w:rsidR="002D7F0A" w:rsidRPr="00C80EEC" w:rsidDel="008E3728">
          <w:rPr>
            <w:rFonts w:eastAsia="MS Mincho"/>
          </w:rPr>
          <w:delText>表示できるようにするために以下の操作を行う必要が</w:delText>
        </w:r>
        <w:r w:rsidDel="008E3728">
          <w:rPr>
            <w:rFonts w:eastAsia="MS Mincho" w:hint="eastAsia"/>
          </w:rPr>
          <w:delText>い</w:delText>
        </w:r>
        <w:r w:rsidR="002D7F0A" w:rsidRPr="00C80EEC" w:rsidDel="008E3728">
          <w:rPr>
            <w:rFonts w:eastAsia="MS Mincho"/>
          </w:rPr>
          <w:delText>ます。</w:delText>
        </w:r>
      </w:del>
    </w:p>
    <w:p w14:paraId="1D02C8E7" w14:textId="3322CD19" w:rsidR="00763A38" w:rsidRPr="00C80EEC" w:rsidDel="008E3728" w:rsidRDefault="002D7F0A" w:rsidP="008E3728">
      <w:pPr>
        <w:rPr>
          <w:del w:id="1150" w:author="Brian Pratt" w:date="2023-08-09T14:44:00Z"/>
          <w:rFonts w:eastAsia="MS Mincho"/>
        </w:rPr>
      </w:pPr>
      <w:del w:id="1151" w:author="Brian Pratt" w:date="2023-08-09T14:44:00Z">
        <w:r w:rsidRPr="00C80EEC" w:rsidDel="008E3728">
          <w:rPr>
            <w:rFonts w:eastAsia="MS Mincho"/>
          </w:rPr>
          <w:delText xml:space="preserve">[ </w:delText>
        </w:r>
        <w:r w:rsidRPr="00C80EEC" w:rsidDel="008E3728">
          <w:rPr>
            <w:rFonts w:eastAsia="MS Mincho"/>
            <w:b/>
          </w:rPr>
          <w:delText>ビュー</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w:delText>
        </w:r>
        <w:r w:rsidR="00763A38" w:rsidRPr="00C80EEC" w:rsidDel="008E3728">
          <w:rPr>
            <w:rFonts w:eastAsia="MS Mincho"/>
            <w:b/>
          </w:rPr>
          <w:delText>トランジション</w:delText>
        </w:r>
        <w:r w:rsidRPr="00C80EEC" w:rsidDel="008E3728">
          <w:rPr>
            <w:rFonts w:eastAsia="MS Mincho"/>
          </w:rPr>
          <w:delText xml:space="preserve"> ] </w:delText>
        </w:r>
        <w:r w:rsidRPr="00C80EEC" w:rsidDel="008E3728">
          <w:rPr>
            <w:rFonts w:eastAsia="MS Mincho"/>
          </w:rPr>
          <w:delText>を選択して</w:delText>
        </w:r>
        <w:r w:rsidRPr="00C80EEC" w:rsidDel="008E3728">
          <w:rPr>
            <w:rFonts w:eastAsia="MS Mincho"/>
          </w:rPr>
          <w:delText xml:space="preserve"> [ </w:delText>
        </w:r>
        <w:r w:rsidR="00763A38" w:rsidRPr="00C80EEC" w:rsidDel="008E3728">
          <w:rPr>
            <w:rFonts w:eastAsia="MS Mincho"/>
            <w:b/>
          </w:rPr>
          <w:delText>単一</w:delText>
        </w:r>
        <w:r w:rsidRPr="00C80EEC" w:rsidDel="008E3728">
          <w:rPr>
            <w:rFonts w:eastAsia="MS Mincho"/>
          </w:rPr>
          <w:delText xml:space="preserve"> ] </w:delText>
        </w:r>
        <w:r w:rsidRPr="00C80EEC" w:rsidDel="008E3728">
          <w:rPr>
            <w:rFonts w:eastAsia="MS Mincho"/>
          </w:rPr>
          <w:delText>をクリックします。</w:delText>
        </w:r>
      </w:del>
    </w:p>
    <w:p w14:paraId="0EE1F67A" w14:textId="3FFA776D" w:rsidR="00585835" w:rsidRPr="00C80EEC" w:rsidDel="008E3728" w:rsidRDefault="00585835" w:rsidP="008E3728">
      <w:pPr>
        <w:rPr>
          <w:del w:id="1152" w:author="Brian Pratt" w:date="2023-08-09T14:44:00Z"/>
          <w:rFonts w:eastAsia="MS Mincho"/>
        </w:rPr>
      </w:pPr>
      <w:del w:id="1153" w:author="Brian Pratt" w:date="2023-08-09T14:44:00Z">
        <w:r w:rsidRPr="00C80EEC" w:rsidDel="008E3728">
          <w:rPr>
            <w:rFonts w:eastAsia="MS Mincho"/>
          </w:rPr>
          <w:delText xml:space="preserve">[ </w:delText>
        </w:r>
        <w:r w:rsidRPr="00C80EEC" w:rsidDel="008E3728">
          <w:rPr>
            <w:rFonts w:eastAsia="MS Mincho"/>
            <w:b/>
          </w:rPr>
          <w:delText>ビュー</w:delText>
        </w:r>
        <w:r w:rsidRPr="00C80EEC" w:rsidDel="008E3728">
          <w:rPr>
            <w:rFonts w:eastAsia="MS Mincho"/>
          </w:rPr>
          <w:delText xml:space="preserve"> ] </w:delText>
        </w:r>
        <w:r w:rsidRPr="00C80EEC" w:rsidDel="008E3728">
          <w:rPr>
            <w:rFonts w:eastAsia="MS Mincho"/>
          </w:rPr>
          <w:delText>メニューで、</w:delText>
        </w:r>
        <w:r w:rsidRPr="00C80EEC" w:rsidDel="008E3728">
          <w:rPr>
            <w:rFonts w:eastAsia="MS Mincho"/>
          </w:rPr>
          <w:delText xml:space="preserve"> [ </w:delText>
        </w:r>
        <w:r w:rsidRPr="00C80EEC" w:rsidDel="008E3728">
          <w:rPr>
            <w:rFonts w:eastAsia="MS Mincho"/>
            <w:b/>
          </w:rPr>
          <w:delText>自動ズーム</w:delText>
        </w:r>
        <w:r w:rsidRPr="00C80EEC" w:rsidDel="008E3728">
          <w:rPr>
            <w:rFonts w:eastAsia="MS Mincho"/>
          </w:rPr>
          <w:delText xml:space="preserve"> ] </w:delText>
        </w:r>
        <w:r w:rsidRPr="00C80EEC" w:rsidDel="008E3728">
          <w:rPr>
            <w:rFonts w:eastAsia="MS Mincho"/>
          </w:rPr>
          <w:delText>を選択し</w:delText>
        </w:r>
        <w:r w:rsidRPr="00C80EEC" w:rsidDel="008E3728">
          <w:rPr>
            <w:rFonts w:eastAsia="MS Mincho"/>
          </w:rPr>
          <w:delText xml:space="preserve"> [ </w:delText>
        </w:r>
        <w:r w:rsidRPr="00C80EEC" w:rsidDel="008E3728">
          <w:rPr>
            <w:rFonts w:eastAsia="MS Mincho"/>
            <w:b/>
          </w:rPr>
          <w:delText>最適ピーク</w:delText>
        </w:r>
        <w:r w:rsidRPr="00C80EEC" w:rsidDel="008E3728">
          <w:rPr>
            <w:rFonts w:eastAsia="MS Mincho"/>
          </w:rPr>
          <w:delText xml:space="preserve"> ]</w:delText>
        </w:r>
        <w:r w:rsidRPr="00C80EEC" w:rsidDel="008E3728">
          <w:rPr>
            <w:rFonts w:eastAsia="MS Mincho"/>
          </w:rPr>
          <w:delText>（</w:delText>
        </w:r>
        <w:r w:rsidRPr="00C80EEC" w:rsidDel="008E3728">
          <w:rPr>
            <w:rFonts w:eastAsia="MS Mincho"/>
          </w:rPr>
          <w:delText>F11</w:delText>
        </w:r>
        <w:r w:rsidRPr="00C80EEC" w:rsidDel="008E3728">
          <w:rPr>
            <w:rFonts w:eastAsia="MS Mincho"/>
          </w:rPr>
          <w:delText>）をクリックします。</w:delText>
        </w:r>
      </w:del>
    </w:p>
    <w:p w14:paraId="0DB94E69" w14:textId="3D98897E" w:rsidR="00E354C0" w:rsidRPr="00C80EEC" w:rsidDel="008E3728" w:rsidRDefault="00E354C0" w:rsidP="008E3728">
      <w:pPr>
        <w:rPr>
          <w:del w:id="1154" w:author="Brian Pratt" w:date="2023-08-09T14:44:00Z"/>
          <w:rFonts w:eastAsia="MS Mincho"/>
        </w:rPr>
      </w:pPr>
      <w:del w:id="1155" w:author="Brian Pratt" w:date="2023-08-09T14:44:00Z">
        <w:r w:rsidRPr="00C80EEC" w:rsidDel="008E3728">
          <w:rPr>
            <w:rFonts w:eastAsia="MS Mincho"/>
          </w:rPr>
          <w:delText xml:space="preserve">[ </w:delText>
        </w:r>
        <w:r w:rsidRPr="00C80EEC" w:rsidDel="008E3728">
          <w:rPr>
            <w:rFonts w:eastAsia="MS Mincho"/>
            <w:b/>
          </w:rPr>
          <w:delText>保持時間</w:delText>
        </w:r>
        <w:r w:rsidRPr="00C80EEC" w:rsidDel="008E3728">
          <w:rPr>
            <w:rFonts w:eastAsia="MS Mincho"/>
          </w:rPr>
          <w:delText xml:space="preserve"> ] – [ </w:delText>
        </w:r>
        <w:r w:rsidRPr="00C80EEC" w:rsidDel="008E3728">
          <w:rPr>
            <w:rFonts w:eastAsia="MS Mincho"/>
            <w:b/>
          </w:rPr>
          <w:delText>繰り返し測定の比較</w:delText>
        </w:r>
        <w:r w:rsidRPr="00C80EEC" w:rsidDel="008E3728">
          <w:rPr>
            <w:rFonts w:eastAsia="MS Mincho"/>
          </w:rPr>
          <w:delText xml:space="preserve"> ] </w:delText>
        </w:r>
        <w:r w:rsidRPr="00C80EEC" w:rsidDel="008E3728">
          <w:rPr>
            <w:rFonts w:eastAsia="MS Mincho"/>
          </w:rPr>
          <w:delText>プロットのタイトルバーの</w:delText>
        </w:r>
        <w:r w:rsidRPr="00C80EEC" w:rsidDel="008E3728">
          <w:rPr>
            <w:rFonts w:eastAsia="MS Mincho"/>
          </w:rPr>
          <w:delText>X</w:delText>
        </w:r>
        <w:r w:rsidRPr="00C80EEC" w:rsidDel="008E3728">
          <w:rPr>
            <w:rFonts w:eastAsia="MS Mincho"/>
          </w:rPr>
          <w:delText>をクリックしてプロットを非表示にします。</w:delText>
        </w:r>
      </w:del>
    </w:p>
    <w:p w14:paraId="1901CC71" w14:textId="548DE95E" w:rsidR="00763A38" w:rsidRPr="00C80EEC" w:rsidDel="008E3728" w:rsidRDefault="00763A38" w:rsidP="008E3728">
      <w:pPr>
        <w:rPr>
          <w:del w:id="1156" w:author="Brian Pratt" w:date="2023-08-09T14:44:00Z"/>
          <w:rFonts w:eastAsia="MS Mincho"/>
        </w:rPr>
      </w:pPr>
      <w:del w:id="1157" w:author="Brian Pratt" w:date="2023-08-09T14:44:00Z">
        <w:r w:rsidRPr="00C80EEC" w:rsidDel="008E3728">
          <w:rPr>
            <w:rFonts w:eastAsia="MS Mincho"/>
          </w:rPr>
          <w:delText>クロマトグラムプロットで右クリックし、</w:delText>
        </w:r>
        <w:r w:rsidRPr="00C80EEC" w:rsidDel="008E3728">
          <w:rPr>
            <w:rFonts w:eastAsia="MS Mincho"/>
          </w:rPr>
          <w:delText xml:space="preserve">[ </w:delText>
        </w:r>
        <w:r w:rsidRPr="00C80EEC" w:rsidDel="008E3728">
          <w:rPr>
            <w:rFonts w:eastAsia="MS Mincho"/>
            <w:b/>
          </w:rPr>
          <w:delText>トランジション</w:delText>
        </w:r>
        <w:r w:rsidRPr="00C80EEC" w:rsidDel="008E3728">
          <w:rPr>
            <w:rFonts w:eastAsia="MS Mincho"/>
          </w:rPr>
          <w:delText xml:space="preserve"> ] </w:delText>
        </w:r>
        <w:r w:rsidRPr="00C80EEC" w:rsidDel="008E3728">
          <w:rPr>
            <w:rFonts w:eastAsia="MS Mincho"/>
          </w:rPr>
          <w:delText>を選択し、</w:delText>
        </w:r>
        <w:r w:rsidRPr="00C80EEC" w:rsidDel="008E3728">
          <w:rPr>
            <w:rFonts w:eastAsia="MS Mincho"/>
          </w:rPr>
          <w:delText xml:space="preserve">[ </w:delText>
        </w:r>
        <w:r w:rsidR="00F61C03" w:rsidRPr="00C80EEC" w:rsidDel="008E3728">
          <w:rPr>
            <w:rFonts w:eastAsia="MS Mincho"/>
            <w:b/>
          </w:rPr>
          <w:delText>グラフの分割</w:delText>
        </w:r>
        <w:r w:rsidRPr="00C80EEC" w:rsidDel="008E3728">
          <w:rPr>
            <w:rFonts w:eastAsia="MS Mincho"/>
          </w:rPr>
          <w:delText xml:space="preserve"> ] </w:delText>
        </w:r>
        <w:r w:rsidRPr="00C80EEC" w:rsidDel="008E3728">
          <w:rPr>
            <w:rFonts w:eastAsia="MS Mincho"/>
          </w:rPr>
          <w:delText>をクリックします。</w:delText>
        </w:r>
      </w:del>
    </w:p>
    <w:p w14:paraId="750CCAA9" w14:textId="24FB311E" w:rsidR="002D7F0A" w:rsidRPr="00C80EEC" w:rsidDel="008E3728" w:rsidRDefault="002D7F0A" w:rsidP="008E3728">
      <w:pPr>
        <w:rPr>
          <w:del w:id="1158" w:author="Brian Pratt" w:date="2023-08-09T14:44:00Z"/>
          <w:rFonts w:eastAsia="MS Mincho"/>
        </w:rPr>
      </w:pPr>
      <w:del w:id="1159" w:author="Brian Pratt" w:date="2023-08-09T14:44:00Z">
        <w:r w:rsidRPr="00C80EEC" w:rsidDel="008E3728">
          <w:rPr>
            <w:rFonts w:eastAsia="MS Mincho"/>
          </w:rPr>
          <w:delText>メイン</w:delText>
        </w:r>
        <w:r w:rsidRPr="00C80EEC" w:rsidDel="008E3728">
          <w:rPr>
            <w:rFonts w:eastAsia="MS Mincho"/>
          </w:rPr>
          <w:delText>Skyline</w:delText>
        </w:r>
        <w:r w:rsidRPr="00C80EEC" w:rsidDel="008E3728">
          <w:rPr>
            <w:rFonts w:eastAsia="MS Mincho"/>
          </w:rPr>
          <w:delText>ウィンドウは以下のようになります。</w:delText>
        </w:r>
      </w:del>
    </w:p>
    <w:p w14:paraId="06C7BDC5" w14:textId="475190F5" w:rsidR="00795798" w:rsidRPr="00C80EEC" w:rsidDel="008E3728" w:rsidRDefault="00F97D8C" w:rsidP="008E3728">
      <w:pPr>
        <w:rPr>
          <w:del w:id="1160" w:author="Brian Pratt" w:date="2023-08-09T14:44:00Z"/>
          <w:rFonts w:eastAsia="MS Mincho"/>
        </w:rPr>
      </w:pPr>
      <w:del w:id="1161" w:author="Brian Pratt" w:date="2023-08-09T14:44:00Z">
        <w:r>
          <w:rPr>
            <w:rFonts w:eastAsia="MS Mincho"/>
          </w:rPr>
          <w:pict w14:anchorId="2839AD8F">
            <v:oval id="楕円 3" o:spid="_x0000_s1026" style="position:absolute;margin-left:422pt;margin-top:55.1pt;width:53pt;height:207.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" filled="f" strokecolor="#7030a0" strokeweight="2pt">
              <v:stroke dashstyle="1 1"/>
            </v:oval>
          </w:pict>
        </w:r>
        <w:r w:rsidR="003A7805" w:rsidRPr="00C80EEC" w:rsidDel="008E3728">
          <w:rPr>
            <w:rFonts w:eastAsia="MS Mincho"/>
            <w:noProof/>
            <w:lang w:eastAsia="en-US"/>
          </w:rPr>
          <w:drawing>
            <wp:inline distT="0" distB="0" distL="0" distR="0" wp14:anchorId="47C41BB1" wp14:editId="49673FD9">
              <wp:extent cx="5943600" cy="35712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5943600" cy="3571240"/>
                      </a:xfrm>
                      <a:prstGeom prst="rect">
                        <a:avLst/>
                      </a:prstGeom>
                    </pic:spPr>
                  </pic:pic>
                </a:graphicData>
              </a:graphic>
            </wp:inline>
          </w:drawing>
        </w:r>
      </w:del>
    </w:p>
    <w:p w14:paraId="37C7D228" w14:textId="37228C0C" w:rsidR="00412B7A" w:rsidRPr="00C80EEC" w:rsidDel="008E3728" w:rsidRDefault="00795798" w:rsidP="008E3728">
      <w:pPr>
        <w:rPr>
          <w:del w:id="1162" w:author="Brian Pratt" w:date="2023-08-09T14:44:00Z"/>
          <w:rFonts w:eastAsia="MS Mincho"/>
        </w:rPr>
      </w:pPr>
      <w:del w:id="1163" w:author="Brian Pratt" w:date="2023-08-09T14:44:00Z">
        <w:r w:rsidRPr="00C80EEC" w:rsidDel="008E3728">
          <w:rPr>
            <w:rFonts w:eastAsia="MS Mincho"/>
          </w:rPr>
          <w:delText xml:space="preserve">[ </w:delText>
        </w:r>
        <w:r w:rsidRPr="00C80EEC" w:rsidDel="008E3728">
          <w:rPr>
            <w:rFonts w:eastAsia="MS Mincho"/>
            <w:b/>
          </w:rPr>
          <w:delText>ピーク領域</w:delText>
        </w:r>
        <w:r w:rsidRPr="00C80EEC" w:rsidDel="008E3728">
          <w:rPr>
            <w:rFonts w:eastAsia="MS Mincho"/>
            <w:b/>
          </w:rPr>
          <w:delText xml:space="preserve"> – </w:delText>
        </w:r>
        <w:r w:rsidRPr="00C80EEC" w:rsidDel="008E3728">
          <w:rPr>
            <w:rFonts w:eastAsia="MS Mincho"/>
            <w:b/>
          </w:rPr>
          <w:delText>繰り返し測定の比較</w:delText>
        </w:r>
        <w:r w:rsidRPr="00C80EEC" w:rsidDel="008E3728">
          <w:rPr>
            <w:rFonts w:eastAsia="MS Mincho"/>
          </w:rPr>
          <w:delText xml:space="preserve"> ] </w:delText>
        </w:r>
        <w:r w:rsidRPr="00C80EEC" w:rsidDel="008E3728">
          <w:rPr>
            <w:rFonts w:eastAsia="MS Mincho"/>
          </w:rPr>
          <w:delText>ビューには、</w:delText>
        </w:r>
        <w:r w:rsidR="007401F5" w:rsidRPr="00C80EEC" w:rsidDel="008E3728">
          <w:rPr>
            <w:rFonts w:eastAsia="MS Mincho"/>
          </w:rPr>
          <w:delText>ライト</w:delText>
        </w:r>
        <w:r w:rsidR="007401F5" w:rsidDel="008E3728">
          <w:rPr>
            <w:rFonts w:eastAsia="MS Mincho" w:hint="eastAsia"/>
          </w:rPr>
          <w:delText>と</w:delText>
        </w:r>
        <w:r w:rsidRPr="00C80EEC" w:rsidDel="008E3728">
          <w:rPr>
            <w:rFonts w:eastAsia="MS Mincho"/>
          </w:rPr>
          <w:delText>ヘビー</w:delText>
        </w:r>
        <w:r w:rsidR="007401F5" w:rsidDel="008E3728">
          <w:rPr>
            <w:rFonts w:eastAsia="MS Mincho" w:hint="eastAsia"/>
          </w:rPr>
          <w:delText>（安定同位体ラベル）</w:delText>
        </w:r>
        <w:r w:rsidRPr="00C80EEC" w:rsidDel="008E3728">
          <w:rPr>
            <w:rFonts w:eastAsia="MS Mincho"/>
          </w:rPr>
          <w:delText>のトランジションが</w:delText>
        </w:r>
        <w:r w:rsidR="007401F5" w:rsidDel="008E3728">
          <w:rPr>
            <w:rFonts w:eastAsia="MS Mincho" w:hint="eastAsia"/>
          </w:rPr>
          <w:delText>それぞれ</w:delText>
        </w:r>
        <w:r w:rsidRPr="00C80EEC" w:rsidDel="008E3728">
          <w:rPr>
            <w:rFonts w:eastAsia="MS Mincho"/>
          </w:rPr>
          <w:delText>ライトが上</w:delText>
        </w:r>
        <w:r w:rsidR="0008557C" w:rsidDel="008E3728">
          <w:rPr>
            <w:rFonts w:eastAsia="MS Mincho" w:hint="eastAsia"/>
          </w:rPr>
          <w:delText>段</w:delText>
        </w:r>
        <w:r w:rsidRPr="00C80EEC" w:rsidDel="008E3728">
          <w:rPr>
            <w:rFonts w:eastAsia="MS Mincho"/>
          </w:rPr>
          <w:delText>に、ヘビーが下</w:delText>
        </w:r>
        <w:r w:rsidR="0008557C" w:rsidDel="008E3728">
          <w:rPr>
            <w:rFonts w:eastAsia="MS Mincho" w:hint="eastAsia"/>
          </w:rPr>
          <w:delText>段</w:delText>
        </w:r>
        <w:r w:rsidRPr="00C80EEC" w:rsidDel="008E3728">
          <w:rPr>
            <w:rFonts w:eastAsia="MS Mincho"/>
          </w:rPr>
          <w:delText>に表示されます。</w:delText>
        </w:r>
        <w:r w:rsidRPr="00C80EEC" w:rsidDel="008E3728">
          <w:rPr>
            <w:rFonts w:eastAsia="MS Mincho"/>
          </w:rPr>
          <w:delText>CE Optimization</w:delText>
        </w:r>
        <w:r w:rsidRPr="00C80EEC" w:rsidDel="008E3728">
          <w:rPr>
            <w:rFonts w:eastAsia="MS Mincho"/>
          </w:rPr>
          <w:delText>の繰り返し測定では、</w:delText>
        </w:r>
        <w:r w:rsidR="0008557C" w:rsidDel="008E3728">
          <w:rPr>
            <w:rFonts w:eastAsia="MS Mincho" w:hint="eastAsia"/>
          </w:rPr>
          <w:delText>（紫の円内の）ヒストグラム</w:delText>
        </w:r>
        <w:r w:rsidRPr="00C80EEC" w:rsidDel="008E3728">
          <w:rPr>
            <w:rFonts w:eastAsia="MS Mincho"/>
          </w:rPr>
          <w:delText>が</w:delText>
        </w:r>
        <w:r w:rsidR="0008557C" w:rsidDel="008E3728">
          <w:rPr>
            <w:rFonts w:eastAsia="MS Mincho" w:hint="eastAsia"/>
          </w:rPr>
          <w:delText>各</w:delText>
        </w:r>
        <w:r w:rsidRPr="00C80EEC" w:rsidDel="008E3728">
          <w:rPr>
            <w:rFonts w:eastAsia="MS Mincho"/>
          </w:rPr>
          <w:delText>衝突エネルギー</w:delText>
        </w:r>
        <w:r w:rsidR="0008557C" w:rsidDel="008E3728">
          <w:rPr>
            <w:rFonts w:eastAsia="MS Mincho" w:hint="eastAsia"/>
          </w:rPr>
          <w:delText>ごとの感度</w:delText>
        </w:r>
        <w:r w:rsidRPr="00C80EEC" w:rsidDel="008E3728">
          <w:rPr>
            <w:rFonts w:eastAsia="MS Mincho"/>
          </w:rPr>
          <w:delText>を</w:delText>
        </w:r>
        <w:r w:rsidR="0008557C" w:rsidDel="008E3728">
          <w:rPr>
            <w:rFonts w:eastAsia="MS Mincho" w:hint="eastAsia"/>
          </w:rPr>
          <w:delText>示してい</w:delText>
        </w:r>
        <w:r w:rsidRPr="00C80EEC" w:rsidDel="008E3728">
          <w:rPr>
            <w:rFonts w:eastAsia="MS Mincho"/>
          </w:rPr>
          <w:delText>ます。赤は元の</w:delText>
        </w:r>
        <w:r w:rsidRPr="00C80EEC" w:rsidDel="008E3728">
          <w:rPr>
            <w:rFonts w:eastAsia="MS Mincho"/>
          </w:rPr>
          <w:delText>CE</w:delText>
        </w:r>
        <w:r w:rsidRPr="00C80EEC" w:rsidDel="008E3728">
          <w:rPr>
            <w:rFonts w:eastAsia="MS Mincho"/>
          </w:rPr>
          <w:delText>値（文献の</w:delText>
        </w:r>
        <w:r w:rsidRPr="00C80EEC" w:rsidDel="008E3728">
          <w:rPr>
            <w:rFonts w:eastAsia="MS Mincho"/>
          </w:rPr>
          <w:delText>Agilent 6495</w:delText>
        </w:r>
        <w:r w:rsidRPr="00C80EEC" w:rsidDel="008E3728">
          <w:rPr>
            <w:rFonts w:eastAsia="MS Mincho"/>
          </w:rPr>
          <w:delText>装置で使用されたもの）、その他の棒はそこから</w:delText>
        </w:r>
        <w:r w:rsidRPr="00C80EEC" w:rsidDel="008E3728">
          <w:rPr>
            <w:rFonts w:eastAsia="MS Mincho"/>
          </w:rPr>
          <w:delText>2eV</w:delText>
        </w:r>
        <w:r w:rsidRPr="00C80EEC" w:rsidDel="008E3728">
          <w:rPr>
            <w:rFonts w:eastAsia="MS Mincho"/>
          </w:rPr>
          <w:delText>ずつ増加させたものです。</w:delText>
        </w:r>
        <w:r w:rsidRPr="00C80EEC" w:rsidDel="008E3728">
          <w:rPr>
            <w:rFonts w:eastAsia="MS Mincho"/>
          </w:rPr>
          <w:delText>Acetyl-CoA</w:delText>
        </w:r>
        <w:r w:rsidRPr="00C80EEC" w:rsidDel="008E3728">
          <w:rPr>
            <w:rFonts w:eastAsia="MS Mincho"/>
          </w:rPr>
          <w:delText>の場合は、</w:delText>
        </w:r>
        <w:r w:rsidR="0008557C" w:rsidDel="008E3728">
          <w:rPr>
            <w:rFonts w:eastAsia="MS Mincho" w:hint="eastAsia"/>
          </w:rPr>
          <w:delText>CE</w:delText>
        </w:r>
        <w:r w:rsidR="0008557C" w:rsidDel="008E3728">
          <w:rPr>
            <w:rFonts w:eastAsia="MS Mincho" w:hint="eastAsia"/>
          </w:rPr>
          <w:delText>が</w:delText>
        </w:r>
        <w:r w:rsidRPr="00C80EEC" w:rsidDel="008E3728">
          <w:rPr>
            <w:rFonts w:eastAsia="MS Mincho"/>
          </w:rPr>
          <w:delText>元</w:delText>
        </w:r>
        <w:r w:rsidR="0008557C" w:rsidDel="008E3728">
          <w:rPr>
            <w:rFonts w:eastAsia="MS Mincho" w:hint="eastAsia"/>
          </w:rPr>
          <w:delText>文献</w:delText>
        </w:r>
        <w:r w:rsidRPr="00C80EEC" w:rsidDel="008E3728">
          <w:rPr>
            <w:rFonts w:eastAsia="MS Mincho"/>
          </w:rPr>
          <w:delText>の値</w:delText>
        </w:r>
        <w:r w:rsidR="0008557C" w:rsidDel="008E3728">
          <w:rPr>
            <w:rFonts w:eastAsia="MS Mincho" w:hint="eastAsia"/>
          </w:rPr>
          <w:delText>もしくは</w:delText>
        </w:r>
        <w:r w:rsidRPr="00C80EEC" w:rsidDel="008E3728">
          <w:rPr>
            <w:rFonts w:eastAsia="MS Mincho"/>
          </w:rPr>
          <w:delText>-2eV</w:delText>
        </w:r>
        <w:r w:rsidR="0008557C" w:rsidDel="008E3728">
          <w:rPr>
            <w:rFonts w:eastAsia="MS Mincho" w:hint="eastAsia"/>
          </w:rPr>
          <w:delText>で最大の感度が得られるという</w:delText>
        </w:r>
        <w:r w:rsidRPr="00C80EEC" w:rsidDel="008E3728">
          <w:rPr>
            <w:rFonts w:eastAsia="MS Mincho"/>
          </w:rPr>
          <w:delText>ことがわかります。凡例を非表示にして、グラフの表示面積を広げると見やすくなります。</w:delText>
        </w:r>
      </w:del>
    </w:p>
    <w:p w14:paraId="07D62D17" w14:textId="6EB45E94" w:rsidR="00F34246" w:rsidRPr="00C80EEC" w:rsidDel="008E3728" w:rsidRDefault="00F34246" w:rsidP="008E3728">
      <w:pPr>
        <w:rPr>
          <w:del w:id="1164" w:author="Brian Pratt" w:date="2023-08-09T14:44:00Z"/>
          <w:rFonts w:eastAsia="MS Mincho"/>
        </w:rPr>
      </w:pPr>
      <w:del w:id="1165" w:author="Brian Pratt" w:date="2023-08-09T14:44:00Z">
        <w:r w:rsidRPr="00C80EEC" w:rsidDel="008E3728">
          <w:rPr>
            <w:rFonts w:eastAsia="MS Mincho"/>
          </w:rPr>
          <w:delText xml:space="preserve">[ </w:delText>
        </w:r>
        <w:r w:rsidRPr="00C80EEC" w:rsidDel="008E3728">
          <w:rPr>
            <w:rFonts w:eastAsia="MS Mincho"/>
            <w:b/>
          </w:rPr>
          <w:delText>ピーク領域</w:delText>
        </w:r>
        <w:r w:rsidRPr="00C80EEC" w:rsidDel="008E3728">
          <w:rPr>
            <w:rFonts w:eastAsia="MS Mincho"/>
            <w:b/>
          </w:rPr>
          <w:delText xml:space="preserve"> – </w:delText>
        </w:r>
        <w:r w:rsidRPr="00C80EEC" w:rsidDel="008E3728">
          <w:rPr>
            <w:rFonts w:eastAsia="MS Mincho"/>
            <w:b/>
          </w:rPr>
          <w:delText>繰り返し測定の比較</w:delText>
        </w:r>
        <w:r w:rsidRPr="00C80EEC" w:rsidDel="008E3728">
          <w:rPr>
            <w:rFonts w:eastAsia="MS Mincho"/>
          </w:rPr>
          <w:delText xml:space="preserve"> ] </w:delText>
        </w:r>
        <w:r w:rsidRPr="00C80EEC" w:rsidDel="008E3728">
          <w:rPr>
            <w:rFonts w:eastAsia="MS Mincho"/>
          </w:rPr>
          <w:delText>ウィンドウ内を右クリックし、</w:delText>
        </w:r>
        <w:r w:rsidRPr="00C80EEC" w:rsidDel="008E3728">
          <w:rPr>
            <w:rFonts w:eastAsia="MS Mincho"/>
          </w:rPr>
          <w:delText xml:space="preserve">[ </w:delText>
        </w:r>
        <w:r w:rsidRPr="00C80EEC" w:rsidDel="008E3728">
          <w:rPr>
            <w:rFonts w:eastAsia="MS Mincho"/>
            <w:b/>
          </w:rPr>
          <w:delText>凡例</w:delText>
        </w:r>
        <w:r w:rsidRPr="00C80EEC" w:rsidDel="008E3728">
          <w:rPr>
            <w:rFonts w:eastAsia="MS Mincho"/>
          </w:rPr>
          <w:delText xml:space="preserve"> ] </w:delText>
        </w:r>
        <w:r w:rsidRPr="00C80EEC" w:rsidDel="008E3728">
          <w:rPr>
            <w:rFonts w:eastAsia="MS Mincho"/>
          </w:rPr>
          <w:delText>をクリックしてチェックボックスをオフにします。</w:delText>
        </w:r>
      </w:del>
    </w:p>
    <w:p w14:paraId="3E8C75B1" w14:textId="66A1FC9F" w:rsidR="00F34246" w:rsidRPr="00C80EEC" w:rsidDel="008E3728" w:rsidRDefault="00F34246" w:rsidP="008E3728">
      <w:pPr>
        <w:rPr>
          <w:del w:id="1166" w:author="Brian Pratt" w:date="2023-08-09T14:44:00Z"/>
          <w:rFonts w:eastAsia="MS Mincho"/>
        </w:rPr>
      </w:pPr>
      <w:del w:id="1167" w:author="Brian Pratt" w:date="2023-08-09T14:44:00Z">
        <w:r w:rsidRPr="00C80EEC" w:rsidDel="008E3728">
          <w:rPr>
            <w:rFonts w:eastAsia="MS Mincho"/>
          </w:rPr>
          <w:delText>Skyline</w:delText>
        </w:r>
        <w:r w:rsidRPr="00C80EEC" w:rsidDel="008E3728">
          <w:rPr>
            <w:rFonts w:eastAsia="MS Mincho"/>
          </w:rPr>
          <w:delText>ウィンドウは以下のようになります。</w:delText>
        </w:r>
      </w:del>
    </w:p>
    <w:p w14:paraId="2D8BD2D4" w14:textId="1D33CE85" w:rsidR="00CE0EDE" w:rsidRPr="00C80EEC" w:rsidDel="008E3728" w:rsidRDefault="003A7805" w:rsidP="008E3728">
      <w:pPr>
        <w:rPr>
          <w:del w:id="1168" w:author="Brian Pratt" w:date="2023-08-09T14:44:00Z"/>
          <w:rFonts w:eastAsia="MS Mincho"/>
        </w:rPr>
      </w:pPr>
      <w:del w:id="1169" w:author="Brian Pratt" w:date="2023-08-09T14:44:00Z">
        <w:r w:rsidRPr="00C80EEC" w:rsidDel="008E3728">
          <w:rPr>
            <w:rFonts w:eastAsia="MS Mincho"/>
            <w:noProof/>
            <w:lang w:eastAsia="en-US"/>
          </w:rPr>
          <w:drawing>
            <wp:inline distT="0" distB="0" distL="0" distR="0" wp14:anchorId="19094CEA" wp14:editId="14D861C3">
              <wp:extent cx="5943600" cy="35712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5943600" cy="3571240"/>
                      </a:xfrm>
                      <a:prstGeom prst="rect">
                        <a:avLst/>
                      </a:prstGeom>
                    </pic:spPr>
                  </pic:pic>
                </a:graphicData>
              </a:graphic>
            </wp:inline>
          </w:drawing>
        </w:r>
      </w:del>
    </w:p>
    <w:p w14:paraId="6823EC73" w14:textId="473B561E" w:rsidR="003C740E" w:rsidRPr="00C80EEC" w:rsidDel="008E3728" w:rsidRDefault="00F34246" w:rsidP="008E3728">
      <w:pPr>
        <w:rPr>
          <w:del w:id="1170" w:author="Brian Pratt" w:date="2023-08-09T14:44:00Z"/>
          <w:rFonts w:eastAsia="MS Mincho"/>
        </w:rPr>
      </w:pPr>
      <w:del w:id="1171" w:author="Brian Pratt" w:date="2023-08-09T14:44:00Z">
        <w:r w:rsidRPr="00C80EEC" w:rsidDel="008E3728">
          <w:rPr>
            <w:rFonts w:eastAsia="MS Mincho"/>
          </w:rPr>
          <w:delText>これで他の</w:delText>
        </w:r>
        <w:r w:rsidR="002A0D1C" w:rsidDel="008E3728">
          <w:rPr>
            <w:rFonts w:eastAsia="MS Mincho" w:hint="eastAsia"/>
          </w:rPr>
          <w:delText>低</w:delText>
        </w:r>
        <w:r w:rsidR="0008557C" w:rsidDel="008E3728">
          <w:rPr>
            <w:rFonts w:eastAsia="MS Mincho" w:hint="eastAsia"/>
          </w:rPr>
          <w:delText>分子化合物</w:delText>
        </w:r>
        <w:r w:rsidRPr="00C80EEC" w:rsidDel="008E3728">
          <w:rPr>
            <w:rFonts w:eastAsia="MS Mincho"/>
          </w:rPr>
          <w:delText>に対しても</w:delText>
        </w:r>
        <w:r w:rsidR="0008557C" w:rsidDel="008E3728">
          <w:rPr>
            <w:rFonts w:eastAsia="MS Mincho" w:hint="eastAsia"/>
          </w:rPr>
          <w:delText>文献</w:delText>
        </w:r>
        <w:r w:rsidRPr="00C80EEC" w:rsidDel="008E3728">
          <w:rPr>
            <w:rFonts w:eastAsia="MS Mincho"/>
          </w:rPr>
          <w:delText>の</w:delText>
        </w:r>
        <w:r w:rsidR="0008557C" w:rsidDel="008E3728">
          <w:rPr>
            <w:rFonts w:eastAsia="MS Mincho" w:hint="eastAsia"/>
          </w:rPr>
          <w:delText>CE</w:delText>
        </w:r>
        <w:r w:rsidR="0008557C" w:rsidDel="008E3728">
          <w:rPr>
            <w:rFonts w:eastAsia="MS Mincho" w:hint="eastAsia"/>
          </w:rPr>
          <w:delText>値（</w:delText>
        </w:r>
        <w:r w:rsidRPr="00C80EEC" w:rsidDel="008E3728">
          <w:rPr>
            <w:rFonts w:eastAsia="MS Mincho"/>
          </w:rPr>
          <w:delText>衝突エネルギー</w:delText>
        </w:r>
        <w:r w:rsidR="0008557C" w:rsidDel="008E3728">
          <w:rPr>
            <w:rFonts w:eastAsia="MS Mincho" w:hint="eastAsia"/>
          </w:rPr>
          <w:delText>）</w:delText>
        </w:r>
        <w:r w:rsidRPr="00C80EEC" w:rsidDel="008E3728">
          <w:rPr>
            <w:rFonts w:eastAsia="MS Mincho"/>
          </w:rPr>
          <w:delText>が最適</w:delText>
        </w:r>
        <w:r w:rsidR="0008557C" w:rsidDel="008E3728">
          <w:rPr>
            <w:rFonts w:eastAsia="MS Mincho" w:hint="eastAsia"/>
          </w:rPr>
          <w:delText>かどうか</w:delText>
        </w:r>
        <w:r w:rsidRPr="00C80EEC" w:rsidDel="008E3728">
          <w:rPr>
            <w:rFonts w:eastAsia="MS Mincho"/>
          </w:rPr>
          <w:delText>を調べられ</w:delText>
        </w:r>
        <w:r w:rsidR="0008557C" w:rsidDel="008E3728">
          <w:rPr>
            <w:rFonts w:eastAsia="MS Mincho" w:hint="eastAsia"/>
          </w:rPr>
          <w:delText>ます</w:delText>
        </w:r>
        <w:r w:rsidRPr="00C80EEC" w:rsidDel="008E3728">
          <w:rPr>
            <w:rFonts w:eastAsia="MS Mincho"/>
          </w:rPr>
          <w:delText>。これには、以下の操作が行えます。</w:delText>
        </w:r>
      </w:del>
    </w:p>
    <w:p w14:paraId="4532E506" w14:textId="6E902E31" w:rsidR="00F34246" w:rsidRPr="00C80EEC" w:rsidDel="008E3728" w:rsidRDefault="003C740E" w:rsidP="008E3728">
      <w:pPr>
        <w:rPr>
          <w:del w:id="1172" w:author="Brian Pratt" w:date="2023-08-09T14:44:00Z"/>
          <w:rFonts w:eastAsia="MS Mincho"/>
        </w:rPr>
      </w:pPr>
      <w:del w:id="1173" w:author="Brian Pratt" w:date="2023-08-09T14:44:00Z">
        <w:r w:rsidRPr="00C80EEC" w:rsidDel="008E3728">
          <w:rPr>
            <w:rFonts w:eastAsia="MS Mincho"/>
          </w:rPr>
          <w:delText xml:space="preserve">[ </w:delText>
        </w:r>
        <w:r w:rsidR="00F34246" w:rsidRPr="00C80EEC" w:rsidDel="008E3728">
          <w:rPr>
            <w:rFonts w:eastAsia="MS Mincho"/>
            <w:b/>
          </w:rPr>
          <w:delText>ターゲット</w:delText>
        </w:r>
        <w:r w:rsidRPr="00C80EEC" w:rsidDel="008E3728">
          <w:rPr>
            <w:rFonts w:eastAsia="MS Mincho"/>
          </w:rPr>
          <w:delText xml:space="preserve"> ] </w:delText>
        </w:r>
        <w:r w:rsidRPr="00C80EEC" w:rsidDel="008E3728">
          <w:rPr>
            <w:rFonts w:eastAsia="MS Mincho"/>
          </w:rPr>
          <w:delText>ビュー内の分子いずれかをクリックするか、最初のクリックの後に上下矢印キーを使用してリスト内で選択を移動します。</w:delText>
        </w:r>
      </w:del>
    </w:p>
    <w:p w14:paraId="4C88EA93" w14:textId="4090B3DD" w:rsidR="00F34246" w:rsidRPr="00C80EEC" w:rsidDel="008E3728" w:rsidRDefault="003C740E" w:rsidP="008E3728">
      <w:pPr>
        <w:rPr>
          <w:del w:id="1174" w:author="Brian Pratt" w:date="2023-08-09T14:44:00Z"/>
          <w:rFonts w:eastAsia="MS Mincho"/>
        </w:rPr>
      </w:pPr>
      <w:del w:id="1175" w:author="Brian Pratt" w:date="2023-08-09T14:44:00Z">
        <w:r w:rsidRPr="00C80EEC" w:rsidDel="008E3728">
          <w:rPr>
            <w:rFonts w:eastAsia="MS Mincho"/>
          </w:rPr>
          <w:delText>その後、</w:delText>
        </w:r>
        <w:r w:rsidRPr="00C80EEC" w:rsidDel="008E3728">
          <w:rPr>
            <w:rFonts w:eastAsia="MS Mincho"/>
          </w:rPr>
          <w:delText xml:space="preserve">[ </w:delText>
        </w:r>
        <w:r w:rsidR="00F34246" w:rsidRPr="00C80EEC" w:rsidDel="008E3728">
          <w:rPr>
            <w:rFonts w:eastAsia="MS Mincho"/>
            <w:b/>
          </w:rPr>
          <w:delText>ターゲット</w:delText>
        </w:r>
        <w:r w:rsidRPr="00C80EEC" w:rsidDel="008E3728">
          <w:rPr>
            <w:rFonts w:eastAsia="MS Mincho"/>
          </w:rPr>
          <w:delText xml:space="preserve"> ] </w:delText>
        </w:r>
        <w:r w:rsidRPr="00C80EEC" w:rsidDel="008E3728">
          <w:rPr>
            <w:rFonts w:eastAsia="MS Mincho"/>
          </w:rPr>
          <w:delText>ウィンドウで「</w:delText>
        </w:r>
        <w:r w:rsidRPr="00C80EEC" w:rsidDel="008E3728">
          <w:rPr>
            <w:rFonts w:eastAsia="MS Mincho"/>
          </w:rPr>
          <w:delText>Pentose-P</w:delText>
        </w:r>
        <w:r w:rsidRPr="00C80EEC" w:rsidDel="008E3728">
          <w:rPr>
            <w:rFonts w:eastAsia="MS Mincho"/>
          </w:rPr>
          <w:delText>」をクリックします。</w:delText>
        </w:r>
      </w:del>
    </w:p>
    <w:p w14:paraId="3B9BE99C" w14:textId="348B9178" w:rsidR="00E56D5A" w:rsidRPr="00C80EEC" w:rsidDel="008E3728" w:rsidRDefault="0041192A" w:rsidP="008E3728">
      <w:pPr>
        <w:rPr>
          <w:del w:id="1176" w:author="Brian Pratt" w:date="2023-08-09T14:44:00Z"/>
          <w:rFonts w:eastAsia="MS Mincho"/>
        </w:rPr>
      </w:pPr>
      <w:del w:id="1177" w:author="Brian Pratt" w:date="2023-08-09T14:44:00Z">
        <w:r w:rsidRPr="00C80EEC" w:rsidDel="008E3728">
          <w:rPr>
            <w:rFonts w:eastAsia="MS Mincho"/>
          </w:rPr>
          <w:delText>Pentose-P</w:delText>
        </w:r>
        <w:r w:rsidRPr="00C80EEC" w:rsidDel="008E3728">
          <w:rPr>
            <w:rFonts w:eastAsia="MS Mincho"/>
          </w:rPr>
          <w:delText>の</w:delText>
        </w:r>
        <w:r w:rsidR="006A524A" w:rsidDel="008E3728">
          <w:rPr>
            <w:rFonts w:eastAsia="MS Mincho" w:hint="eastAsia"/>
          </w:rPr>
          <w:delText>場合は</w:delText>
        </w:r>
        <w:r w:rsidRPr="00C80EEC" w:rsidDel="008E3728">
          <w:rPr>
            <w:rFonts w:eastAsia="MS Mincho"/>
          </w:rPr>
          <w:delText>文献の</w:delText>
        </w:r>
        <w:r w:rsidRPr="00C80EEC" w:rsidDel="008E3728">
          <w:rPr>
            <w:rFonts w:eastAsia="MS Mincho"/>
          </w:rPr>
          <w:delText>CE</w:delText>
        </w:r>
        <w:r w:rsidRPr="00C80EEC" w:rsidDel="008E3728">
          <w:rPr>
            <w:rFonts w:eastAsia="MS Mincho"/>
          </w:rPr>
          <w:delText>値は</w:delText>
        </w:r>
        <w:r w:rsidRPr="00C80EEC" w:rsidDel="008E3728">
          <w:rPr>
            <w:rFonts w:eastAsia="MS Mincho"/>
          </w:rPr>
          <w:delText>Waters Xevo TQ-S</w:delText>
        </w:r>
        <w:r w:rsidRPr="00C80EEC" w:rsidDel="008E3728">
          <w:rPr>
            <w:rFonts w:eastAsia="MS Mincho"/>
          </w:rPr>
          <w:delText>上では最適でな</w:delText>
        </w:r>
        <w:r w:rsidR="006A524A" w:rsidDel="008E3728">
          <w:rPr>
            <w:rFonts w:eastAsia="MS Mincho" w:hint="eastAsia"/>
          </w:rPr>
          <w:delText>く、最適</w:delText>
        </w:r>
        <w:r w:rsidRPr="00C80EEC" w:rsidDel="008E3728">
          <w:rPr>
            <w:rFonts w:eastAsia="MS Mincho"/>
          </w:rPr>
          <w:delText>CE</w:delText>
        </w:r>
        <w:r w:rsidRPr="00C80EEC" w:rsidDel="008E3728">
          <w:rPr>
            <w:rFonts w:eastAsia="MS Mincho"/>
          </w:rPr>
          <w:delText>値（</w:delText>
        </w:r>
        <w:r w:rsidRPr="00C80EEC" w:rsidDel="008E3728">
          <w:rPr>
            <w:rFonts w:eastAsia="MS Mincho"/>
          </w:rPr>
          <w:delText>Step-5</w:delText>
        </w:r>
        <w:r w:rsidRPr="00C80EEC" w:rsidDel="008E3728">
          <w:rPr>
            <w:rFonts w:eastAsia="MS Mincho"/>
          </w:rPr>
          <w:delText>、一番左の青い棒）は測定された</w:delText>
        </w:r>
        <w:r w:rsidR="006A524A" w:rsidDel="008E3728">
          <w:rPr>
            <w:rFonts w:eastAsia="MS Mincho" w:hint="eastAsia"/>
          </w:rPr>
          <w:delText>CE</w:delText>
        </w:r>
        <w:r w:rsidR="006A524A" w:rsidDel="008E3728">
          <w:rPr>
            <w:rFonts w:eastAsia="MS Mincho" w:hint="eastAsia"/>
          </w:rPr>
          <w:delText>値の中で</w:delText>
        </w:r>
        <w:r w:rsidRPr="00C80EEC" w:rsidDel="008E3728">
          <w:rPr>
            <w:rFonts w:eastAsia="MS Mincho"/>
          </w:rPr>
          <w:delText>最小</w:delText>
        </w:r>
        <w:r w:rsidR="006A524A" w:rsidDel="008E3728">
          <w:rPr>
            <w:rFonts w:eastAsia="MS Mincho" w:hint="eastAsia"/>
          </w:rPr>
          <w:delText>のものとなります</w:delText>
        </w:r>
        <w:r w:rsidRPr="00C80EEC" w:rsidDel="008E3728">
          <w:rPr>
            <w:rFonts w:eastAsia="MS Mincho"/>
          </w:rPr>
          <w:delText>。</w:delText>
        </w:r>
      </w:del>
    </w:p>
    <w:p w14:paraId="675DE833" w14:textId="001B55D5" w:rsidR="00E21EBE" w:rsidRPr="00C80EEC" w:rsidDel="008E3728" w:rsidRDefault="003A7805" w:rsidP="008E3728">
      <w:pPr>
        <w:rPr>
          <w:del w:id="1178" w:author="Brian Pratt" w:date="2023-08-09T14:44:00Z"/>
          <w:rFonts w:eastAsia="MS Mincho"/>
        </w:rPr>
      </w:pPr>
      <w:del w:id="1179" w:author="Brian Pratt" w:date="2023-08-09T14:44:00Z">
        <w:r w:rsidRPr="00C80EEC" w:rsidDel="008E3728">
          <w:rPr>
            <w:rFonts w:eastAsia="MS Mincho"/>
            <w:noProof/>
            <w:lang w:eastAsia="en-US"/>
          </w:rPr>
          <w:drawing>
            <wp:inline distT="0" distB="0" distL="0" distR="0" wp14:anchorId="4C2B2485" wp14:editId="2E24E260">
              <wp:extent cx="5943600" cy="35712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5943600" cy="3571240"/>
                      </a:xfrm>
                      <a:prstGeom prst="rect">
                        <a:avLst/>
                      </a:prstGeom>
                    </pic:spPr>
                  </pic:pic>
                </a:graphicData>
              </a:graphic>
            </wp:inline>
          </w:drawing>
        </w:r>
      </w:del>
    </w:p>
    <w:p w14:paraId="18A1E743" w14:textId="6CBD2E02" w:rsidR="001677DE" w:rsidRPr="00C80EEC" w:rsidDel="008E3728" w:rsidRDefault="006A524A" w:rsidP="008E3728">
      <w:pPr>
        <w:rPr>
          <w:del w:id="1180" w:author="Brian Pratt" w:date="2023-08-09T14:44:00Z"/>
          <w:rFonts w:eastAsia="MS Mincho"/>
        </w:rPr>
      </w:pPr>
      <w:del w:id="1181" w:author="Brian Pratt" w:date="2023-08-09T14:44:00Z">
        <w:r w:rsidDel="008E3728">
          <w:rPr>
            <w:rFonts w:eastAsia="MS Mincho" w:hint="eastAsia"/>
          </w:rPr>
          <w:delText>この</w:delText>
        </w:r>
        <w:r w:rsidDel="008E3728">
          <w:rPr>
            <w:rFonts w:eastAsia="MS Mincho" w:hint="eastAsia"/>
          </w:rPr>
          <w:delText>Pentose</w:delText>
        </w:r>
        <w:r w:rsidDel="008E3728">
          <w:rPr>
            <w:rFonts w:eastAsia="MS Mincho" w:hint="eastAsia"/>
          </w:rPr>
          <w:delText>の場合は最小の</w:delText>
        </w:r>
        <w:r w:rsidDel="008E3728">
          <w:rPr>
            <w:rFonts w:eastAsia="MS Mincho" w:hint="eastAsia"/>
          </w:rPr>
          <w:delText>CE</w:delText>
        </w:r>
        <w:r w:rsidDel="008E3728">
          <w:rPr>
            <w:rFonts w:eastAsia="MS Mincho" w:hint="eastAsia"/>
          </w:rPr>
          <w:delText>値なのでさらに</w:delText>
        </w:r>
        <w:r w:rsidDel="008E3728">
          <w:rPr>
            <w:rFonts w:eastAsia="MS Mincho" w:hint="eastAsia"/>
          </w:rPr>
          <w:delText>CE</w:delText>
        </w:r>
        <w:r w:rsidDel="008E3728">
          <w:rPr>
            <w:rFonts w:eastAsia="MS Mincho" w:hint="eastAsia"/>
          </w:rPr>
          <w:delText>値</w:delText>
        </w:r>
        <w:r w:rsidR="00906C95" w:rsidDel="008E3728">
          <w:rPr>
            <w:rFonts w:eastAsia="MS Mincho" w:hint="eastAsia"/>
          </w:rPr>
          <w:delText>を</w:delText>
        </w:r>
        <w:r w:rsidDel="008E3728">
          <w:rPr>
            <w:rFonts w:eastAsia="MS Mincho" w:hint="eastAsia"/>
          </w:rPr>
          <w:delText>下げて最適値を調べてもよいでしょう</w:delText>
        </w:r>
        <w:r w:rsidR="001677DE" w:rsidRPr="00C80EEC" w:rsidDel="008E3728">
          <w:rPr>
            <w:rFonts w:eastAsia="MS Mincho"/>
          </w:rPr>
          <w:delText>。</w:delText>
        </w:r>
        <w:r w:rsidDel="008E3728">
          <w:rPr>
            <w:rFonts w:eastAsia="MS Mincho" w:hint="eastAsia"/>
          </w:rPr>
          <w:delText>こういう場合は</w:delText>
        </w:r>
        <w:r w:rsidR="001677DE" w:rsidRPr="00C80EEC" w:rsidDel="008E3728">
          <w:rPr>
            <w:rFonts w:eastAsia="MS Mincho"/>
          </w:rPr>
          <w:delText>もっと広いステップサイズ（</w:delText>
        </w:r>
        <w:r w:rsidR="001677DE" w:rsidRPr="00C80EEC" w:rsidDel="008E3728">
          <w:rPr>
            <w:rFonts w:eastAsia="MS Mincho"/>
          </w:rPr>
          <w:delText>3</w:delText>
        </w:r>
        <w:r w:rsidR="001677DE" w:rsidRPr="00C80EEC" w:rsidDel="008E3728">
          <w:rPr>
            <w:rFonts w:eastAsia="MS Mincho"/>
          </w:rPr>
          <w:delText>ボルトなど）で</w:delText>
        </w:r>
        <w:r w:rsidDel="008E3728">
          <w:rPr>
            <w:rFonts w:eastAsia="MS Mincho" w:hint="eastAsia"/>
          </w:rPr>
          <w:delText>行う</w:delText>
        </w:r>
        <w:r w:rsidR="001677DE" w:rsidRPr="00C80EEC" w:rsidDel="008E3728">
          <w:rPr>
            <w:rFonts w:eastAsia="MS Mincho"/>
          </w:rPr>
          <w:delText>の</w:delText>
        </w:r>
        <w:r w:rsidDel="008E3728">
          <w:rPr>
            <w:rFonts w:eastAsia="MS Mincho" w:hint="eastAsia"/>
          </w:rPr>
          <w:delText>もよいでしょう</w:delText>
        </w:r>
        <w:r w:rsidR="001677DE" w:rsidRPr="00C80EEC" w:rsidDel="008E3728">
          <w:rPr>
            <w:rFonts w:eastAsia="MS Mincho"/>
          </w:rPr>
          <w:delText>。</w:delText>
        </w:r>
        <w:r w:rsidDel="008E3728">
          <w:rPr>
            <w:rFonts w:eastAsia="MS Mincho" w:hint="eastAsia"/>
          </w:rPr>
          <w:delText>いずれにしても</w:delText>
        </w:r>
        <w:r w:rsidR="001677DE" w:rsidRPr="00C80EEC" w:rsidDel="008E3728">
          <w:rPr>
            <w:rFonts w:eastAsia="MS Mincho"/>
          </w:rPr>
          <w:delText>、「</w:delText>
        </w:r>
        <w:r w:rsidR="001677DE" w:rsidRPr="00C80EEC" w:rsidDel="008E3728">
          <w:rPr>
            <w:rFonts w:eastAsia="MS Mincho"/>
          </w:rPr>
          <w:delText>Step -5</w:delText>
        </w:r>
        <w:r w:rsidR="001677DE" w:rsidRPr="00C80EEC" w:rsidDel="008E3728">
          <w:rPr>
            <w:rFonts w:eastAsia="MS Mincho"/>
          </w:rPr>
          <w:delText>」（青い</w:delText>
        </w:r>
        <w:r w:rsidDel="008E3728">
          <w:rPr>
            <w:rFonts w:eastAsia="MS Mincho" w:hint="eastAsia"/>
          </w:rPr>
          <w:delText>ヒストグラム</w:delText>
        </w:r>
        <w:r w:rsidR="001677DE" w:rsidRPr="00C80EEC" w:rsidDel="008E3728">
          <w:rPr>
            <w:rFonts w:eastAsia="MS Mincho"/>
          </w:rPr>
          <w:delText>）の</w:delText>
        </w:r>
        <w:r w:rsidR="001677DE" w:rsidRPr="00C80EEC" w:rsidDel="008E3728">
          <w:rPr>
            <w:rFonts w:eastAsia="MS Mincho"/>
          </w:rPr>
          <w:delText>CE</w:delText>
        </w:r>
        <w:r w:rsidR="001677DE" w:rsidRPr="00C80EEC" w:rsidDel="008E3728">
          <w:rPr>
            <w:rFonts w:eastAsia="MS Mincho"/>
          </w:rPr>
          <w:delText>値は</w:delText>
        </w:r>
        <w:r w:rsidDel="008E3728">
          <w:rPr>
            <w:rFonts w:eastAsia="MS Mincho" w:hint="eastAsia"/>
          </w:rPr>
          <w:delText>文献の</w:delText>
        </w:r>
        <w:r w:rsidDel="008E3728">
          <w:rPr>
            <w:rFonts w:eastAsia="MS Mincho" w:hint="eastAsia"/>
          </w:rPr>
          <w:delText>CE</w:delText>
        </w:r>
        <w:r w:rsidDel="008E3728">
          <w:rPr>
            <w:rFonts w:eastAsia="MS Mincho" w:hint="eastAsia"/>
          </w:rPr>
          <w:delText>値</w:delText>
        </w:r>
        <w:r w:rsidR="001677DE" w:rsidRPr="00C80EEC" w:rsidDel="008E3728">
          <w:rPr>
            <w:rFonts w:eastAsia="MS Mincho"/>
          </w:rPr>
          <w:delText>（赤い</w:delText>
        </w:r>
        <w:r w:rsidDel="008E3728">
          <w:rPr>
            <w:rFonts w:eastAsia="MS Mincho" w:hint="eastAsia"/>
          </w:rPr>
          <w:delText>ヒストグラム</w:delText>
        </w:r>
        <w:r w:rsidR="001677DE" w:rsidRPr="00C80EEC" w:rsidDel="008E3728">
          <w:rPr>
            <w:rFonts w:eastAsia="MS Mincho"/>
          </w:rPr>
          <w:delText>）</w:delText>
        </w:r>
        <w:r w:rsidDel="008E3728">
          <w:rPr>
            <w:rFonts w:eastAsia="MS Mincho" w:hint="eastAsia"/>
          </w:rPr>
          <w:delText>での測定</w:delText>
        </w:r>
        <w:r w:rsidR="001677DE" w:rsidRPr="00C80EEC" w:rsidDel="008E3728">
          <w:rPr>
            <w:rFonts w:eastAsia="MS Mincho"/>
          </w:rPr>
          <w:delText>よりも明らかに</w:delText>
        </w:r>
        <w:r w:rsidDel="008E3728">
          <w:rPr>
            <w:rFonts w:eastAsia="MS Mincho" w:hint="eastAsia"/>
          </w:rPr>
          <w:delText>よい感度を示し</w:delText>
        </w:r>
        <w:r w:rsidR="001677DE" w:rsidRPr="00C80EEC" w:rsidDel="008E3728">
          <w:rPr>
            <w:rFonts w:eastAsia="MS Mincho"/>
          </w:rPr>
          <w:delText>ています。</w:delText>
        </w:r>
      </w:del>
    </w:p>
    <w:p w14:paraId="1631BD0D" w14:textId="62667144" w:rsidR="00E56D5A" w:rsidRPr="00C80EEC" w:rsidDel="008E3728" w:rsidRDefault="001677DE" w:rsidP="008E3728">
      <w:pPr>
        <w:rPr>
          <w:del w:id="1182" w:author="Brian Pratt" w:date="2023-08-09T14:44:00Z"/>
          <w:rFonts w:eastAsia="MS Mincho"/>
        </w:rPr>
      </w:pPr>
      <w:del w:id="1183" w:author="Brian Pratt" w:date="2023-08-09T14:44:00Z">
        <w:r w:rsidRPr="00C80EEC" w:rsidDel="008E3728">
          <w:rPr>
            <w:rFonts w:eastAsia="MS Mincho"/>
          </w:rPr>
          <w:delText>以下のようにして、最も効果的な</w:delText>
        </w:r>
        <w:r w:rsidRPr="00C80EEC" w:rsidDel="008E3728">
          <w:rPr>
            <w:rFonts w:eastAsia="MS Mincho"/>
          </w:rPr>
          <w:delText>CE</w:delText>
        </w:r>
        <w:r w:rsidRPr="00C80EEC" w:rsidDel="008E3728">
          <w:rPr>
            <w:rFonts w:eastAsia="MS Mincho"/>
          </w:rPr>
          <w:delText>観測値を使用する、新たなスケジュール化されたトランジションリストの作成</w:delText>
        </w:r>
        <w:r w:rsidR="006A524A" w:rsidDel="008E3728">
          <w:rPr>
            <w:rFonts w:eastAsia="MS Mincho" w:hint="eastAsia"/>
          </w:rPr>
          <w:delText>を</w:delText>
        </w:r>
        <w:r w:rsidRPr="00C80EEC" w:rsidDel="008E3728">
          <w:rPr>
            <w:rFonts w:eastAsia="MS Mincho"/>
          </w:rPr>
          <w:delText>進めます。</w:delText>
        </w:r>
      </w:del>
    </w:p>
    <w:p w14:paraId="0D2E48AF" w14:textId="3EDC5E70" w:rsidR="00742966" w:rsidRPr="00C80EEC" w:rsidDel="008E3728" w:rsidRDefault="001677DE" w:rsidP="008E3728">
      <w:pPr>
        <w:rPr>
          <w:del w:id="1184" w:author="Brian Pratt" w:date="2023-08-09T14:44:00Z"/>
          <w:rFonts w:eastAsia="MS Mincho"/>
        </w:rPr>
      </w:pPr>
      <w:del w:id="1185" w:author="Brian Pratt" w:date="2023-08-09T14:44:00Z">
        <w:r w:rsidRPr="00C80EEC" w:rsidDel="008E3728">
          <w:rPr>
            <w:rFonts w:eastAsia="MS Mincho"/>
          </w:rPr>
          <w:delText xml:space="preserve">[ </w:delText>
        </w:r>
        <w:r w:rsidR="00742966" w:rsidRPr="00C80EEC" w:rsidDel="008E3728">
          <w:rPr>
            <w:rFonts w:eastAsia="MS Mincho"/>
            <w:b/>
          </w:rPr>
          <w:delText>ファイル</w:delText>
        </w:r>
        <w:r w:rsidR="00742966" w:rsidRPr="00C80EEC" w:rsidDel="008E3728">
          <w:rPr>
            <w:rFonts w:eastAsia="MS Mincho"/>
            <w:b/>
          </w:rPr>
          <w:delText xml:space="preserve"> ] </w:delText>
        </w:r>
        <w:r w:rsidR="00742966" w:rsidRPr="00C80EEC" w:rsidDel="008E3728">
          <w:rPr>
            <w:rFonts w:eastAsia="MS Mincho"/>
            <w:b/>
          </w:rPr>
          <w:delText>メニューで</w:delText>
        </w:r>
        <w:r w:rsidR="00742966" w:rsidRPr="00C80EEC" w:rsidDel="008E3728">
          <w:rPr>
            <w:rFonts w:eastAsia="MS Mincho"/>
            <w:b/>
          </w:rPr>
          <w:delText xml:space="preserve"> [ </w:delText>
        </w:r>
        <w:r w:rsidR="00742966" w:rsidRPr="00C80EEC" w:rsidDel="008E3728">
          <w:rPr>
            <w:rFonts w:eastAsia="MS Mincho"/>
            <w:b/>
          </w:rPr>
          <w:delText>エクスポート</w:delText>
        </w:r>
        <w:r w:rsidRPr="00C80EEC" w:rsidDel="008E3728">
          <w:rPr>
            <w:rFonts w:eastAsia="MS Mincho"/>
          </w:rPr>
          <w:delText xml:space="preserve"> ] </w:delText>
        </w:r>
        <w:r w:rsidRPr="00C80EEC" w:rsidDel="008E3728">
          <w:rPr>
            <w:rFonts w:eastAsia="MS Mincho"/>
          </w:rPr>
          <w:delText>を選択し、</w:delText>
        </w:r>
        <w:r w:rsidRPr="00C80EEC" w:rsidDel="008E3728">
          <w:rPr>
            <w:rFonts w:eastAsia="MS Mincho"/>
          </w:rPr>
          <w:delText xml:space="preserve">[ </w:delText>
        </w:r>
        <w:r w:rsidR="00742966" w:rsidRPr="00C80EEC" w:rsidDel="008E3728">
          <w:rPr>
            <w:rFonts w:eastAsia="MS Mincho"/>
            <w:b/>
          </w:rPr>
          <w:delText>トランジションリスト</w:delText>
        </w:r>
        <w:r w:rsidRPr="00C80EEC" w:rsidDel="008E3728">
          <w:rPr>
            <w:rFonts w:eastAsia="MS Mincho"/>
          </w:rPr>
          <w:delText xml:space="preserve"> ] </w:delText>
        </w:r>
        <w:r w:rsidRPr="00C80EEC" w:rsidDel="008E3728">
          <w:rPr>
            <w:rFonts w:eastAsia="MS Mincho"/>
          </w:rPr>
          <w:delText>をクリックします。</w:delText>
        </w:r>
      </w:del>
    </w:p>
    <w:p w14:paraId="43A71473" w14:textId="078746C1" w:rsidR="001677DE" w:rsidRPr="00C80EEC" w:rsidDel="008E3728" w:rsidRDefault="001677DE" w:rsidP="008E3728">
      <w:pPr>
        <w:rPr>
          <w:del w:id="1186" w:author="Brian Pratt" w:date="2023-08-09T14:44:00Z"/>
          <w:rFonts w:eastAsia="MS Mincho"/>
        </w:rPr>
      </w:pPr>
      <w:del w:id="1187" w:author="Brian Pratt" w:date="2023-08-09T14:44:00Z">
        <w:r w:rsidRPr="00C80EEC" w:rsidDel="008E3728">
          <w:rPr>
            <w:rFonts w:eastAsia="MS Mincho"/>
          </w:rPr>
          <w:delText xml:space="preserve">[ </w:delText>
        </w:r>
        <w:r w:rsidRPr="00C80EEC" w:rsidDel="008E3728">
          <w:rPr>
            <w:rFonts w:eastAsia="MS Mincho"/>
            <w:b/>
          </w:rPr>
          <w:delText>装置タイプ</w:delText>
        </w:r>
        <w:r w:rsidRPr="00C80EEC" w:rsidDel="008E3728">
          <w:rPr>
            <w:rFonts w:eastAsia="MS Mincho"/>
          </w:rPr>
          <w:delText xml:space="preserve"> ] </w:delText>
        </w:r>
        <w:r w:rsidRPr="00C80EEC" w:rsidDel="008E3728">
          <w:rPr>
            <w:rFonts w:eastAsia="MS Mincho"/>
          </w:rPr>
          <w:delText>ドロップダウンリストでは、</w:delText>
        </w:r>
        <w:r w:rsidRPr="00C80EEC" w:rsidDel="008E3728">
          <w:rPr>
            <w:rFonts w:eastAsia="MS Mincho"/>
          </w:rPr>
          <w:delText>Skyline</w:delText>
        </w:r>
        <w:r w:rsidRPr="00C80EEC" w:rsidDel="008E3728">
          <w:rPr>
            <w:rFonts w:eastAsia="MS Mincho"/>
          </w:rPr>
          <w:delText>が自動的に「</w:delText>
        </w:r>
        <w:r w:rsidRPr="00C80EEC" w:rsidDel="008E3728">
          <w:rPr>
            <w:rFonts w:eastAsia="MS Mincho"/>
          </w:rPr>
          <w:delText>Waters</w:delText>
        </w:r>
        <w:r w:rsidRPr="00C80EEC" w:rsidDel="008E3728">
          <w:rPr>
            <w:rFonts w:eastAsia="MS Mincho"/>
          </w:rPr>
          <w:delText>」を選択します。</w:delText>
        </w:r>
      </w:del>
    </w:p>
    <w:p w14:paraId="7BC8666D" w14:textId="36C53855" w:rsidR="001677DE" w:rsidRPr="00C80EEC" w:rsidDel="008E3728" w:rsidRDefault="001677DE" w:rsidP="008E3728">
      <w:pPr>
        <w:rPr>
          <w:del w:id="1188" w:author="Brian Pratt" w:date="2023-08-09T14:44:00Z"/>
          <w:rFonts w:eastAsia="MS Mincho"/>
        </w:rPr>
      </w:pPr>
      <w:del w:id="1189" w:author="Brian Pratt" w:date="2023-08-09T14:44:00Z">
        <w:r w:rsidRPr="00C80EEC" w:rsidDel="008E3728">
          <w:rPr>
            <w:rFonts w:eastAsia="MS Mincho"/>
          </w:rPr>
          <w:delText xml:space="preserve">[ </w:delText>
        </w:r>
        <w:r w:rsidRPr="00C80EEC" w:rsidDel="008E3728">
          <w:rPr>
            <w:rFonts w:eastAsia="MS Mincho"/>
            <w:b/>
          </w:rPr>
          <w:delText>シングルメソッド</w:delText>
        </w:r>
        <w:r w:rsidRPr="00C80EEC" w:rsidDel="008E3728">
          <w:rPr>
            <w:rFonts w:eastAsia="MS Mincho"/>
          </w:rPr>
          <w:delText xml:space="preserve"> ] </w:delText>
        </w:r>
        <w:r w:rsidRPr="00C80EEC" w:rsidDel="008E3728">
          <w:rPr>
            <w:rFonts w:eastAsia="MS Mincho"/>
          </w:rPr>
          <w:delText>ラジオボタンをクリックします。</w:delText>
        </w:r>
      </w:del>
    </w:p>
    <w:p w14:paraId="520E5DF4" w14:textId="0BB19DC8" w:rsidR="0000196E" w:rsidRPr="00C80EEC" w:rsidDel="008E3728" w:rsidRDefault="00742966" w:rsidP="008E3728">
      <w:pPr>
        <w:rPr>
          <w:del w:id="1190" w:author="Brian Pratt" w:date="2023-08-09T14:44:00Z"/>
          <w:rFonts w:eastAsia="MS Mincho"/>
        </w:rPr>
      </w:pPr>
      <w:del w:id="1191" w:author="Brian Pratt" w:date="2023-08-09T14:44:00Z">
        <w:r w:rsidRPr="00C80EEC" w:rsidDel="008E3728">
          <w:rPr>
            <w:rFonts w:eastAsia="MS Mincho"/>
          </w:rPr>
          <w:delText>各トランジションに対して</w:delText>
        </w:r>
        <w:r w:rsidRPr="00C80EEC" w:rsidDel="008E3728">
          <w:rPr>
            <w:rFonts w:eastAsia="MS Mincho"/>
          </w:rPr>
          <w:delText>1</w:delText>
        </w:r>
        <w:r w:rsidRPr="00C80EEC" w:rsidDel="008E3728">
          <w:rPr>
            <w:rFonts w:eastAsia="MS Mincho"/>
          </w:rPr>
          <w:delText>つの最適</w:delText>
        </w:r>
        <w:r w:rsidRPr="00C80EEC" w:rsidDel="008E3728">
          <w:rPr>
            <w:rFonts w:eastAsia="MS Mincho"/>
          </w:rPr>
          <w:delText>CE</w:delText>
        </w:r>
        <w:r w:rsidRPr="00C80EEC" w:rsidDel="008E3728">
          <w:rPr>
            <w:rFonts w:eastAsia="MS Mincho"/>
          </w:rPr>
          <w:delText>値のみを使用するため、今回もシングルメソッドのみが必要となります。</w:delText>
        </w:r>
      </w:del>
    </w:p>
    <w:p w14:paraId="0C374B4F" w14:textId="41462600" w:rsidR="001677DE" w:rsidRPr="00C80EEC" w:rsidDel="008E3728" w:rsidRDefault="001677DE" w:rsidP="008E3728">
      <w:pPr>
        <w:rPr>
          <w:del w:id="1192" w:author="Brian Pratt" w:date="2023-08-09T14:44:00Z"/>
          <w:rFonts w:eastAsia="MS Mincho"/>
        </w:rPr>
      </w:pPr>
      <w:del w:id="1193" w:author="Brian Pratt" w:date="2023-08-09T14:44:00Z">
        <w:r w:rsidRPr="00C80EEC" w:rsidDel="008E3728">
          <w:rPr>
            <w:rFonts w:eastAsia="MS Mincho"/>
          </w:rPr>
          <w:delText xml:space="preserve">[ </w:delText>
        </w:r>
        <w:r w:rsidRPr="00C80EEC" w:rsidDel="008E3728">
          <w:rPr>
            <w:rFonts w:eastAsia="MS Mincho"/>
            <w:b/>
          </w:rPr>
          <w:delText>メソッドタイプ</w:delText>
        </w:r>
        <w:r w:rsidRPr="00C80EEC" w:rsidDel="008E3728">
          <w:rPr>
            <w:rFonts w:eastAsia="MS Mincho"/>
          </w:rPr>
          <w:delText xml:space="preserve"> ] </w:delText>
        </w:r>
        <w:r w:rsidRPr="00C80EEC" w:rsidDel="008E3728">
          <w:rPr>
            <w:rFonts w:eastAsia="MS Mincho"/>
          </w:rPr>
          <w:delText>リストで「スケジュール」を選択します。</w:delText>
        </w:r>
      </w:del>
    </w:p>
    <w:p w14:paraId="4050DE3B" w14:textId="06A1C18B" w:rsidR="001677DE" w:rsidRPr="00C80EEC" w:rsidDel="008E3728" w:rsidRDefault="001677DE" w:rsidP="008E3728">
      <w:pPr>
        <w:rPr>
          <w:del w:id="1194" w:author="Brian Pratt" w:date="2023-08-09T14:44:00Z"/>
          <w:rFonts w:eastAsia="MS Mincho"/>
        </w:rPr>
      </w:pPr>
      <w:del w:id="1195" w:author="Brian Pratt" w:date="2023-08-09T14:44:00Z">
        <w:r w:rsidRPr="00C80EEC" w:rsidDel="008E3728">
          <w:rPr>
            <w:rFonts w:eastAsia="MS Mincho"/>
          </w:rPr>
          <w:delText xml:space="preserve">[ </w:delText>
        </w:r>
        <w:r w:rsidRPr="00C80EEC" w:rsidDel="008E3728">
          <w:rPr>
            <w:rFonts w:eastAsia="MS Mincho"/>
            <w:b/>
          </w:rPr>
          <w:delText>トランジションリストをエクスポート</w:delText>
        </w:r>
        <w:r w:rsidRPr="00C80EEC" w:rsidDel="008E3728">
          <w:rPr>
            <w:rFonts w:eastAsia="MS Mincho"/>
          </w:rPr>
          <w:delText xml:space="preserve"> ] </w:delText>
        </w:r>
        <w:r w:rsidRPr="00C80EEC" w:rsidDel="008E3728">
          <w:rPr>
            <w:rFonts w:eastAsia="MS Mincho"/>
          </w:rPr>
          <w:delText>フォームは以下のようになります。</w:delText>
        </w:r>
      </w:del>
    </w:p>
    <w:p w14:paraId="796A50AD" w14:textId="10A28DBA" w:rsidR="00742966" w:rsidRPr="00C80EEC" w:rsidDel="008E3728" w:rsidRDefault="003A7805" w:rsidP="008E3728">
      <w:pPr>
        <w:rPr>
          <w:del w:id="1196" w:author="Brian Pratt" w:date="2023-08-09T14:44:00Z"/>
          <w:rFonts w:eastAsia="MS Mincho"/>
        </w:rPr>
      </w:pPr>
      <w:del w:id="1197" w:author="Brian Pratt" w:date="2023-08-09T14:44:00Z">
        <w:r w:rsidRPr="00C80EEC" w:rsidDel="008E3728">
          <w:rPr>
            <w:rFonts w:eastAsia="MS Mincho"/>
            <w:noProof/>
            <w:lang w:eastAsia="en-US"/>
          </w:rPr>
          <w:drawing>
            <wp:inline distT="0" distB="0" distL="0" distR="0" wp14:anchorId="580D5178" wp14:editId="11FB4535">
              <wp:extent cx="3009900" cy="3676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3009900" cy="3676650"/>
                      </a:xfrm>
                      <a:prstGeom prst="rect">
                        <a:avLst/>
                      </a:prstGeom>
                    </pic:spPr>
                  </pic:pic>
                </a:graphicData>
              </a:graphic>
            </wp:inline>
          </w:drawing>
        </w:r>
      </w:del>
    </w:p>
    <w:p w14:paraId="7EA5F57B" w14:textId="57093E9A" w:rsidR="00742966" w:rsidRPr="00C80EEC" w:rsidDel="008E3728" w:rsidRDefault="00742966" w:rsidP="008E3728">
      <w:pPr>
        <w:rPr>
          <w:del w:id="1198" w:author="Brian Pratt" w:date="2023-08-09T14:44:00Z"/>
          <w:rFonts w:eastAsia="MS Mincho"/>
        </w:rPr>
      </w:pPr>
      <w:del w:id="1199"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3FC75A9B" w14:textId="379BB59F" w:rsidR="001677DE" w:rsidRPr="00C80EEC" w:rsidDel="008E3728" w:rsidRDefault="001677DE" w:rsidP="008E3728">
      <w:pPr>
        <w:rPr>
          <w:del w:id="1200" w:author="Brian Pratt" w:date="2023-08-09T14:44:00Z"/>
          <w:rFonts w:eastAsia="MS Mincho"/>
        </w:rPr>
      </w:pPr>
      <w:del w:id="1201" w:author="Brian Pratt" w:date="2023-08-09T14:44:00Z">
        <w:r w:rsidRPr="00C80EEC" w:rsidDel="008E3728">
          <w:rPr>
            <w:rFonts w:eastAsia="MS Mincho"/>
          </w:rPr>
          <w:delText>溶出時間にどの繰り返し測定を使用するか尋ねられます。</w:delText>
        </w:r>
      </w:del>
    </w:p>
    <w:p w14:paraId="5DEBCDF0" w14:textId="6825A958" w:rsidR="001677DE" w:rsidRPr="00C80EEC" w:rsidDel="008E3728" w:rsidRDefault="001677DE" w:rsidP="008E3728">
      <w:pPr>
        <w:rPr>
          <w:del w:id="1202" w:author="Brian Pratt" w:date="2023-08-09T14:44:00Z"/>
          <w:rFonts w:eastAsia="MS Mincho"/>
        </w:rPr>
      </w:pPr>
      <w:del w:id="1203" w:author="Brian Pratt" w:date="2023-08-09T14:44:00Z">
        <w:r w:rsidRPr="00C80EEC" w:rsidDel="008E3728">
          <w:rPr>
            <w:rFonts w:eastAsia="MS Mincho"/>
          </w:rPr>
          <w:delText xml:space="preserve">[ </w:delText>
        </w:r>
        <w:r w:rsidRPr="00C80EEC" w:rsidDel="008E3728">
          <w:rPr>
            <w:rFonts w:eastAsia="MS Mincho"/>
            <w:b/>
          </w:rPr>
          <w:delText>単一データセットから値を使用</w:delText>
        </w:r>
        <w:r w:rsidRPr="00C80EEC" w:rsidDel="008E3728">
          <w:rPr>
            <w:rFonts w:eastAsia="MS Mincho"/>
          </w:rPr>
          <w:delText xml:space="preserve"> ] </w:delText>
        </w:r>
        <w:r w:rsidRPr="00C80EEC" w:rsidDel="008E3728">
          <w:rPr>
            <w:rFonts w:eastAsia="MS Mincho"/>
          </w:rPr>
          <w:delText>をクリックします。</w:delText>
        </w:r>
      </w:del>
    </w:p>
    <w:p w14:paraId="3A486407" w14:textId="1F3293CD" w:rsidR="001677DE" w:rsidRPr="00C80EEC" w:rsidDel="008E3728" w:rsidRDefault="001677DE" w:rsidP="008E3728">
      <w:pPr>
        <w:rPr>
          <w:del w:id="1204" w:author="Brian Pratt" w:date="2023-08-09T14:44:00Z"/>
          <w:rFonts w:eastAsia="MS Mincho"/>
        </w:rPr>
      </w:pPr>
      <w:del w:id="1205" w:author="Brian Pratt" w:date="2023-08-09T14:44:00Z">
        <w:r w:rsidRPr="00C80EEC" w:rsidDel="008E3728">
          <w:rPr>
            <w:rFonts w:eastAsia="MS Mincho"/>
          </w:rPr>
          <w:delText xml:space="preserve">[ </w:delText>
        </w:r>
        <w:r w:rsidRPr="00C80EEC" w:rsidDel="008E3728">
          <w:rPr>
            <w:rFonts w:eastAsia="MS Mincho"/>
            <w:b/>
          </w:rPr>
          <w:delText>繰り返し測定</w:delText>
        </w:r>
        <w:r w:rsidRPr="00C80EEC" w:rsidDel="008E3728">
          <w:rPr>
            <w:rFonts w:eastAsia="MS Mincho"/>
          </w:rPr>
          <w:delText xml:space="preserve"> ] </w:delText>
        </w:r>
        <w:r w:rsidRPr="00C80EEC" w:rsidDel="008E3728">
          <w:rPr>
            <w:rFonts w:eastAsia="MS Mincho"/>
          </w:rPr>
          <w:delText>ドロップダウンリストで、「</w:delText>
        </w:r>
        <w:r w:rsidRPr="00C80EEC" w:rsidDel="008E3728">
          <w:rPr>
            <w:rFonts w:eastAsia="MS Mincho"/>
          </w:rPr>
          <w:delText>CE Optimization</w:delText>
        </w:r>
        <w:r w:rsidRPr="00C80EEC" w:rsidDel="008E3728">
          <w:rPr>
            <w:rFonts w:eastAsia="MS Mincho"/>
          </w:rPr>
          <w:delText>」を選択します。</w:delText>
        </w:r>
      </w:del>
    </w:p>
    <w:p w14:paraId="06323358" w14:textId="2D316D5F" w:rsidR="001677DE" w:rsidRPr="00C80EEC" w:rsidDel="008E3728" w:rsidRDefault="007906B8" w:rsidP="008E3728">
      <w:pPr>
        <w:rPr>
          <w:del w:id="1206" w:author="Brian Pratt" w:date="2023-08-09T14:44:00Z"/>
          <w:rFonts w:eastAsia="MS Mincho"/>
        </w:rPr>
      </w:pPr>
      <w:del w:id="1207" w:author="Brian Pratt" w:date="2023-08-09T14:44:00Z">
        <w:r w:rsidRPr="00C80EEC" w:rsidDel="008E3728">
          <w:rPr>
            <w:rFonts w:eastAsia="MS Mincho"/>
          </w:rPr>
          <w:delText>保持時間はカラム</w:delText>
        </w:r>
        <w:r w:rsidR="00C62316" w:rsidDel="008E3728">
          <w:rPr>
            <w:rFonts w:eastAsia="MS Mincho" w:hint="eastAsia"/>
          </w:rPr>
          <w:delText>の劣化に伴い</w:delText>
        </w:r>
        <w:r w:rsidRPr="00C80EEC" w:rsidDel="008E3728">
          <w:rPr>
            <w:rFonts w:eastAsia="MS Mincho"/>
          </w:rPr>
          <w:delText>ドリフトすることがある</w:delText>
        </w:r>
        <w:r w:rsidR="00C62316" w:rsidDel="008E3728">
          <w:rPr>
            <w:rFonts w:eastAsia="MS Mincho" w:hint="eastAsia"/>
          </w:rPr>
          <w:delText>ので</w:delText>
        </w:r>
        <w:r w:rsidRPr="00C80EEC" w:rsidDel="008E3728">
          <w:rPr>
            <w:rFonts w:eastAsia="MS Mincho"/>
          </w:rPr>
          <w:delText>直近の</w:delText>
        </w:r>
        <w:r w:rsidR="0067252D" w:rsidDel="008E3728">
          <w:rPr>
            <w:rFonts w:eastAsia="MS Mincho" w:hint="eastAsia"/>
          </w:rPr>
          <w:delText>測定での保持時間を典型例として保持時間を設定でき</w:delText>
        </w:r>
        <w:r w:rsidRPr="00C80EEC" w:rsidDel="008E3728">
          <w:rPr>
            <w:rFonts w:eastAsia="MS Mincho"/>
          </w:rPr>
          <w:delText>ます。</w:delText>
        </w:r>
        <w:r w:rsidR="0067252D" w:rsidDel="008E3728">
          <w:rPr>
            <w:rFonts w:eastAsia="MS Mincho" w:hint="eastAsia"/>
          </w:rPr>
          <w:delText>このチュートリアルでは</w:delText>
        </w:r>
        <w:r w:rsidRPr="00C80EEC" w:rsidDel="008E3728">
          <w:rPr>
            <w:rFonts w:eastAsia="MS Mincho"/>
          </w:rPr>
          <w:delText>保持時間はかなり安定していることがわかりま</w:delText>
        </w:r>
        <w:r w:rsidR="0067252D" w:rsidDel="008E3728">
          <w:rPr>
            <w:rFonts w:eastAsia="MS Mincho" w:hint="eastAsia"/>
          </w:rPr>
          <w:delText>す</w:delText>
        </w:r>
        <w:r w:rsidRPr="00C80EEC" w:rsidDel="008E3728">
          <w:rPr>
            <w:rFonts w:eastAsia="MS Mincho"/>
          </w:rPr>
          <w:delText>。</w:delText>
        </w:r>
        <w:r w:rsidR="0067252D" w:rsidDel="008E3728">
          <w:rPr>
            <w:rFonts w:eastAsia="MS Mincho" w:hint="eastAsia"/>
          </w:rPr>
          <w:delText>それゆえ</w:delText>
        </w:r>
        <w:r w:rsidRPr="00C80EEC" w:rsidDel="008E3728">
          <w:rPr>
            <w:rFonts w:eastAsia="MS Mincho"/>
          </w:rPr>
          <w:delText>先ほど</w:delText>
        </w:r>
        <w:r w:rsidR="0067252D" w:rsidDel="008E3728">
          <w:rPr>
            <w:rFonts w:eastAsia="MS Mincho" w:hint="eastAsia"/>
          </w:rPr>
          <w:delText>の</w:delText>
        </w:r>
        <w:r w:rsidRPr="00C80EEC" w:rsidDel="008E3728">
          <w:rPr>
            <w:rFonts w:eastAsia="MS Mincho"/>
          </w:rPr>
          <w:delText>1</w:delText>
        </w:r>
        <w:r w:rsidRPr="00C80EEC" w:rsidDel="008E3728">
          <w:rPr>
            <w:rFonts w:eastAsia="MS Mincho"/>
          </w:rPr>
          <w:delText>分のスケジュールウィンドウ</w:delText>
        </w:r>
        <w:r w:rsidR="0067252D" w:rsidDel="008E3728">
          <w:rPr>
            <w:rFonts w:eastAsia="MS Mincho" w:hint="eastAsia"/>
          </w:rPr>
          <w:delText>にて、</w:delText>
        </w:r>
        <w:r w:rsidRPr="00C80EEC" w:rsidDel="008E3728">
          <w:rPr>
            <w:rFonts w:eastAsia="MS Mincho"/>
          </w:rPr>
          <w:delText>このフォームのオプション</w:delText>
        </w:r>
        <w:r w:rsidR="0067252D" w:rsidDel="008E3728">
          <w:rPr>
            <w:rFonts w:eastAsia="MS Mincho" w:hint="eastAsia"/>
          </w:rPr>
          <w:delText>はどの場合でも問題ないことになります</w:delText>
        </w:r>
        <w:r w:rsidRPr="00C80EEC" w:rsidDel="008E3728">
          <w:rPr>
            <w:rFonts w:eastAsia="MS Mincho"/>
          </w:rPr>
          <w:delText>。どれを選択しても最適</w:delText>
        </w:r>
        <w:r w:rsidRPr="00C80EEC" w:rsidDel="008E3728">
          <w:rPr>
            <w:rFonts w:eastAsia="MS Mincho"/>
          </w:rPr>
          <w:delText>CE</w:delText>
        </w:r>
        <w:r w:rsidRPr="00C80EEC" w:rsidDel="008E3728">
          <w:rPr>
            <w:rFonts w:eastAsia="MS Mincho"/>
          </w:rPr>
          <w:delText>値</w:delText>
        </w:r>
        <w:r w:rsidR="0067252D" w:rsidDel="008E3728">
          <w:rPr>
            <w:rFonts w:eastAsia="MS Mincho" w:hint="eastAsia"/>
          </w:rPr>
          <w:delText>が</w:delText>
        </w:r>
        <w:r w:rsidRPr="00C80EEC" w:rsidDel="008E3728">
          <w:rPr>
            <w:rFonts w:eastAsia="MS Mincho"/>
          </w:rPr>
          <w:delText>CE</w:delText>
        </w:r>
        <w:r w:rsidRPr="00C80EEC" w:rsidDel="008E3728">
          <w:rPr>
            <w:rFonts w:eastAsia="MS Mincho"/>
          </w:rPr>
          <w:delText>最適化の測定</w:delText>
        </w:r>
        <w:r w:rsidR="0067252D" w:rsidRPr="00C80EEC" w:rsidDel="008E3728">
          <w:rPr>
            <w:rFonts w:eastAsia="MS Mincho"/>
          </w:rPr>
          <w:delText>データ</w:delText>
        </w:r>
        <w:r w:rsidRPr="00C80EEC" w:rsidDel="008E3728">
          <w:rPr>
            <w:rFonts w:eastAsia="MS Mincho"/>
          </w:rPr>
          <w:delText>から</w:delText>
        </w:r>
        <w:r w:rsidR="0067252D" w:rsidDel="008E3728">
          <w:rPr>
            <w:rFonts w:eastAsia="MS Mincho" w:hint="eastAsia"/>
          </w:rPr>
          <w:delText>選択</w:delText>
        </w:r>
        <w:r w:rsidRPr="00C80EEC" w:rsidDel="008E3728">
          <w:rPr>
            <w:rFonts w:eastAsia="MS Mincho"/>
          </w:rPr>
          <w:delText>されます。</w:delText>
        </w:r>
      </w:del>
    </w:p>
    <w:p w14:paraId="4EE85F6E" w14:textId="3768CCD7" w:rsidR="001677DE" w:rsidRPr="00C80EEC" w:rsidDel="008E3728" w:rsidRDefault="001677DE" w:rsidP="008E3728">
      <w:pPr>
        <w:rPr>
          <w:del w:id="1208" w:author="Brian Pratt" w:date="2023-08-09T14:44:00Z"/>
          <w:rFonts w:eastAsia="MS Mincho"/>
        </w:rPr>
      </w:pPr>
      <w:del w:id="1209" w:author="Brian Pratt" w:date="2023-08-09T14:44:00Z">
        <w:r w:rsidRPr="00C80EEC" w:rsidDel="008E3728">
          <w:rPr>
            <w:rFonts w:eastAsia="MS Mincho"/>
          </w:rPr>
          <w:delText xml:space="preserve">[ </w:delText>
        </w:r>
        <w:r w:rsidRPr="00C80EEC" w:rsidDel="008E3728">
          <w:rPr>
            <w:rFonts w:eastAsia="MS Mincho"/>
            <w:b/>
          </w:rPr>
          <w:delText>スケジュールデータ</w:delText>
        </w:r>
        <w:r w:rsidRPr="00C80EEC" w:rsidDel="008E3728">
          <w:rPr>
            <w:rFonts w:eastAsia="MS Mincho"/>
          </w:rPr>
          <w:delText xml:space="preserve"> ] </w:delText>
        </w:r>
        <w:r w:rsidRPr="00C80EEC" w:rsidDel="008E3728">
          <w:rPr>
            <w:rFonts w:eastAsia="MS Mincho"/>
          </w:rPr>
          <w:delText>フォームは以下のようになります。</w:delText>
        </w:r>
      </w:del>
    </w:p>
    <w:p w14:paraId="43A1DC19" w14:textId="3FA6E6D4" w:rsidR="00742966" w:rsidRPr="00C80EEC" w:rsidDel="008E3728" w:rsidRDefault="003A7805" w:rsidP="008E3728">
      <w:pPr>
        <w:rPr>
          <w:del w:id="1210" w:author="Brian Pratt" w:date="2023-08-09T14:44:00Z"/>
          <w:rFonts w:eastAsia="MS Mincho"/>
        </w:rPr>
      </w:pPr>
      <w:del w:id="1211" w:author="Brian Pratt" w:date="2023-08-09T14:44:00Z">
        <w:r w:rsidRPr="00C80EEC" w:rsidDel="008E3728">
          <w:rPr>
            <w:rFonts w:eastAsia="MS Mincho"/>
            <w:noProof/>
            <w:lang w:eastAsia="en-US"/>
          </w:rPr>
          <w:drawing>
            <wp:inline distT="0" distB="0" distL="0" distR="0" wp14:anchorId="6F9AC935" wp14:editId="2025F6FC">
              <wp:extent cx="3076575" cy="16192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3076575" cy="1619250"/>
                      </a:xfrm>
                      <a:prstGeom prst="rect">
                        <a:avLst/>
                      </a:prstGeom>
                    </pic:spPr>
                  </pic:pic>
                </a:graphicData>
              </a:graphic>
            </wp:inline>
          </w:drawing>
        </w:r>
      </w:del>
    </w:p>
    <w:p w14:paraId="33857C75" w14:textId="59A9FA5C" w:rsidR="00742966" w:rsidRPr="00C80EEC" w:rsidDel="008E3728" w:rsidRDefault="00742966" w:rsidP="008E3728">
      <w:pPr>
        <w:rPr>
          <w:del w:id="1212" w:author="Brian Pratt" w:date="2023-08-09T14:44:00Z"/>
          <w:rFonts w:eastAsia="MS Mincho"/>
        </w:rPr>
      </w:pPr>
      <w:del w:id="1213" w:author="Brian Pratt" w:date="2023-08-09T14:44:00Z">
        <w:r w:rsidRPr="00C80EEC" w:rsidDel="008E3728">
          <w:rPr>
            <w:rFonts w:eastAsia="MS Mincho"/>
          </w:rPr>
          <w:delText xml:space="preserve">[ </w:delText>
        </w:r>
        <w:r w:rsidRPr="00C80EEC" w:rsidDel="008E3728">
          <w:rPr>
            <w:rFonts w:eastAsia="MS Mincho"/>
            <w:b/>
          </w:rPr>
          <w:delText>OK</w:delText>
        </w:r>
        <w:r w:rsidRPr="00C80EEC" w:rsidDel="008E3728">
          <w:rPr>
            <w:rFonts w:eastAsia="MS Mincho"/>
          </w:rPr>
          <w:delText xml:space="preserve"> ] </w:delText>
        </w:r>
        <w:r w:rsidRPr="00C80EEC" w:rsidDel="008E3728">
          <w:rPr>
            <w:rFonts w:eastAsia="MS Mincho"/>
          </w:rPr>
          <w:delText>ボタンをクリックします。</w:delText>
        </w:r>
      </w:del>
    </w:p>
    <w:p w14:paraId="23045206" w14:textId="0C273400" w:rsidR="007906B8" w:rsidRPr="00C80EEC" w:rsidDel="008E3728" w:rsidRDefault="007906B8" w:rsidP="008E3728">
      <w:pPr>
        <w:rPr>
          <w:del w:id="1214" w:author="Brian Pratt" w:date="2023-08-09T14:44:00Z"/>
          <w:rFonts w:eastAsia="MS Mincho"/>
        </w:rPr>
      </w:pPr>
      <w:del w:id="1215" w:author="Brian Pratt" w:date="2023-08-09T14:44:00Z">
        <w:r w:rsidRPr="00C80EEC" w:rsidDel="008E3728">
          <w:rPr>
            <w:rFonts w:eastAsia="MS Mincho"/>
          </w:rPr>
          <w:delText>トランジションリストファイル名</w:delText>
        </w:r>
        <w:r w:rsidR="00906C95" w:rsidDel="008E3728">
          <w:rPr>
            <w:rFonts w:eastAsia="MS Mincho" w:hint="eastAsia"/>
          </w:rPr>
          <w:delText>を</w:delText>
        </w:r>
        <w:r w:rsidR="00C62316" w:rsidDel="008E3728">
          <w:rPr>
            <w:rFonts w:eastAsia="MS Mincho" w:hint="eastAsia"/>
          </w:rPr>
          <w:delText>入力します</w:delText>
        </w:r>
        <w:r w:rsidRPr="00C80EEC" w:rsidDel="008E3728">
          <w:rPr>
            <w:rFonts w:eastAsia="MS Mincho"/>
          </w:rPr>
          <w:delText>。</w:delText>
        </w:r>
      </w:del>
    </w:p>
    <w:p w14:paraId="77CB6886" w14:textId="469414DE" w:rsidR="007906B8" w:rsidRPr="00C80EEC" w:rsidDel="008E3728" w:rsidRDefault="007906B8" w:rsidP="008E3728">
      <w:pPr>
        <w:rPr>
          <w:del w:id="1216" w:author="Brian Pratt" w:date="2023-08-09T14:44:00Z"/>
          <w:rFonts w:eastAsia="MS Mincho"/>
        </w:rPr>
      </w:pPr>
      <w:del w:id="1217" w:author="Brian Pratt" w:date="2023-08-09T14:44:00Z">
        <w:r w:rsidRPr="00C80EEC" w:rsidDel="008E3728">
          <w:rPr>
            <w:rFonts w:eastAsia="MS Mincho"/>
          </w:rPr>
          <w:delText>「</w:delText>
        </w:r>
        <w:bookmarkStart w:id="1218" w:name="OLE_LINK3"/>
        <w:bookmarkStart w:id="1219" w:name="OLE_LINK4"/>
        <w:r w:rsidRPr="00C80EEC" w:rsidDel="008E3728">
          <w:rPr>
            <w:rFonts w:eastAsia="MS Mincho"/>
          </w:rPr>
          <w:delText>EnergyMet_5minutes_optimal.csv</w:delText>
        </w:r>
        <w:bookmarkEnd w:id="1218"/>
        <w:bookmarkEnd w:id="1219"/>
        <w:r w:rsidRPr="00C80EEC" w:rsidDel="008E3728">
          <w:rPr>
            <w:rFonts w:eastAsia="MS Mincho"/>
          </w:rPr>
          <w:delText>」</w:delText>
        </w:r>
        <w:r w:rsidR="0067252D" w:rsidDel="008E3728">
          <w:rPr>
            <w:rFonts w:eastAsia="MS Mincho" w:hint="eastAsia"/>
          </w:rPr>
          <w:delText>の</w:delText>
        </w:r>
        <w:r w:rsidRPr="00C80EEC" w:rsidDel="008E3728">
          <w:rPr>
            <w:rFonts w:eastAsia="MS Mincho"/>
          </w:rPr>
          <w:delText>名前で保存してください。</w:delText>
        </w:r>
      </w:del>
    </w:p>
    <w:p w14:paraId="5175CD4C" w14:textId="02887108" w:rsidR="00742966" w:rsidRPr="00C80EEC" w:rsidDel="008E3728" w:rsidRDefault="00C62316" w:rsidP="008E3728">
      <w:pPr>
        <w:rPr>
          <w:del w:id="1220" w:author="Brian Pratt" w:date="2023-08-09T14:44:00Z"/>
          <w:rFonts w:eastAsia="MS Mincho"/>
        </w:rPr>
      </w:pPr>
      <w:del w:id="1221" w:author="Brian Pratt" w:date="2023-08-09T14:44:00Z">
        <w:r w:rsidDel="008E3728">
          <w:rPr>
            <w:rFonts w:eastAsia="MS Mincho" w:hint="eastAsia"/>
          </w:rPr>
          <w:delText>文献から得た</w:delText>
        </w:r>
        <w:r w:rsidR="007A7157" w:rsidRPr="00C80EEC" w:rsidDel="008E3728">
          <w:rPr>
            <w:rFonts w:eastAsia="MS Mincho"/>
          </w:rPr>
          <w:delText>CE</w:delText>
        </w:r>
        <w:r w:rsidR="007A7157" w:rsidRPr="00C80EEC" w:rsidDel="008E3728">
          <w:rPr>
            <w:rFonts w:eastAsia="MS Mincho"/>
          </w:rPr>
          <w:delText>値と</w:delText>
        </w:r>
        <w:r w:rsidDel="008E3728">
          <w:rPr>
            <w:rFonts w:eastAsia="MS Mincho" w:hint="eastAsia"/>
          </w:rPr>
          <w:delText>測定して</w:delText>
        </w:r>
        <w:r w:rsidR="007A7157" w:rsidRPr="00C80EEC" w:rsidDel="008E3728">
          <w:rPr>
            <w:rFonts w:eastAsia="MS Mincho"/>
          </w:rPr>
          <w:delText>最適化</w:delText>
        </w:r>
        <w:r w:rsidDel="008E3728">
          <w:rPr>
            <w:rFonts w:eastAsia="MS Mincho" w:hint="eastAsia"/>
          </w:rPr>
          <w:delText>した</w:delText>
        </w:r>
        <w:r w:rsidR="007A7157" w:rsidRPr="00C80EEC" w:rsidDel="008E3728">
          <w:rPr>
            <w:rFonts w:eastAsia="MS Mincho"/>
          </w:rPr>
          <w:delText>CE</w:delText>
        </w:r>
        <w:r w:rsidR="007A7157" w:rsidRPr="00C80EEC" w:rsidDel="008E3728">
          <w:rPr>
            <w:rFonts w:eastAsia="MS Mincho"/>
          </w:rPr>
          <w:delText>値の比較</w:delText>
        </w:r>
      </w:del>
    </w:p>
    <w:p w14:paraId="2F51B6C0" w14:textId="012F5776" w:rsidR="007A7157" w:rsidRPr="00C80EEC" w:rsidDel="008E3728" w:rsidRDefault="00155882" w:rsidP="008E3728">
      <w:pPr>
        <w:rPr>
          <w:del w:id="1222" w:author="Brian Pratt" w:date="2023-08-09T14:44:00Z"/>
          <w:rFonts w:eastAsia="MS Mincho"/>
        </w:rPr>
      </w:pPr>
      <w:del w:id="1223" w:author="Brian Pratt" w:date="2023-08-09T14:44:00Z">
        <w:r w:rsidDel="008E3728">
          <w:rPr>
            <w:rFonts w:eastAsia="MS Mincho" w:hint="eastAsia"/>
          </w:rPr>
          <w:delText>ここまで</w:delText>
        </w:r>
        <w:r w:rsidRPr="00C80EEC" w:rsidDel="008E3728">
          <w:rPr>
            <w:rFonts w:eastAsia="MS Mincho"/>
          </w:rPr>
          <w:delText>18</w:delText>
        </w:r>
        <w:r w:rsidRPr="00C80EEC" w:rsidDel="008E3728">
          <w:rPr>
            <w:rFonts w:eastAsia="MS Mincho"/>
          </w:rPr>
          <w:delText>種類のエネルギー代謝産物</w:delText>
        </w:r>
        <w:r w:rsidDel="008E3728">
          <w:rPr>
            <w:rFonts w:eastAsia="MS Mincho" w:hint="eastAsia"/>
          </w:rPr>
          <w:delText>と内部標準（安定同位体ラベル代謝物）に対する</w:delText>
        </w:r>
        <w:r w:rsidRPr="00C80EEC" w:rsidDel="008E3728">
          <w:rPr>
            <w:rFonts w:eastAsia="MS Mincho"/>
          </w:rPr>
          <w:delText>SRM</w:delText>
        </w:r>
        <w:r w:rsidRPr="00C80EEC" w:rsidDel="008E3728">
          <w:rPr>
            <w:rFonts w:eastAsia="MS Mincho"/>
          </w:rPr>
          <w:delText>トランジション</w:delText>
        </w:r>
        <w:r w:rsidDel="008E3728">
          <w:rPr>
            <w:rFonts w:eastAsia="MS Mincho" w:hint="eastAsia"/>
          </w:rPr>
          <w:delText>の作成、</w:delText>
        </w:r>
        <w:r w:rsidRPr="00C80EEC" w:rsidDel="008E3728">
          <w:rPr>
            <w:rFonts w:eastAsia="MS Mincho"/>
          </w:rPr>
          <w:delText>CE</w:delText>
        </w:r>
        <w:r w:rsidRPr="00C80EEC" w:rsidDel="008E3728">
          <w:rPr>
            <w:rFonts w:eastAsia="MS Mincho"/>
          </w:rPr>
          <w:delText>値</w:delText>
        </w:r>
        <w:r w:rsidDel="008E3728">
          <w:rPr>
            <w:rFonts w:eastAsia="MS Mincho" w:hint="eastAsia"/>
          </w:rPr>
          <w:delText>の最適化などを文献で用いた装置</w:delText>
        </w:r>
        <w:r w:rsidRPr="00C80EEC" w:rsidDel="008E3728">
          <w:rPr>
            <w:rFonts w:eastAsia="MS Mincho"/>
          </w:rPr>
          <w:delText>Agilent 6495</w:delText>
        </w:r>
        <w:r w:rsidDel="008E3728">
          <w:rPr>
            <w:rFonts w:eastAsia="MS Mincho" w:hint="eastAsia"/>
          </w:rPr>
          <w:delText>と異なる</w:delText>
        </w:r>
        <w:r w:rsidRPr="00C80EEC" w:rsidDel="008E3728">
          <w:rPr>
            <w:rFonts w:eastAsia="MS Mincho"/>
          </w:rPr>
          <w:delText>Waters Xevo TQ-S</w:delText>
        </w:r>
        <w:r w:rsidDel="008E3728">
          <w:rPr>
            <w:rFonts w:eastAsia="MS Mincho" w:hint="eastAsia"/>
          </w:rPr>
          <w:delText>での測定用に最適化させました。ここまでの最適化の前後を</w:delText>
        </w:r>
        <w:r w:rsidR="00256B7C" w:rsidRPr="00C80EEC" w:rsidDel="008E3728">
          <w:rPr>
            <w:rFonts w:eastAsia="MS Mincho"/>
          </w:rPr>
          <w:delText>比較すると興味深い</w:delText>
        </w:r>
        <w:r w:rsidR="009477AF" w:rsidDel="008E3728">
          <w:rPr>
            <w:rFonts w:eastAsia="MS Mincho" w:hint="eastAsia"/>
          </w:rPr>
          <w:delText>ことがわかります</w:delText>
        </w:r>
        <w:r w:rsidR="00256B7C" w:rsidRPr="00C80EEC" w:rsidDel="008E3728">
          <w:rPr>
            <w:rFonts w:eastAsia="MS Mincho"/>
          </w:rPr>
          <w:delText>。</w:delText>
        </w:r>
      </w:del>
    </w:p>
    <w:p w14:paraId="6CDCAAEE" w14:textId="2918156D" w:rsidR="003B5AC0" w:rsidRPr="00C80EEC" w:rsidDel="008E3728" w:rsidRDefault="009477AF" w:rsidP="008E3728">
      <w:pPr>
        <w:rPr>
          <w:del w:id="1224" w:author="Brian Pratt" w:date="2023-08-09T14:44:00Z"/>
          <w:rFonts w:eastAsia="MS Mincho"/>
        </w:rPr>
      </w:pPr>
      <w:del w:id="1225" w:author="Brian Pratt" w:date="2023-08-09T14:44:00Z">
        <w:r w:rsidDel="008E3728">
          <w:rPr>
            <w:rFonts w:eastAsia="MS Mincho" w:hint="eastAsia"/>
          </w:rPr>
          <w:delText>元文献</w:delText>
        </w:r>
        <w:r w:rsidR="00256B7C" w:rsidRPr="00C80EEC" w:rsidDel="008E3728">
          <w:rPr>
            <w:rFonts w:eastAsia="MS Mincho"/>
          </w:rPr>
          <w:delText>の（</w:delText>
        </w:r>
        <w:r w:rsidR="00256B7C" w:rsidRPr="00C80EEC" w:rsidDel="008E3728">
          <w:rPr>
            <w:rFonts w:eastAsia="MS Mincho"/>
          </w:rPr>
          <w:delText>Agilent 6495</w:delText>
        </w:r>
        <w:r w:rsidR="00256B7C" w:rsidRPr="00C80EEC" w:rsidDel="008E3728">
          <w:rPr>
            <w:rFonts w:eastAsia="MS Mincho"/>
          </w:rPr>
          <w:delText>利用）トランジションリストである</w:delText>
        </w:r>
        <w:r w:rsidR="00256B7C" w:rsidRPr="00C80EEC" w:rsidDel="008E3728">
          <w:rPr>
            <w:rFonts w:eastAsia="MS Mincho"/>
          </w:rPr>
          <w:delText>Energy_TransitionList.csv</w:delText>
        </w:r>
        <w:r w:rsidR="00256B7C" w:rsidRPr="00C80EEC" w:rsidDel="008E3728">
          <w:rPr>
            <w:rFonts w:eastAsia="MS Mincho"/>
          </w:rPr>
          <w:delText>と、最終的な（</w:delText>
        </w:r>
        <w:r w:rsidR="00256B7C" w:rsidRPr="00C80EEC" w:rsidDel="008E3728">
          <w:rPr>
            <w:rFonts w:eastAsia="MS Mincho"/>
          </w:rPr>
          <w:delText>Waters Xevo TQ-S</w:delText>
        </w:r>
        <w:r w:rsidR="00256B7C" w:rsidRPr="00C80EEC" w:rsidDel="008E3728">
          <w:rPr>
            <w:rFonts w:eastAsia="MS Mincho"/>
          </w:rPr>
          <w:delText>で最適化）トランジションリストである</w:delText>
        </w:r>
        <w:r w:rsidR="00256B7C" w:rsidRPr="00C80EEC" w:rsidDel="008E3728">
          <w:rPr>
            <w:rFonts w:eastAsia="MS Mincho"/>
          </w:rPr>
          <w:delText>EnergyMet_5minutes_optimal.csv</w:delText>
        </w:r>
        <w:r w:rsidR="00256B7C" w:rsidRPr="00C80EEC" w:rsidDel="008E3728">
          <w:rPr>
            <w:rFonts w:eastAsia="MS Mincho"/>
          </w:rPr>
          <w:delText>を</w:delText>
        </w:r>
        <w:r w:rsidR="00256B7C" w:rsidRPr="00C80EEC" w:rsidDel="008E3728">
          <w:rPr>
            <w:rFonts w:eastAsia="MS Mincho"/>
          </w:rPr>
          <w:delText>Excel</w:delText>
        </w:r>
        <w:r w:rsidDel="008E3728">
          <w:rPr>
            <w:rFonts w:eastAsia="MS Mincho" w:hint="eastAsia"/>
          </w:rPr>
          <w:delText>（</w:delText>
        </w:r>
        <w:r w:rsidR="00256B7C" w:rsidRPr="00C80EEC" w:rsidDel="008E3728">
          <w:rPr>
            <w:rFonts w:eastAsia="MS Mincho"/>
          </w:rPr>
          <w:delText>またはその他ビューアで</w:delText>
        </w:r>
        <w:r w:rsidDel="008E3728">
          <w:rPr>
            <w:rFonts w:eastAsia="MS Mincho" w:hint="eastAsia"/>
          </w:rPr>
          <w:delText>）</w:delText>
        </w:r>
        <w:r w:rsidR="00256B7C" w:rsidRPr="00C80EEC" w:rsidDel="008E3728">
          <w:rPr>
            <w:rFonts w:eastAsia="MS Mincho"/>
          </w:rPr>
          <w:delText>開きます。</w:delText>
        </w:r>
      </w:del>
    </w:p>
    <w:p w14:paraId="68965BBA" w14:textId="220FF2B4" w:rsidR="003B5AC0" w:rsidRPr="009477AF" w:rsidDel="008E3728" w:rsidRDefault="009477AF" w:rsidP="008E3728">
      <w:pPr>
        <w:rPr>
          <w:del w:id="1226" w:author="Brian Pratt" w:date="2023-08-09T14:44:00Z"/>
          <w:rFonts w:eastAsia="MS Mincho"/>
        </w:rPr>
      </w:pPr>
      <w:del w:id="1227" w:author="Brian Pratt" w:date="2023-08-09T14:44:00Z">
        <w:r w:rsidDel="008E3728">
          <w:rPr>
            <w:rFonts w:eastAsia="MS Mincho" w:hint="eastAsia"/>
          </w:rPr>
          <w:delText>各ターゲット低</w:delText>
        </w:r>
        <w:r w:rsidR="00336870" w:rsidDel="008E3728">
          <w:rPr>
            <w:rFonts w:eastAsia="MS Mincho" w:hint="eastAsia"/>
          </w:rPr>
          <w:delText>分子</w:delText>
        </w:r>
        <w:r w:rsidDel="008E3728">
          <w:rPr>
            <w:rFonts w:eastAsia="MS Mincho" w:hint="eastAsia"/>
          </w:rPr>
          <w:delText>化合物の最適</w:delText>
        </w:r>
        <w:r w:rsidR="00C91F3A" w:rsidRPr="00C91F3A" w:rsidDel="008E3728">
          <w:rPr>
            <w:rFonts w:eastAsia="MS Mincho"/>
          </w:rPr>
          <w:delText>CE</w:delText>
        </w:r>
        <w:r w:rsidR="00C91F3A" w:rsidRPr="00C91F3A" w:rsidDel="008E3728">
          <w:rPr>
            <w:rFonts w:eastAsia="MS Mincho" w:hint="eastAsia"/>
          </w:rPr>
          <w:delText>値を比較し気になる点をメモします（下記に具体例を示します）。</w:delText>
        </w:r>
      </w:del>
    </w:p>
    <w:p w14:paraId="6B49E4BB" w14:textId="43A40593" w:rsidR="003B5AC0" w:rsidRPr="00C80EEC" w:rsidDel="008E3728" w:rsidRDefault="003B5AC0" w:rsidP="008E3728">
      <w:pPr>
        <w:rPr>
          <w:del w:id="1228" w:author="Brian Pratt" w:date="2023-08-09T14:44:00Z"/>
          <w:rFonts w:eastAsia="MS Mincho"/>
        </w:rPr>
      </w:pPr>
      <w:del w:id="1229" w:author="Brian Pratt" w:date="2023-08-09T14:44:00Z">
        <w:r w:rsidRPr="00C80EEC" w:rsidDel="008E3728">
          <w:rPr>
            <w:rFonts w:eastAsia="MS Mincho"/>
          </w:rPr>
          <w:delText>Acetyl-CoA</w:delText>
        </w:r>
        <w:r w:rsidRPr="00C80EEC" w:rsidDel="008E3728">
          <w:rPr>
            <w:rFonts w:eastAsia="MS Mincho"/>
          </w:rPr>
          <w:delText>は、両装置で最適</w:delText>
        </w:r>
        <w:r w:rsidRPr="00C80EEC" w:rsidDel="008E3728">
          <w:rPr>
            <w:rFonts w:eastAsia="MS Mincho"/>
          </w:rPr>
          <w:delText>CE</w:delText>
        </w:r>
        <w:r w:rsidRPr="00C80EEC" w:rsidDel="008E3728">
          <w:rPr>
            <w:rFonts w:eastAsia="MS Mincho"/>
          </w:rPr>
          <w:delText>が同じです。</w:delText>
        </w:r>
      </w:del>
    </w:p>
    <w:p w14:paraId="0CD8C4EF" w14:textId="73FFEF27" w:rsidR="001B4744" w:rsidRPr="00C80EEC" w:rsidDel="008E3728" w:rsidRDefault="003B5AC0" w:rsidP="008E3728">
      <w:pPr>
        <w:rPr>
          <w:del w:id="1230" w:author="Brian Pratt" w:date="2023-08-09T14:44:00Z"/>
          <w:rFonts w:eastAsia="MS Mincho"/>
        </w:rPr>
      </w:pPr>
      <w:del w:id="1231" w:author="Brian Pratt" w:date="2023-08-09T14:44:00Z">
        <w:r w:rsidRPr="00C80EEC" w:rsidDel="008E3728">
          <w:rPr>
            <w:rFonts w:eastAsia="MS Mincho"/>
          </w:rPr>
          <w:delText>Pentose-P</w:delText>
        </w:r>
        <w:r w:rsidRPr="00C80EEC" w:rsidDel="008E3728">
          <w:rPr>
            <w:rFonts w:eastAsia="MS Mincho"/>
          </w:rPr>
          <w:delText>の値は</w:delText>
        </w:r>
        <w:r w:rsidR="009477AF" w:rsidDel="008E3728">
          <w:rPr>
            <w:rFonts w:eastAsia="MS Mincho" w:hint="eastAsia"/>
          </w:rPr>
          <w:delText>装置間で</w:delText>
        </w:r>
        <w:r w:rsidRPr="00C80EEC" w:rsidDel="008E3728">
          <w:rPr>
            <w:rFonts w:eastAsia="MS Mincho"/>
          </w:rPr>
          <w:delText>かなり</w:delText>
        </w:r>
        <w:r w:rsidR="009477AF" w:rsidDel="008E3728">
          <w:rPr>
            <w:rFonts w:eastAsia="MS Mincho" w:hint="eastAsia"/>
          </w:rPr>
          <w:delText>最適</w:delText>
        </w:r>
        <w:r w:rsidR="009477AF" w:rsidDel="008E3728">
          <w:rPr>
            <w:rFonts w:eastAsia="MS Mincho" w:hint="eastAsia"/>
          </w:rPr>
          <w:delText>CE</w:delText>
        </w:r>
        <w:r w:rsidR="009477AF" w:rsidDel="008E3728">
          <w:rPr>
            <w:rFonts w:eastAsia="MS Mincho" w:hint="eastAsia"/>
          </w:rPr>
          <w:delText>値が</w:delText>
        </w:r>
        <w:r w:rsidRPr="00C80EEC" w:rsidDel="008E3728">
          <w:rPr>
            <w:rFonts w:eastAsia="MS Mincho"/>
          </w:rPr>
          <w:delText>異な</w:delText>
        </w:r>
        <w:r w:rsidR="009477AF" w:rsidDel="008E3728">
          <w:rPr>
            <w:rFonts w:eastAsia="MS Mincho" w:hint="eastAsia"/>
          </w:rPr>
          <w:delText>り</w:delText>
        </w:r>
        <w:r w:rsidRPr="00C80EEC" w:rsidDel="008E3728">
          <w:rPr>
            <w:rFonts w:eastAsia="MS Mincho"/>
          </w:rPr>
          <w:delText>ます。</w:delText>
        </w:r>
        <w:r w:rsidR="009477AF" w:rsidRPr="00C80EEC" w:rsidDel="008E3728">
          <w:rPr>
            <w:rFonts w:eastAsia="MS Mincho"/>
          </w:rPr>
          <w:delText>Agilent 6495</w:delText>
        </w:r>
        <w:r w:rsidRPr="00C80EEC" w:rsidDel="008E3728">
          <w:rPr>
            <w:rFonts w:eastAsia="MS Mincho"/>
          </w:rPr>
          <w:delText>は</w:delText>
        </w:r>
        <w:r w:rsidRPr="00C80EEC" w:rsidDel="008E3728">
          <w:rPr>
            <w:rFonts w:eastAsia="MS Mincho"/>
          </w:rPr>
          <w:delText>45eV</w:delText>
        </w:r>
        <w:r w:rsidRPr="00C80EEC" w:rsidDel="008E3728">
          <w:rPr>
            <w:rFonts w:eastAsia="MS Mincho"/>
          </w:rPr>
          <w:delText>ですが、</w:delText>
        </w:r>
        <w:r w:rsidR="009477AF" w:rsidRPr="00C80EEC" w:rsidDel="008E3728">
          <w:rPr>
            <w:rFonts w:eastAsia="MS Mincho"/>
          </w:rPr>
          <w:delText>Waters Xevo TQ-S</w:delText>
        </w:r>
        <w:r w:rsidR="009477AF" w:rsidDel="008E3728">
          <w:rPr>
            <w:rFonts w:eastAsia="MS Mincho" w:hint="eastAsia"/>
          </w:rPr>
          <w:delText>で</w:delText>
        </w:r>
        <w:r w:rsidRPr="00C80EEC" w:rsidDel="008E3728">
          <w:rPr>
            <w:rFonts w:eastAsia="MS Mincho"/>
          </w:rPr>
          <w:delText>は</w:delText>
        </w:r>
        <w:r w:rsidRPr="00C80EEC" w:rsidDel="008E3728">
          <w:rPr>
            <w:rFonts w:eastAsia="MS Mincho"/>
          </w:rPr>
          <w:delText>35eV</w:delText>
        </w:r>
        <w:r w:rsidRPr="00C80EEC" w:rsidDel="008E3728">
          <w:rPr>
            <w:rFonts w:eastAsia="MS Mincho"/>
          </w:rPr>
          <w:delText>です。</w:delText>
        </w:r>
        <w:r w:rsidRPr="00C80EEC" w:rsidDel="008E3728">
          <w:rPr>
            <w:rFonts w:eastAsia="MS Mincho"/>
          </w:rPr>
          <w:delText xml:space="preserve"> </w:delText>
        </w:r>
      </w:del>
    </w:p>
    <w:p w14:paraId="7307C6FC" w14:textId="1233F68A" w:rsidR="0051596D" w:rsidRPr="00C80EEC" w:rsidDel="008E3728" w:rsidRDefault="001B4744" w:rsidP="008E3728">
      <w:pPr>
        <w:rPr>
          <w:del w:id="1232" w:author="Brian Pratt" w:date="2023-08-09T14:44:00Z"/>
          <w:rFonts w:eastAsia="MS Mincho"/>
        </w:rPr>
      </w:pPr>
      <w:del w:id="1233" w:author="Brian Pratt" w:date="2023-08-09T14:44:00Z">
        <w:r w:rsidRPr="00C80EEC" w:rsidDel="008E3728">
          <w:rPr>
            <w:rFonts w:eastAsia="MS Mincho"/>
          </w:rPr>
          <w:delText>Pentose-P</w:delText>
        </w:r>
        <w:r w:rsidRPr="00C80EEC" w:rsidDel="008E3728">
          <w:rPr>
            <w:rFonts w:eastAsia="MS Mincho"/>
          </w:rPr>
          <w:delText>の</w:delText>
        </w:r>
        <w:r w:rsidRPr="00C80EEC" w:rsidDel="008E3728">
          <w:rPr>
            <w:rFonts w:eastAsia="MS Mincho"/>
          </w:rPr>
          <w:delText>CE</w:delText>
        </w:r>
        <w:r w:rsidRPr="00C80EEC" w:rsidDel="008E3728">
          <w:rPr>
            <w:rFonts w:eastAsia="MS Mincho"/>
          </w:rPr>
          <w:delText>をさらに最適化したい場合は（最適と特定されている</w:delText>
        </w:r>
        <w:r w:rsidRPr="00C80EEC" w:rsidDel="008E3728">
          <w:rPr>
            <w:rFonts w:eastAsia="MS Mincho"/>
          </w:rPr>
          <w:delText>CE</w:delText>
        </w:r>
        <w:r w:rsidRPr="00C80EEC" w:rsidDel="008E3728">
          <w:rPr>
            <w:rFonts w:eastAsia="MS Mincho"/>
          </w:rPr>
          <w:delText>値</w:delText>
        </w:r>
        <w:r w:rsidR="00FC1CD3" w:rsidDel="008E3728">
          <w:rPr>
            <w:rFonts w:eastAsia="MS Mincho" w:hint="eastAsia"/>
          </w:rPr>
          <w:delText>が測定</w:delText>
        </w:r>
        <w:r w:rsidRPr="00C80EEC" w:rsidDel="008E3728">
          <w:rPr>
            <w:rFonts w:eastAsia="MS Mincho"/>
          </w:rPr>
          <w:delText>範囲の</w:delText>
        </w:r>
        <w:r w:rsidR="00FC1CD3" w:rsidDel="008E3728">
          <w:rPr>
            <w:rFonts w:eastAsia="MS Mincho" w:hint="eastAsia"/>
          </w:rPr>
          <w:delText>中で最小の</w:delText>
        </w:r>
        <w:r w:rsidR="00FC1CD3" w:rsidDel="008E3728">
          <w:rPr>
            <w:rFonts w:eastAsia="MS Mincho" w:hint="eastAsia"/>
          </w:rPr>
          <w:delText>CE</w:delText>
        </w:r>
        <w:r w:rsidR="00FC1CD3" w:rsidDel="008E3728">
          <w:rPr>
            <w:rFonts w:eastAsia="MS Mincho" w:hint="eastAsia"/>
          </w:rPr>
          <w:delText>値であったため</w:delText>
        </w:r>
        <w:r w:rsidRPr="00C80EEC" w:rsidDel="008E3728">
          <w:rPr>
            <w:rFonts w:eastAsia="MS Mincho"/>
          </w:rPr>
          <w:delText>）、</w:delText>
        </w:r>
        <w:r w:rsidRPr="00C80EEC" w:rsidDel="008E3728">
          <w:rPr>
            <w:rFonts w:eastAsia="MS Mincho"/>
          </w:rPr>
          <w:delText>EnergyMet_5minutes_optimal.csv</w:delText>
        </w:r>
        <w:r w:rsidRPr="00C80EEC" w:rsidDel="008E3728">
          <w:rPr>
            <w:rFonts w:eastAsia="MS Mincho"/>
          </w:rPr>
          <w:delText>トランジションリストを新たな</w:delText>
        </w:r>
        <w:r w:rsidRPr="00C80EEC" w:rsidDel="008E3728">
          <w:rPr>
            <w:rFonts w:eastAsia="MS Mincho"/>
          </w:rPr>
          <w:delText>CE</w:delText>
        </w:r>
        <w:r w:rsidRPr="00C80EEC" w:rsidDel="008E3728">
          <w:rPr>
            <w:rFonts w:eastAsia="MS Mincho"/>
          </w:rPr>
          <w:delText>最適化の出発点</w:delText>
        </w:r>
        <w:r w:rsidR="00FC1CD3" w:rsidDel="008E3728">
          <w:rPr>
            <w:rFonts w:eastAsia="MS Mincho" w:hint="eastAsia"/>
          </w:rPr>
          <w:delText>（この場合は前回の最適化で最小の</w:delText>
        </w:r>
        <w:r w:rsidR="00FC1CD3" w:rsidDel="008E3728">
          <w:rPr>
            <w:rFonts w:eastAsia="MS Mincho" w:hint="eastAsia"/>
          </w:rPr>
          <w:delText>CE</w:delText>
        </w:r>
        <w:r w:rsidR="00FC1CD3" w:rsidDel="008E3728">
          <w:rPr>
            <w:rFonts w:eastAsia="MS Mincho" w:hint="eastAsia"/>
          </w:rPr>
          <w:delText>値となります）</w:delText>
        </w:r>
        <w:r w:rsidRPr="00C80EEC" w:rsidDel="008E3728">
          <w:rPr>
            <w:rFonts w:eastAsia="MS Mincho"/>
          </w:rPr>
          <w:delText>として使用し、</w:delText>
        </w:r>
        <w:r w:rsidR="00FC1CD3" w:rsidDel="008E3728">
          <w:rPr>
            <w:rFonts w:eastAsia="MS Mincho" w:hint="eastAsia"/>
          </w:rPr>
          <w:delText>今度は</w:delText>
        </w:r>
        <w:r w:rsidRPr="00C80EEC" w:rsidDel="008E3728">
          <w:rPr>
            <w:rFonts w:eastAsia="MS Mincho"/>
          </w:rPr>
          <w:delText>ステップサイズを</w:delText>
        </w:r>
        <w:r w:rsidRPr="00C80EEC" w:rsidDel="008E3728">
          <w:rPr>
            <w:rFonts w:eastAsia="MS Mincho"/>
          </w:rPr>
          <w:delText>1</w:delText>
        </w:r>
        <w:r w:rsidRPr="00C80EEC" w:rsidDel="008E3728">
          <w:rPr>
            <w:rFonts w:eastAsia="MS Mincho"/>
          </w:rPr>
          <w:delText>ボルト</w:delText>
        </w:r>
        <w:r w:rsidR="00FC1CD3" w:rsidDel="008E3728">
          <w:rPr>
            <w:rFonts w:eastAsia="MS Mincho" w:hint="eastAsia"/>
          </w:rPr>
          <w:delText>に</w:delText>
        </w:r>
        <w:r w:rsidRPr="00C80EEC" w:rsidDel="008E3728">
          <w:rPr>
            <w:rFonts w:eastAsia="MS Mincho"/>
          </w:rPr>
          <w:delText>ステップ数</w:delText>
        </w:r>
        <w:r w:rsidR="00FC1CD3" w:rsidDel="008E3728">
          <w:rPr>
            <w:rFonts w:eastAsia="MS Mincho" w:hint="eastAsia"/>
          </w:rPr>
          <w:delText>は減らして最適化</w:delText>
        </w:r>
        <w:r w:rsidRPr="00C80EEC" w:rsidDel="008E3728">
          <w:rPr>
            <w:rFonts w:eastAsia="MS Mincho"/>
          </w:rPr>
          <w:delText>プロセスを繰り返</w:delText>
        </w:r>
        <w:r w:rsidR="00FC1CD3" w:rsidDel="008E3728">
          <w:rPr>
            <w:rFonts w:eastAsia="MS Mincho" w:hint="eastAsia"/>
          </w:rPr>
          <w:delText>せばよいだけです</w:delText>
        </w:r>
        <w:r w:rsidRPr="00C80EEC" w:rsidDel="008E3728">
          <w:rPr>
            <w:rFonts w:eastAsia="MS Mincho"/>
          </w:rPr>
          <w:delText>。</w:delText>
        </w:r>
      </w:del>
    </w:p>
    <w:p w14:paraId="0C699A4D" w14:textId="27A6604E" w:rsidR="001B4744" w:rsidRPr="00C80EEC" w:rsidDel="008E3728" w:rsidRDefault="00155882" w:rsidP="008E3728">
      <w:pPr>
        <w:rPr>
          <w:del w:id="1234" w:author="Brian Pratt" w:date="2023-08-09T14:44:00Z"/>
          <w:rFonts w:eastAsia="MS Mincho"/>
        </w:rPr>
      </w:pPr>
      <w:del w:id="1235" w:author="Brian Pratt" w:date="2023-08-09T14:44:00Z">
        <w:r w:rsidDel="008E3728">
          <w:rPr>
            <w:rFonts w:eastAsia="MS Mincho" w:hint="eastAsia"/>
          </w:rPr>
          <w:delText>CE</w:delText>
        </w:r>
        <w:r w:rsidDel="008E3728">
          <w:rPr>
            <w:rFonts w:eastAsia="MS Mincho" w:hint="eastAsia"/>
          </w:rPr>
          <w:delText>値の</w:delText>
        </w:r>
        <w:r w:rsidR="003F174A" w:rsidRPr="00C80EEC" w:rsidDel="008E3728">
          <w:rPr>
            <w:rFonts w:eastAsia="MS Mincho"/>
          </w:rPr>
          <w:delText>最適化を行う際は、大きなステップ値で開始して幅広い範囲の</w:delText>
        </w:r>
        <w:r w:rsidR="003F174A" w:rsidRPr="00C80EEC" w:rsidDel="008E3728">
          <w:rPr>
            <w:rFonts w:eastAsia="MS Mincho"/>
          </w:rPr>
          <w:delText>CE</w:delText>
        </w:r>
        <w:r w:rsidR="003F174A" w:rsidRPr="00C80EEC" w:rsidDel="008E3728">
          <w:rPr>
            <w:rFonts w:eastAsia="MS Mincho"/>
          </w:rPr>
          <w:delText>値をテストし、その後より小さなステップにて</w:delText>
        </w:r>
        <w:r w:rsidDel="008E3728">
          <w:rPr>
            <w:rFonts w:eastAsia="MS Mincho" w:hint="eastAsia"/>
          </w:rPr>
          <w:delText>最適</w:delText>
        </w:r>
        <w:r w:rsidR="003F174A" w:rsidRPr="00C80EEC" w:rsidDel="008E3728">
          <w:rPr>
            <w:rFonts w:eastAsia="MS Mincho"/>
          </w:rPr>
          <w:delText>値を絞り込んでいくといいでしょう。</w:delText>
        </w:r>
        <w:r w:rsidR="003F174A" w:rsidRPr="00C80EEC" w:rsidDel="008E3728">
          <w:rPr>
            <w:rFonts w:eastAsia="MS Mincho"/>
          </w:rPr>
          <w:delText>CE</w:delText>
        </w:r>
        <w:r w:rsidR="003F174A" w:rsidRPr="00C80EEC" w:rsidDel="008E3728">
          <w:rPr>
            <w:rFonts w:eastAsia="MS Mincho"/>
          </w:rPr>
          <w:delText>最適化を行うときに</w:delText>
        </w:r>
        <w:r w:rsidR="003F174A" w:rsidRPr="00C80EEC" w:rsidDel="008E3728">
          <w:rPr>
            <w:rFonts w:eastAsia="MS Mincho"/>
          </w:rPr>
          <w:delText xml:space="preserve"> [ </w:delText>
        </w:r>
        <w:r w:rsidR="003F174A" w:rsidRPr="00C80EEC" w:rsidDel="008E3728">
          <w:rPr>
            <w:rFonts w:eastAsia="MS Mincho"/>
            <w:b/>
          </w:rPr>
          <w:delText>設定</w:delText>
        </w:r>
        <w:r w:rsidR="003F174A" w:rsidRPr="00C80EEC" w:rsidDel="008E3728">
          <w:rPr>
            <w:rFonts w:eastAsia="MS Mincho"/>
          </w:rPr>
          <w:delText xml:space="preserve"> ] </w:delText>
        </w:r>
        <w:r w:rsidR="003F174A" w:rsidRPr="00C80EEC" w:rsidDel="008E3728">
          <w:rPr>
            <w:rFonts w:eastAsia="MS Mincho"/>
          </w:rPr>
          <w:delText>メニュー、</w:delText>
        </w:r>
        <w:r w:rsidR="003F174A" w:rsidRPr="00C80EEC" w:rsidDel="008E3728">
          <w:rPr>
            <w:rFonts w:eastAsia="MS Mincho"/>
          </w:rPr>
          <w:delText xml:space="preserve">[ </w:delText>
        </w:r>
        <w:r w:rsidR="003F174A" w:rsidRPr="00C80EEC" w:rsidDel="008E3728">
          <w:rPr>
            <w:rFonts w:eastAsia="MS Mincho"/>
            <w:b/>
          </w:rPr>
          <w:delText>トランジション設定</w:delText>
        </w:r>
        <w:r w:rsidR="003F174A" w:rsidRPr="00C80EEC" w:rsidDel="008E3728">
          <w:rPr>
            <w:rFonts w:eastAsia="MS Mincho"/>
          </w:rPr>
          <w:delText xml:space="preserve"> ]</w:delText>
        </w:r>
        <w:r w:rsidR="003F174A" w:rsidRPr="00C80EEC" w:rsidDel="008E3728">
          <w:rPr>
            <w:rFonts w:eastAsia="MS Mincho"/>
          </w:rPr>
          <w:delText>、</w:delText>
        </w:r>
        <w:r w:rsidR="003F174A" w:rsidRPr="00C80EEC" w:rsidDel="008E3728">
          <w:rPr>
            <w:rFonts w:eastAsia="MS Mincho"/>
          </w:rPr>
          <w:delText xml:space="preserve">[ </w:delText>
        </w:r>
        <w:r w:rsidR="003F174A" w:rsidRPr="00C80EEC" w:rsidDel="008E3728">
          <w:rPr>
            <w:rFonts w:eastAsia="MS Mincho"/>
            <w:b/>
          </w:rPr>
          <w:delText>予測</w:delText>
        </w:r>
        <w:r w:rsidR="003F174A" w:rsidRPr="00C80EEC" w:rsidDel="008E3728">
          <w:rPr>
            <w:rFonts w:eastAsia="MS Mincho"/>
          </w:rPr>
          <w:delText xml:space="preserve"> ] </w:delText>
        </w:r>
        <w:r w:rsidR="003F174A" w:rsidRPr="00C80EEC" w:rsidDel="008E3728">
          <w:rPr>
            <w:rFonts w:eastAsia="MS Mincho"/>
          </w:rPr>
          <w:delText>の下にある</w:delText>
        </w:r>
        <w:r w:rsidR="003F174A" w:rsidRPr="00C80EEC" w:rsidDel="008E3728">
          <w:rPr>
            <w:rFonts w:eastAsia="MS Mincho"/>
          </w:rPr>
          <w:delText xml:space="preserve"> [ </w:delText>
        </w:r>
        <w:r w:rsidR="003F174A" w:rsidRPr="00C80EEC" w:rsidDel="008E3728">
          <w:rPr>
            <w:rFonts w:eastAsia="MS Mincho"/>
            <w:b/>
          </w:rPr>
          <w:delText>最適化値が存在する場合に使用する</w:delText>
        </w:r>
        <w:r w:rsidR="003F174A" w:rsidRPr="00C80EEC" w:rsidDel="008E3728">
          <w:rPr>
            <w:rFonts w:eastAsia="MS Mincho"/>
          </w:rPr>
          <w:delText xml:space="preserve"> ] </w:delText>
        </w:r>
        <w:r w:rsidR="003F174A" w:rsidRPr="00C80EEC" w:rsidDel="008E3728">
          <w:rPr>
            <w:rFonts w:eastAsia="MS Mincho"/>
          </w:rPr>
          <w:delText>ボタンがオンになっている場合には、新しくエクスポートされるメソッドやトランジションリストは自動的に最適な衝突エネルギーをメソッドに取り込</w:delText>
        </w:r>
        <w:r w:rsidR="000477B8" w:rsidDel="008E3728">
          <w:rPr>
            <w:rFonts w:eastAsia="MS Mincho" w:hint="eastAsia"/>
          </w:rPr>
          <w:delText>み</w:delText>
        </w:r>
        <w:r w:rsidR="003F174A" w:rsidRPr="00C80EEC" w:rsidDel="008E3728">
          <w:rPr>
            <w:rFonts w:eastAsia="MS Mincho"/>
          </w:rPr>
          <w:delText>ます。より幅広い</w:delText>
        </w:r>
        <w:r w:rsidR="003F174A" w:rsidRPr="00C80EEC" w:rsidDel="008E3728">
          <w:rPr>
            <w:rFonts w:eastAsia="MS Mincho"/>
          </w:rPr>
          <w:delText>CE</w:delText>
        </w:r>
        <w:r w:rsidR="003F174A" w:rsidRPr="00C80EEC" w:rsidDel="008E3728">
          <w:rPr>
            <w:rFonts w:eastAsia="MS Mincho"/>
          </w:rPr>
          <w:delText>最適化範囲を調べなければならないかどうかを確認する</w:delText>
        </w:r>
        <w:r w:rsidDel="008E3728">
          <w:rPr>
            <w:rFonts w:eastAsia="MS Mincho" w:hint="eastAsia"/>
          </w:rPr>
          <w:delText>際</w:delText>
        </w:r>
        <w:r w:rsidR="003F174A" w:rsidRPr="00C80EEC" w:rsidDel="008E3728">
          <w:rPr>
            <w:rFonts w:eastAsia="MS Mincho"/>
          </w:rPr>
          <w:delText>以外</w:delText>
        </w:r>
        <w:r w:rsidDel="008E3728">
          <w:rPr>
            <w:rFonts w:eastAsia="MS Mincho" w:hint="eastAsia"/>
          </w:rPr>
          <w:delText>に</w:delText>
        </w:r>
        <w:r w:rsidR="003F174A" w:rsidRPr="00C80EEC" w:rsidDel="008E3728">
          <w:rPr>
            <w:rFonts w:eastAsia="MS Mincho"/>
          </w:rPr>
          <w:delText>、</w:delText>
        </w:r>
        <w:r w:rsidDel="008E3728">
          <w:rPr>
            <w:rFonts w:eastAsia="MS Mincho" w:hint="eastAsia"/>
          </w:rPr>
          <w:delText>手動での</w:delText>
        </w:r>
        <w:r w:rsidRPr="00C80EEC" w:rsidDel="008E3728">
          <w:rPr>
            <w:rFonts w:eastAsia="MS Mincho"/>
          </w:rPr>
          <w:delText>CE</w:delText>
        </w:r>
        <w:r w:rsidRPr="00C80EEC" w:rsidDel="008E3728">
          <w:rPr>
            <w:rFonts w:eastAsia="MS Mincho"/>
          </w:rPr>
          <w:delText>最適化データ</w:delText>
        </w:r>
        <w:r w:rsidDel="008E3728">
          <w:rPr>
            <w:rFonts w:eastAsia="MS Mincho" w:hint="eastAsia"/>
          </w:rPr>
          <w:delText>編集</w:delText>
        </w:r>
        <w:r w:rsidR="003F174A" w:rsidRPr="00C80EEC" w:rsidDel="008E3728">
          <w:rPr>
            <w:rFonts w:eastAsia="MS Mincho"/>
          </w:rPr>
          <w:delText>は</w:delText>
        </w:r>
        <w:r w:rsidDel="008E3728">
          <w:rPr>
            <w:rFonts w:eastAsia="MS Mincho" w:hint="eastAsia"/>
          </w:rPr>
          <w:delText>必要ありません</w:delText>
        </w:r>
        <w:r w:rsidR="003F174A" w:rsidRPr="00C80EEC" w:rsidDel="008E3728">
          <w:rPr>
            <w:rFonts w:eastAsia="MS Mincho"/>
          </w:rPr>
          <w:delText>。</w:delText>
        </w:r>
      </w:del>
    </w:p>
    <w:p w14:paraId="4A512D0D" w14:textId="2C96A20F" w:rsidR="00394DFD" w:rsidRPr="00C80EEC" w:rsidDel="008E3728" w:rsidRDefault="00394DFD" w:rsidP="008E3728">
      <w:pPr>
        <w:rPr>
          <w:del w:id="1236" w:author="Brian Pratt" w:date="2023-08-09T14:44:00Z"/>
          <w:rFonts w:eastAsia="MS Mincho"/>
        </w:rPr>
      </w:pPr>
      <w:del w:id="1237" w:author="Brian Pratt" w:date="2023-08-09T14:44:00Z">
        <w:r w:rsidRPr="00C80EEC" w:rsidDel="008E3728">
          <w:rPr>
            <w:rFonts w:eastAsia="MS Mincho"/>
          </w:rPr>
          <w:delText>まとめ</w:delText>
        </w:r>
      </w:del>
    </w:p>
    <w:p w14:paraId="273A2497" w14:textId="40F2DC2A" w:rsidR="00BB1DC2" w:rsidRPr="00C80EEC" w:rsidRDefault="00BE5AF1" w:rsidP="008E3728">
      <w:pPr>
        <w:rPr>
          <w:rFonts w:eastAsia="MS Mincho"/>
        </w:rPr>
      </w:pPr>
      <w:del w:id="1238" w:author="Brian Pratt" w:date="2023-08-09T14:44:00Z">
        <w:r w:rsidRPr="00C80EEC" w:rsidDel="008E3728">
          <w:rPr>
            <w:rFonts w:eastAsia="MS Mincho"/>
          </w:rPr>
          <w:delText>本チュートリアルでは</w:delText>
        </w:r>
        <w:r w:rsidR="0074757B" w:rsidDel="008E3728">
          <w:rPr>
            <w:rFonts w:eastAsia="MS Mincho" w:hint="eastAsia"/>
          </w:rPr>
          <w:delText>文献データをもとに</w:delText>
        </w:r>
        <w:r w:rsidRPr="00C80EEC" w:rsidDel="008E3728">
          <w:rPr>
            <w:rFonts w:eastAsia="MS Mincho"/>
          </w:rPr>
          <w:delText>プリカーサー</w:delText>
        </w:r>
        <w:r w:rsidR="003F174A" w:rsidRPr="00C80EEC" w:rsidDel="008E3728">
          <w:rPr>
            <w:rFonts w:eastAsia="MS Mincho"/>
            <w:i/>
            <w:iCs/>
          </w:rPr>
          <w:delText>m/z</w:delText>
        </w:r>
        <w:r w:rsidRPr="00C80EEC" w:rsidDel="008E3728">
          <w:rPr>
            <w:rFonts w:eastAsia="MS Mincho"/>
          </w:rPr>
          <w:delText>、プロダクトイオン</w:delText>
        </w:r>
        <w:r w:rsidR="00A11390" w:rsidRPr="00C80EEC" w:rsidDel="008E3728">
          <w:rPr>
            <w:rFonts w:eastAsia="MS Mincho"/>
            <w:i/>
            <w:iCs/>
          </w:rPr>
          <w:delText>m/z</w:delText>
        </w:r>
        <w:r w:rsidRPr="00C80EEC" w:rsidDel="008E3728">
          <w:rPr>
            <w:rFonts w:eastAsia="MS Mincho"/>
          </w:rPr>
          <w:delText>、</w:delText>
        </w:r>
        <w:r w:rsidR="0074757B" w:rsidDel="008E3728">
          <w:rPr>
            <w:rFonts w:eastAsia="MS Mincho" w:hint="eastAsia"/>
          </w:rPr>
          <w:delText>CE</w:delText>
        </w:r>
        <w:r w:rsidR="0074757B" w:rsidDel="008E3728">
          <w:rPr>
            <w:rFonts w:eastAsia="MS Mincho" w:hint="eastAsia"/>
          </w:rPr>
          <w:delText>（</w:delText>
        </w:r>
        <w:r w:rsidRPr="00C80EEC" w:rsidDel="008E3728">
          <w:rPr>
            <w:rFonts w:eastAsia="MS Mincho"/>
          </w:rPr>
          <w:delText>衝突エネルギー値</w:delText>
        </w:r>
        <w:r w:rsidR="0074757B" w:rsidDel="008E3728">
          <w:rPr>
            <w:rFonts w:eastAsia="MS Mincho" w:hint="eastAsia"/>
          </w:rPr>
          <w:delText>）</w:delText>
        </w:r>
        <w:r w:rsidR="00A82A65" w:rsidDel="008E3728">
          <w:rPr>
            <w:rFonts w:eastAsia="MS Mincho" w:hint="eastAsia"/>
          </w:rPr>
          <w:delText>を</w:delText>
        </w:r>
        <w:r w:rsidR="0074757B" w:rsidDel="008E3728">
          <w:rPr>
            <w:rFonts w:eastAsia="MS Mincho" w:hint="eastAsia"/>
          </w:rPr>
          <w:delText>インポート</w:delText>
        </w:r>
        <w:r w:rsidR="00A82A65" w:rsidDel="008E3728">
          <w:rPr>
            <w:rFonts w:eastAsia="MS Mincho" w:hint="eastAsia"/>
          </w:rPr>
          <w:delText>を中心に</w:delText>
        </w:r>
        <w:r w:rsidR="0074757B" w:rsidDel="008E3728">
          <w:rPr>
            <w:rFonts w:eastAsia="MS Mincho" w:hint="eastAsia"/>
          </w:rPr>
          <w:delText>どのように</w:delText>
        </w:r>
        <w:r w:rsidRPr="00C80EEC" w:rsidDel="008E3728">
          <w:rPr>
            <w:rFonts w:eastAsia="MS Mincho"/>
          </w:rPr>
          <w:delText>Skyline</w:delText>
        </w:r>
        <w:r w:rsidRPr="00C80EEC" w:rsidDel="008E3728">
          <w:rPr>
            <w:rFonts w:eastAsia="MS Mincho"/>
          </w:rPr>
          <w:delText>ドキュメント</w:delText>
        </w:r>
        <w:r w:rsidR="0074757B" w:rsidDel="008E3728">
          <w:rPr>
            <w:rFonts w:eastAsia="MS Mincho" w:hint="eastAsia"/>
          </w:rPr>
          <w:delText>を</w:delText>
        </w:r>
        <w:r w:rsidRPr="00C80EEC" w:rsidDel="008E3728">
          <w:rPr>
            <w:rFonts w:eastAsia="MS Mincho"/>
          </w:rPr>
          <w:delText>作成</w:delText>
        </w:r>
        <w:r w:rsidR="0074757B" w:rsidDel="008E3728">
          <w:rPr>
            <w:rFonts w:eastAsia="MS Mincho" w:hint="eastAsia"/>
          </w:rPr>
          <w:delText>するか</w:delText>
        </w:r>
        <w:r w:rsidRPr="00C80EEC" w:rsidDel="008E3728">
          <w:rPr>
            <w:rFonts w:eastAsia="MS Mincho"/>
          </w:rPr>
          <w:delText>を学びました。また</w:delText>
        </w:r>
        <w:r w:rsidR="00A82A65" w:rsidDel="008E3728">
          <w:rPr>
            <w:rFonts w:eastAsia="MS Mincho" w:hint="eastAsia"/>
          </w:rPr>
          <w:delText>同位体標識を用いた定量のための検量線評価、さらに異なる装置間でのメソッド、データの互換性対応例として、</w:delText>
        </w:r>
        <w:r w:rsidRPr="00C80EEC" w:rsidDel="008E3728">
          <w:rPr>
            <w:rFonts w:eastAsia="MS Mincho"/>
          </w:rPr>
          <w:delText>Agilent 6495</w:delText>
        </w:r>
        <w:r w:rsidRPr="00C80EEC" w:rsidDel="008E3728">
          <w:rPr>
            <w:rFonts w:eastAsia="MS Mincho"/>
          </w:rPr>
          <w:delText>三連四重極質量分析計</w:delText>
        </w:r>
        <w:r w:rsidR="0074757B" w:rsidDel="008E3728">
          <w:rPr>
            <w:rFonts w:eastAsia="MS Mincho" w:hint="eastAsia"/>
          </w:rPr>
          <w:delText>で使用された</w:delText>
        </w:r>
        <w:r w:rsidRPr="00C80EEC" w:rsidDel="008E3728">
          <w:rPr>
            <w:rFonts w:eastAsia="MS Mincho"/>
          </w:rPr>
          <w:delText>CE</w:delText>
        </w:r>
        <w:r w:rsidRPr="00C80EEC" w:rsidDel="008E3728">
          <w:rPr>
            <w:rFonts w:eastAsia="MS Mincho"/>
          </w:rPr>
          <w:delText>値を</w:delText>
        </w:r>
        <w:r w:rsidRPr="00C80EEC" w:rsidDel="008E3728">
          <w:rPr>
            <w:rFonts w:eastAsia="MS Mincho"/>
          </w:rPr>
          <w:delText>Wafers Xevo TQ-S</w:delText>
        </w:r>
        <w:r w:rsidR="0074757B" w:rsidDel="008E3728">
          <w:rPr>
            <w:rFonts w:eastAsia="MS Mincho" w:hint="eastAsia"/>
          </w:rPr>
          <w:delText>での測定用に</w:delText>
        </w:r>
        <w:r w:rsidRPr="00C80EEC" w:rsidDel="008E3728">
          <w:rPr>
            <w:rFonts w:eastAsia="MS Mincho"/>
          </w:rPr>
          <w:delText>インポートし、</w:delText>
        </w:r>
        <w:r w:rsidR="0074757B" w:rsidDel="008E3728">
          <w:rPr>
            <w:rFonts w:eastAsia="MS Mincho" w:hint="eastAsia"/>
          </w:rPr>
          <w:delText>低分子化合物（代謝物）用に</w:delText>
        </w:r>
        <w:r w:rsidRPr="00C80EEC" w:rsidDel="008E3728">
          <w:rPr>
            <w:rFonts w:eastAsia="MS Mincho"/>
          </w:rPr>
          <w:delText>スケジュール</w:delText>
        </w:r>
        <w:r w:rsidR="0074757B" w:rsidDel="008E3728">
          <w:rPr>
            <w:rFonts w:eastAsia="MS Mincho" w:hint="eastAsia"/>
          </w:rPr>
          <w:delText>化</w:delText>
        </w:r>
        <w:r w:rsidRPr="00C80EEC" w:rsidDel="008E3728">
          <w:rPr>
            <w:rFonts w:eastAsia="MS Mincho"/>
          </w:rPr>
          <w:delText>と</w:delText>
        </w:r>
        <w:r w:rsidR="0074757B" w:rsidDel="008E3728">
          <w:rPr>
            <w:rFonts w:eastAsia="MS Mincho" w:hint="eastAsia"/>
          </w:rPr>
          <w:delText>CE</w:delText>
        </w:r>
        <w:r w:rsidRPr="00C80EEC" w:rsidDel="008E3728">
          <w:rPr>
            <w:rFonts w:eastAsia="MS Mincho"/>
          </w:rPr>
          <w:delText>の最適化</w:delText>
        </w:r>
        <w:r w:rsidR="00EF1B81" w:rsidDel="008E3728">
          <w:rPr>
            <w:rFonts w:eastAsia="MS Mincho" w:hint="eastAsia"/>
          </w:rPr>
          <w:delText>を</w:delText>
        </w:r>
        <w:r w:rsidR="00A82A65" w:rsidDel="008E3728">
          <w:rPr>
            <w:rFonts w:eastAsia="MS Mincho" w:hint="eastAsia"/>
          </w:rPr>
          <w:delText>する例も学びました</w:delText>
        </w:r>
        <w:r w:rsidRPr="00C80EEC" w:rsidDel="008E3728">
          <w:rPr>
            <w:rFonts w:eastAsia="MS Mincho"/>
          </w:rPr>
          <w:delText>。プロテオミクス</w:delText>
        </w:r>
        <w:r w:rsidR="0074757B" w:rsidDel="008E3728">
          <w:rPr>
            <w:rFonts w:eastAsia="MS Mincho" w:hint="eastAsia"/>
          </w:rPr>
          <w:delText>解析ソフトと</w:delText>
        </w:r>
        <w:r w:rsidRPr="00C80EEC" w:rsidDel="008E3728">
          <w:rPr>
            <w:rFonts w:eastAsia="MS Mincho"/>
          </w:rPr>
          <w:delText>して作成された</w:delText>
        </w:r>
        <w:r w:rsidRPr="00C80EEC" w:rsidDel="008E3728">
          <w:rPr>
            <w:rFonts w:eastAsia="MS Mincho"/>
          </w:rPr>
          <w:delText>Skyline</w:delText>
        </w:r>
        <w:r w:rsidRPr="00C80EEC" w:rsidDel="008E3728">
          <w:rPr>
            <w:rFonts w:eastAsia="MS Mincho"/>
          </w:rPr>
          <w:delText>機能のうちいくつが</w:delText>
        </w:r>
        <w:r w:rsidR="0074757B" w:rsidDel="008E3728">
          <w:rPr>
            <w:rFonts w:eastAsia="MS Mincho" w:hint="eastAsia"/>
          </w:rPr>
          <w:delText>低分子化合物のデータ解析でも適用可能</w:delText>
        </w:r>
        <w:r w:rsidR="00EF1B81" w:rsidDel="008E3728">
          <w:rPr>
            <w:rFonts w:eastAsia="MS Mincho" w:hint="eastAsia"/>
          </w:rPr>
          <w:delText>か</w:delText>
        </w:r>
        <w:r w:rsidR="0074757B" w:rsidDel="008E3728">
          <w:rPr>
            <w:rFonts w:eastAsia="MS Mincho" w:hint="eastAsia"/>
          </w:rPr>
          <w:delText>を</w:delText>
        </w:r>
        <w:r w:rsidRPr="00C80EEC" w:rsidDel="008E3728">
          <w:rPr>
            <w:rFonts w:eastAsia="MS Mincho"/>
          </w:rPr>
          <w:delText>学びました。</w:delText>
        </w:r>
        <w:r w:rsidR="0074757B" w:rsidDel="008E3728">
          <w:rPr>
            <w:rFonts w:eastAsia="MS Mincho" w:hint="eastAsia"/>
          </w:rPr>
          <w:delText>しかしながら高分子と低分子では解析方法もデータ解析も異なる点が多数存在します。</w:delText>
        </w:r>
        <w:r w:rsidR="0074757B" w:rsidDel="008E3728">
          <w:rPr>
            <w:rFonts w:eastAsia="MS Mincho" w:hint="eastAsia"/>
          </w:rPr>
          <w:delText>Skyline</w:delText>
        </w:r>
        <w:r w:rsidR="0074757B" w:rsidDel="008E3728">
          <w:rPr>
            <w:rFonts w:eastAsia="MS Mincho" w:hint="eastAsia"/>
          </w:rPr>
          <w:delText>は今後もメタボロミクスを中心とした低分子化合物解析用にソフトの改良を継続していきます。</w:delText>
        </w:r>
      </w:del>
    </w:p>
    <w:sectPr w:rsidR="00BB1DC2" w:rsidRPr="00C80EEC" w:rsidSect="003051C2">
      <w:footerReference w:type="default" r:id="rId81"/>
      <w:type w:val="even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487D4A" w14:textId="77777777" w:rsidR="00F97D8C" w:rsidRDefault="00F97D8C" w:rsidP="00F726CD">
      <w:pPr>
        <w:spacing w:after="0" w:line="240" w:lineRule="auto"/>
      </w:pPr>
      <w:r>
        <w:separator/>
      </w:r>
    </w:p>
  </w:endnote>
  <w:endnote w:type="continuationSeparator" w:id="0">
    <w:p w14:paraId="54D5C70C" w14:textId="77777777" w:rsidR="00F97D8C" w:rsidRDefault="00F97D8C"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B48C6" w14:textId="12D8D458" w:rsidR="008E3728" w:rsidRDefault="008E3728">
    <w:pPr>
      <w:pStyle w:val="Footer"/>
      <w:jc w:val="center"/>
    </w:pPr>
    <w:r>
      <w:fldChar w:fldCharType="begin"/>
    </w:r>
    <w:r>
      <w:instrText xml:space="preserve"> PAGE   \* MERGEFORMAT </w:instrText>
    </w:r>
    <w:r>
      <w:fldChar w:fldCharType="separate"/>
    </w:r>
    <w:r w:rsidR="00247E9D">
      <w:rPr>
        <w:noProof/>
      </w:rPr>
      <w:t>25</w:t>
    </w:r>
    <w:r>
      <w:fldChar w:fldCharType="end"/>
    </w:r>
  </w:p>
  <w:p w14:paraId="5A73CEC6" w14:textId="77777777" w:rsidR="008E3728" w:rsidRDefault="008E372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7EA330" w14:textId="77777777" w:rsidR="00F97D8C" w:rsidRDefault="00F97D8C" w:rsidP="00F726CD">
      <w:pPr>
        <w:spacing w:after="0" w:line="240" w:lineRule="auto"/>
      </w:pPr>
      <w:r>
        <w:separator/>
      </w:r>
    </w:p>
  </w:footnote>
  <w:footnote w:type="continuationSeparator" w:id="0">
    <w:p w14:paraId="0423195F" w14:textId="77777777" w:rsidR="00F97D8C" w:rsidRDefault="00F97D8C"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1386A46"/>
    <w:multiLevelType w:val="hybridMultilevel"/>
    <w:tmpl w:val="6E869EA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1E27B3C"/>
    <w:multiLevelType w:val="hybridMultilevel"/>
    <w:tmpl w:val="E6A04710"/>
    <w:lvl w:ilvl="0" w:tplc="BB4A94C0">
      <w:start w:val="1"/>
      <w:numFmt w:val="bullet"/>
      <w:lvlText w:val="•"/>
      <w:lvlJc w:val="left"/>
      <w:pPr>
        <w:tabs>
          <w:tab w:val="num" w:pos="720"/>
        </w:tabs>
        <w:ind w:left="720" w:hanging="360"/>
      </w:pPr>
      <w:rPr>
        <w:rFonts w:ascii="Arial" w:eastAsia="Arial" w:hAnsi="Arial" w:hint="default"/>
      </w:rPr>
    </w:lvl>
    <w:lvl w:ilvl="1" w:tplc="EF261448" w:tentative="1">
      <w:start w:val="1"/>
      <w:numFmt w:val="bullet"/>
      <w:lvlText w:val="•"/>
      <w:lvlJc w:val="left"/>
      <w:pPr>
        <w:tabs>
          <w:tab w:val="num" w:pos="1440"/>
        </w:tabs>
        <w:ind w:left="1440" w:hanging="360"/>
      </w:pPr>
      <w:rPr>
        <w:rFonts w:ascii="Arial" w:eastAsia="Arial" w:hAnsi="Arial" w:hint="default"/>
      </w:rPr>
    </w:lvl>
    <w:lvl w:ilvl="2" w:tplc="8B581ED4" w:tentative="1">
      <w:start w:val="1"/>
      <w:numFmt w:val="bullet"/>
      <w:lvlText w:val="•"/>
      <w:lvlJc w:val="left"/>
      <w:pPr>
        <w:tabs>
          <w:tab w:val="num" w:pos="2160"/>
        </w:tabs>
        <w:ind w:left="2160" w:hanging="360"/>
      </w:pPr>
      <w:rPr>
        <w:rFonts w:ascii="Arial" w:eastAsia="Arial" w:hAnsi="Arial" w:hint="default"/>
      </w:rPr>
    </w:lvl>
    <w:lvl w:ilvl="3" w:tplc="061C9FA6" w:tentative="1">
      <w:start w:val="1"/>
      <w:numFmt w:val="bullet"/>
      <w:lvlText w:val="•"/>
      <w:lvlJc w:val="left"/>
      <w:pPr>
        <w:tabs>
          <w:tab w:val="num" w:pos="2880"/>
        </w:tabs>
        <w:ind w:left="2880" w:hanging="360"/>
      </w:pPr>
      <w:rPr>
        <w:rFonts w:ascii="Arial" w:eastAsia="Arial" w:hAnsi="Arial" w:hint="default"/>
      </w:rPr>
    </w:lvl>
    <w:lvl w:ilvl="4" w:tplc="5164F360" w:tentative="1">
      <w:start w:val="1"/>
      <w:numFmt w:val="bullet"/>
      <w:lvlText w:val="•"/>
      <w:lvlJc w:val="left"/>
      <w:pPr>
        <w:tabs>
          <w:tab w:val="num" w:pos="3600"/>
        </w:tabs>
        <w:ind w:left="3600" w:hanging="360"/>
      </w:pPr>
      <w:rPr>
        <w:rFonts w:ascii="Arial" w:eastAsia="Arial" w:hAnsi="Arial" w:hint="default"/>
      </w:rPr>
    </w:lvl>
    <w:lvl w:ilvl="5" w:tplc="51605218" w:tentative="1">
      <w:start w:val="1"/>
      <w:numFmt w:val="bullet"/>
      <w:lvlText w:val="•"/>
      <w:lvlJc w:val="left"/>
      <w:pPr>
        <w:tabs>
          <w:tab w:val="num" w:pos="4320"/>
        </w:tabs>
        <w:ind w:left="4320" w:hanging="360"/>
      </w:pPr>
      <w:rPr>
        <w:rFonts w:ascii="Arial" w:eastAsia="Arial" w:hAnsi="Arial" w:hint="default"/>
      </w:rPr>
    </w:lvl>
    <w:lvl w:ilvl="6" w:tplc="BB9CCF40" w:tentative="1">
      <w:start w:val="1"/>
      <w:numFmt w:val="bullet"/>
      <w:lvlText w:val="•"/>
      <w:lvlJc w:val="left"/>
      <w:pPr>
        <w:tabs>
          <w:tab w:val="num" w:pos="5040"/>
        </w:tabs>
        <w:ind w:left="5040" w:hanging="360"/>
      </w:pPr>
      <w:rPr>
        <w:rFonts w:ascii="Arial" w:eastAsia="Arial" w:hAnsi="Arial" w:hint="default"/>
      </w:rPr>
    </w:lvl>
    <w:lvl w:ilvl="7" w:tplc="5E8A4464" w:tentative="1">
      <w:start w:val="1"/>
      <w:numFmt w:val="bullet"/>
      <w:lvlText w:val="•"/>
      <w:lvlJc w:val="left"/>
      <w:pPr>
        <w:tabs>
          <w:tab w:val="num" w:pos="5760"/>
        </w:tabs>
        <w:ind w:left="5760" w:hanging="360"/>
      </w:pPr>
      <w:rPr>
        <w:rFonts w:ascii="Arial" w:eastAsia="Arial" w:hAnsi="Arial" w:hint="default"/>
      </w:rPr>
    </w:lvl>
    <w:lvl w:ilvl="8" w:tplc="12EE81C6" w:tentative="1">
      <w:start w:val="1"/>
      <w:numFmt w:val="bullet"/>
      <w:lvlText w:val="•"/>
      <w:lvlJc w:val="left"/>
      <w:pPr>
        <w:tabs>
          <w:tab w:val="num" w:pos="6480"/>
        </w:tabs>
        <w:ind w:left="6480" w:hanging="360"/>
      </w:pPr>
      <w:rPr>
        <w:rFonts w:ascii="Arial" w:eastAsia="Arial" w:hAnsi="Arial" w:hint="default"/>
      </w:rPr>
    </w:lvl>
  </w:abstractNum>
  <w:abstractNum w:abstractNumId="3" w15:restartNumberingAfterBreak="0">
    <w:nsid w:val="02204201"/>
    <w:multiLevelType w:val="hybridMultilevel"/>
    <w:tmpl w:val="E7C4E09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05720CB8"/>
    <w:multiLevelType w:val="hybridMultilevel"/>
    <w:tmpl w:val="F388565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61F7CF6"/>
    <w:multiLevelType w:val="hybridMultilevel"/>
    <w:tmpl w:val="84C63D0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6" w15:restartNumberingAfterBreak="0">
    <w:nsid w:val="078D6588"/>
    <w:multiLevelType w:val="hybridMultilevel"/>
    <w:tmpl w:val="BCB62584"/>
    <w:lvl w:ilvl="0" w:tplc="04090001">
      <w:start w:val="1"/>
      <w:numFmt w:val="bullet"/>
      <w:lvlText w:val=""/>
      <w:lvlJc w:val="left"/>
      <w:pPr>
        <w:ind w:left="771" w:hanging="360"/>
      </w:pPr>
      <w:rPr>
        <w:rFonts w:ascii="Symbol" w:eastAsia="Symbol" w:hAnsi="Symbol" w:hint="default"/>
      </w:rPr>
    </w:lvl>
    <w:lvl w:ilvl="1" w:tplc="04090003" w:tentative="1">
      <w:start w:val="1"/>
      <w:numFmt w:val="bullet"/>
      <w:lvlText w:val="o"/>
      <w:lvlJc w:val="left"/>
      <w:pPr>
        <w:ind w:left="1491" w:hanging="360"/>
      </w:pPr>
      <w:rPr>
        <w:rFonts w:ascii="Courier New" w:eastAsia="Courier New" w:hAnsi="Courier New" w:cs="Courier New" w:hint="default"/>
      </w:rPr>
    </w:lvl>
    <w:lvl w:ilvl="2" w:tplc="04090005" w:tentative="1">
      <w:start w:val="1"/>
      <w:numFmt w:val="bullet"/>
      <w:lvlText w:val=""/>
      <w:lvlJc w:val="left"/>
      <w:pPr>
        <w:ind w:left="2211" w:hanging="360"/>
      </w:pPr>
      <w:rPr>
        <w:rFonts w:ascii="Wingdings" w:eastAsia="Wingdings" w:hAnsi="Wingdings" w:hint="default"/>
      </w:rPr>
    </w:lvl>
    <w:lvl w:ilvl="3" w:tplc="04090001" w:tentative="1">
      <w:start w:val="1"/>
      <w:numFmt w:val="bullet"/>
      <w:lvlText w:val=""/>
      <w:lvlJc w:val="left"/>
      <w:pPr>
        <w:ind w:left="2931" w:hanging="360"/>
      </w:pPr>
      <w:rPr>
        <w:rFonts w:ascii="Symbol" w:eastAsia="Symbol" w:hAnsi="Symbol" w:hint="default"/>
      </w:rPr>
    </w:lvl>
    <w:lvl w:ilvl="4" w:tplc="04090003" w:tentative="1">
      <w:start w:val="1"/>
      <w:numFmt w:val="bullet"/>
      <w:lvlText w:val="o"/>
      <w:lvlJc w:val="left"/>
      <w:pPr>
        <w:ind w:left="3651" w:hanging="360"/>
      </w:pPr>
      <w:rPr>
        <w:rFonts w:ascii="Courier New" w:eastAsia="Courier New" w:hAnsi="Courier New" w:cs="Courier New" w:hint="default"/>
      </w:rPr>
    </w:lvl>
    <w:lvl w:ilvl="5" w:tplc="04090005" w:tentative="1">
      <w:start w:val="1"/>
      <w:numFmt w:val="bullet"/>
      <w:lvlText w:val=""/>
      <w:lvlJc w:val="left"/>
      <w:pPr>
        <w:ind w:left="4371" w:hanging="360"/>
      </w:pPr>
      <w:rPr>
        <w:rFonts w:ascii="Wingdings" w:eastAsia="Wingdings" w:hAnsi="Wingdings" w:hint="default"/>
      </w:rPr>
    </w:lvl>
    <w:lvl w:ilvl="6" w:tplc="04090001" w:tentative="1">
      <w:start w:val="1"/>
      <w:numFmt w:val="bullet"/>
      <w:lvlText w:val=""/>
      <w:lvlJc w:val="left"/>
      <w:pPr>
        <w:ind w:left="5091" w:hanging="360"/>
      </w:pPr>
      <w:rPr>
        <w:rFonts w:ascii="Symbol" w:eastAsia="Symbol" w:hAnsi="Symbol" w:hint="default"/>
      </w:rPr>
    </w:lvl>
    <w:lvl w:ilvl="7" w:tplc="04090003" w:tentative="1">
      <w:start w:val="1"/>
      <w:numFmt w:val="bullet"/>
      <w:lvlText w:val="o"/>
      <w:lvlJc w:val="left"/>
      <w:pPr>
        <w:ind w:left="5811" w:hanging="360"/>
      </w:pPr>
      <w:rPr>
        <w:rFonts w:ascii="Courier New" w:eastAsia="Courier New" w:hAnsi="Courier New" w:cs="Courier New" w:hint="default"/>
      </w:rPr>
    </w:lvl>
    <w:lvl w:ilvl="8" w:tplc="04090005" w:tentative="1">
      <w:start w:val="1"/>
      <w:numFmt w:val="bullet"/>
      <w:lvlText w:val=""/>
      <w:lvlJc w:val="left"/>
      <w:pPr>
        <w:ind w:left="6531" w:hanging="360"/>
      </w:pPr>
      <w:rPr>
        <w:rFonts w:ascii="Wingdings" w:eastAsia="Wingdings" w:hAnsi="Wingdings" w:hint="default"/>
      </w:rPr>
    </w:lvl>
  </w:abstractNum>
  <w:abstractNum w:abstractNumId="7" w15:restartNumberingAfterBreak="0">
    <w:nsid w:val="082772CD"/>
    <w:multiLevelType w:val="hybridMultilevel"/>
    <w:tmpl w:val="0C5433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092B5983"/>
    <w:multiLevelType w:val="hybridMultilevel"/>
    <w:tmpl w:val="B1B0321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094A0134"/>
    <w:multiLevelType w:val="hybridMultilevel"/>
    <w:tmpl w:val="A456E9A4"/>
    <w:lvl w:ilvl="0" w:tplc="DE0AB58A">
      <w:start w:val="1"/>
      <w:numFmt w:val="bullet"/>
      <w:lvlText w:val="•"/>
      <w:lvlJc w:val="left"/>
      <w:pPr>
        <w:tabs>
          <w:tab w:val="num" w:pos="720"/>
        </w:tabs>
        <w:ind w:left="720" w:hanging="360"/>
      </w:pPr>
      <w:rPr>
        <w:rFonts w:ascii="Arial" w:eastAsia="Arial" w:hAnsi="Arial" w:hint="default"/>
      </w:rPr>
    </w:lvl>
    <w:lvl w:ilvl="1" w:tplc="F2600DF4" w:tentative="1">
      <w:start w:val="1"/>
      <w:numFmt w:val="bullet"/>
      <w:lvlText w:val="•"/>
      <w:lvlJc w:val="left"/>
      <w:pPr>
        <w:tabs>
          <w:tab w:val="num" w:pos="1440"/>
        </w:tabs>
        <w:ind w:left="1440" w:hanging="360"/>
      </w:pPr>
      <w:rPr>
        <w:rFonts w:ascii="Arial" w:eastAsia="Arial" w:hAnsi="Arial" w:hint="default"/>
      </w:rPr>
    </w:lvl>
    <w:lvl w:ilvl="2" w:tplc="B9F2F7B8" w:tentative="1">
      <w:start w:val="1"/>
      <w:numFmt w:val="bullet"/>
      <w:lvlText w:val="•"/>
      <w:lvlJc w:val="left"/>
      <w:pPr>
        <w:tabs>
          <w:tab w:val="num" w:pos="2160"/>
        </w:tabs>
        <w:ind w:left="2160" w:hanging="360"/>
      </w:pPr>
      <w:rPr>
        <w:rFonts w:ascii="Arial" w:eastAsia="Arial" w:hAnsi="Arial" w:hint="default"/>
      </w:rPr>
    </w:lvl>
    <w:lvl w:ilvl="3" w:tplc="0EF89C66" w:tentative="1">
      <w:start w:val="1"/>
      <w:numFmt w:val="bullet"/>
      <w:lvlText w:val="•"/>
      <w:lvlJc w:val="left"/>
      <w:pPr>
        <w:tabs>
          <w:tab w:val="num" w:pos="2880"/>
        </w:tabs>
        <w:ind w:left="2880" w:hanging="360"/>
      </w:pPr>
      <w:rPr>
        <w:rFonts w:ascii="Arial" w:eastAsia="Arial" w:hAnsi="Arial" w:hint="default"/>
      </w:rPr>
    </w:lvl>
    <w:lvl w:ilvl="4" w:tplc="7182F132" w:tentative="1">
      <w:start w:val="1"/>
      <w:numFmt w:val="bullet"/>
      <w:lvlText w:val="•"/>
      <w:lvlJc w:val="left"/>
      <w:pPr>
        <w:tabs>
          <w:tab w:val="num" w:pos="3600"/>
        </w:tabs>
        <w:ind w:left="3600" w:hanging="360"/>
      </w:pPr>
      <w:rPr>
        <w:rFonts w:ascii="Arial" w:eastAsia="Arial" w:hAnsi="Arial" w:hint="default"/>
      </w:rPr>
    </w:lvl>
    <w:lvl w:ilvl="5" w:tplc="A198C64A" w:tentative="1">
      <w:start w:val="1"/>
      <w:numFmt w:val="bullet"/>
      <w:lvlText w:val="•"/>
      <w:lvlJc w:val="left"/>
      <w:pPr>
        <w:tabs>
          <w:tab w:val="num" w:pos="4320"/>
        </w:tabs>
        <w:ind w:left="4320" w:hanging="360"/>
      </w:pPr>
      <w:rPr>
        <w:rFonts w:ascii="Arial" w:eastAsia="Arial" w:hAnsi="Arial" w:hint="default"/>
      </w:rPr>
    </w:lvl>
    <w:lvl w:ilvl="6" w:tplc="AE9AEE02" w:tentative="1">
      <w:start w:val="1"/>
      <w:numFmt w:val="bullet"/>
      <w:lvlText w:val="•"/>
      <w:lvlJc w:val="left"/>
      <w:pPr>
        <w:tabs>
          <w:tab w:val="num" w:pos="5040"/>
        </w:tabs>
        <w:ind w:left="5040" w:hanging="360"/>
      </w:pPr>
      <w:rPr>
        <w:rFonts w:ascii="Arial" w:eastAsia="Arial" w:hAnsi="Arial" w:hint="default"/>
      </w:rPr>
    </w:lvl>
    <w:lvl w:ilvl="7" w:tplc="7FCE803A" w:tentative="1">
      <w:start w:val="1"/>
      <w:numFmt w:val="bullet"/>
      <w:lvlText w:val="•"/>
      <w:lvlJc w:val="left"/>
      <w:pPr>
        <w:tabs>
          <w:tab w:val="num" w:pos="5760"/>
        </w:tabs>
        <w:ind w:left="5760" w:hanging="360"/>
      </w:pPr>
      <w:rPr>
        <w:rFonts w:ascii="Arial" w:eastAsia="Arial" w:hAnsi="Arial" w:hint="default"/>
      </w:rPr>
    </w:lvl>
    <w:lvl w:ilvl="8" w:tplc="CE02B22E" w:tentative="1">
      <w:start w:val="1"/>
      <w:numFmt w:val="bullet"/>
      <w:lvlText w:val="•"/>
      <w:lvlJc w:val="left"/>
      <w:pPr>
        <w:tabs>
          <w:tab w:val="num" w:pos="6480"/>
        </w:tabs>
        <w:ind w:left="6480" w:hanging="360"/>
      </w:pPr>
      <w:rPr>
        <w:rFonts w:ascii="Arial" w:eastAsia="Arial" w:hAnsi="Arial" w:hint="default"/>
      </w:rPr>
    </w:lvl>
  </w:abstractNum>
  <w:abstractNum w:abstractNumId="10" w15:restartNumberingAfterBreak="0">
    <w:nsid w:val="11FB0797"/>
    <w:multiLevelType w:val="hybridMultilevel"/>
    <w:tmpl w:val="6ED0B7C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CE404D5"/>
    <w:multiLevelType w:val="hybridMultilevel"/>
    <w:tmpl w:val="3ADEDA2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E751C0A"/>
    <w:multiLevelType w:val="hybridMultilevel"/>
    <w:tmpl w:val="D0E096C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250E42DA"/>
    <w:multiLevelType w:val="hybridMultilevel"/>
    <w:tmpl w:val="B63EEBE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344D308E"/>
    <w:multiLevelType w:val="hybridMultilevel"/>
    <w:tmpl w:val="C4265CC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368079DA"/>
    <w:multiLevelType w:val="hybridMultilevel"/>
    <w:tmpl w:val="F40AC34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387062BB"/>
    <w:multiLevelType w:val="hybridMultilevel"/>
    <w:tmpl w:val="B852AD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3DF347CB"/>
    <w:multiLevelType w:val="hybridMultilevel"/>
    <w:tmpl w:val="84C61FC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3EA4516E"/>
    <w:multiLevelType w:val="hybridMultilevel"/>
    <w:tmpl w:val="92C406BE"/>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43D51540"/>
    <w:multiLevelType w:val="hybridMultilevel"/>
    <w:tmpl w:val="E0081D3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44C0457E"/>
    <w:multiLevelType w:val="hybridMultilevel"/>
    <w:tmpl w:val="55E8F9B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45EF128C"/>
    <w:multiLevelType w:val="hybridMultilevel"/>
    <w:tmpl w:val="66C0633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475D7189"/>
    <w:multiLevelType w:val="hybridMultilevel"/>
    <w:tmpl w:val="D0280B8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4EB06A93"/>
    <w:multiLevelType w:val="hybridMultilevel"/>
    <w:tmpl w:val="9BFA3D1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5E5C3026"/>
    <w:multiLevelType w:val="hybridMultilevel"/>
    <w:tmpl w:val="DFE880E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5ED26117"/>
    <w:multiLevelType w:val="hybridMultilevel"/>
    <w:tmpl w:val="0BB6A47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63BC69A3"/>
    <w:multiLevelType w:val="hybridMultilevel"/>
    <w:tmpl w:val="DA209F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67D35A20"/>
    <w:multiLevelType w:val="hybridMultilevel"/>
    <w:tmpl w:val="7EC84DAC"/>
    <w:lvl w:ilvl="0" w:tplc="04090001">
      <w:start w:val="1"/>
      <w:numFmt w:val="bullet"/>
      <w:lvlText w:val=""/>
      <w:lvlJc w:val="left"/>
      <w:pPr>
        <w:ind w:left="766" w:hanging="360"/>
      </w:pPr>
      <w:rPr>
        <w:rFonts w:ascii="Symbol" w:eastAsia="Symbol" w:hAnsi="Symbol" w:hint="default"/>
      </w:rPr>
    </w:lvl>
    <w:lvl w:ilvl="1" w:tplc="04090003" w:tentative="1">
      <w:start w:val="1"/>
      <w:numFmt w:val="bullet"/>
      <w:lvlText w:val="o"/>
      <w:lvlJc w:val="left"/>
      <w:pPr>
        <w:ind w:left="1486" w:hanging="360"/>
      </w:pPr>
      <w:rPr>
        <w:rFonts w:ascii="Courier New" w:eastAsia="Courier New" w:hAnsi="Courier New" w:cs="Courier New" w:hint="default"/>
      </w:rPr>
    </w:lvl>
    <w:lvl w:ilvl="2" w:tplc="04090005" w:tentative="1">
      <w:start w:val="1"/>
      <w:numFmt w:val="bullet"/>
      <w:lvlText w:val=""/>
      <w:lvlJc w:val="left"/>
      <w:pPr>
        <w:ind w:left="2206" w:hanging="360"/>
      </w:pPr>
      <w:rPr>
        <w:rFonts w:ascii="Wingdings" w:eastAsia="Wingdings" w:hAnsi="Wingdings" w:hint="default"/>
      </w:rPr>
    </w:lvl>
    <w:lvl w:ilvl="3" w:tplc="04090001" w:tentative="1">
      <w:start w:val="1"/>
      <w:numFmt w:val="bullet"/>
      <w:lvlText w:val=""/>
      <w:lvlJc w:val="left"/>
      <w:pPr>
        <w:ind w:left="2926" w:hanging="360"/>
      </w:pPr>
      <w:rPr>
        <w:rFonts w:ascii="Symbol" w:eastAsia="Symbol" w:hAnsi="Symbol" w:hint="default"/>
      </w:rPr>
    </w:lvl>
    <w:lvl w:ilvl="4" w:tplc="04090003" w:tentative="1">
      <w:start w:val="1"/>
      <w:numFmt w:val="bullet"/>
      <w:lvlText w:val="o"/>
      <w:lvlJc w:val="left"/>
      <w:pPr>
        <w:ind w:left="3646" w:hanging="360"/>
      </w:pPr>
      <w:rPr>
        <w:rFonts w:ascii="Courier New" w:eastAsia="Courier New" w:hAnsi="Courier New" w:cs="Courier New" w:hint="default"/>
      </w:rPr>
    </w:lvl>
    <w:lvl w:ilvl="5" w:tplc="04090005" w:tentative="1">
      <w:start w:val="1"/>
      <w:numFmt w:val="bullet"/>
      <w:lvlText w:val=""/>
      <w:lvlJc w:val="left"/>
      <w:pPr>
        <w:ind w:left="4366" w:hanging="360"/>
      </w:pPr>
      <w:rPr>
        <w:rFonts w:ascii="Wingdings" w:eastAsia="Wingdings" w:hAnsi="Wingdings" w:hint="default"/>
      </w:rPr>
    </w:lvl>
    <w:lvl w:ilvl="6" w:tplc="04090001" w:tentative="1">
      <w:start w:val="1"/>
      <w:numFmt w:val="bullet"/>
      <w:lvlText w:val=""/>
      <w:lvlJc w:val="left"/>
      <w:pPr>
        <w:ind w:left="5086" w:hanging="360"/>
      </w:pPr>
      <w:rPr>
        <w:rFonts w:ascii="Symbol" w:eastAsia="Symbol" w:hAnsi="Symbol" w:hint="default"/>
      </w:rPr>
    </w:lvl>
    <w:lvl w:ilvl="7" w:tplc="04090003" w:tentative="1">
      <w:start w:val="1"/>
      <w:numFmt w:val="bullet"/>
      <w:lvlText w:val="o"/>
      <w:lvlJc w:val="left"/>
      <w:pPr>
        <w:ind w:left="5806" w:hanging="360"/>
      </w:pPr>
      <w:rPr>
        <w:rFonts w:ascii="Courier New" w:eastAsia="Courier New" w:hAnsi="Courier New" w:cs="Courier New" w:hint="default"/>
      </w:rPr>
    </w:lvl>
    <w:lvl w:ilvl="8" w:tplc="04090005" w:tentative="1">
      <w:start w:val="1"/>
      <w:numFmt w:val="bullet"/>
      <w:lvlText w:val=""/>
      <w:lvlJc w:val="left"/>
      <w:pPr>
        <w:ind w:left="6526" w:hanging="360"/>
      </w:pPr>
      <w:rPr>
        <w:rFonts w:ascii="Wingdings" w:eastAsia="Wingdings" w:hAnsi="Wingdings" w:hint="default"/>
      </w:rPr>
    </w:lvl>
  </w:abstractNum>
  <w:abstractNum w:abstractNumId="28" w15:restartNumberingAfterBreak="0">
    <w:nsid w:val="6BE02D93"/>
    <w:multiLevelType w:val="hybridMultilevel"/>
    <w:tmpl w:val="42D0A8B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71F170B4"/>
    <w:multiLevelType w:val="hybridMultilevel"/>
    <w:tmpl w:val="1760391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7231013C"/>
    <w:multiLevelType w:val="hybridMultilevel"/>
    <w:tmpl w:val="715410B4"/>
    <w:lvl w:ilvl="0" w:tplc="04090001">
      <w:start w:val="1"/>
      <w:numFmt w:val="bullet"/>
      <w:lvlText w:val=""/>
      <w:lvlJc w:val="left"/>
      <w:pPr>
        <w:ind w:left="720" w:hanging="360"/>
      </w:pPr>
      <w:rPr>
        <w:rFonts w:ascii="Symbol" w:eastAsia="Symbol" w:hAnsi="Symbol" w:hint="default"/>
      </w:rPr>
    </w:lvl>
    <w:lvl w:ilvl="1" w:tplc="D0C490CC">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751150CE"/>
    <w:multiLevelType w:val="hybridMultilevel"/>
    <w:tmpl w:val="6DD4B67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758F4FB2"/>
    <w:multiLevelType w:val="hybridMultilevel"/>
    <w:tmpl w:val="68ECC01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79946376"/>
    <w:multiLevelType w:val="hybridMultilevel"/>
    <w:tmpl w:val="48F6916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7B1A5D61"/>
    <w:multiLevelType w:val="hybridMultilevel"/>
    <w:tmpl w:val="50E621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abstractNumId w:val="10"/>
  </w:num>
  <w:num w:numId="2">
    <w:abstractNumId w:val="17"/>
  </w:num>
  <w:num w:numId="3">
    <w:abstractNumId w:val="23"/>
  </w:num>
  <w:num w:numId="4">
    <w:abstractNumId w:val="25"/>
  </w:num>
  <w:num w:numId="5">
    <w:abstractNumId w:val="2"/>
  </w:num>
  <w:num w:numId="6">
    <w:abstractNumId w:val="9"/>
  </w:num>
  <w:num w:numId="7">
    <w:abstractNumId w:val="13"/>
  </w:num>
  <w:num w:numId="8">
    <w:abstractNumId w:val="20"/>
  </w:num>
  <w:num w:numId="9">
    <w:abstractNumId w:val="30"/>
  </w:num>
  <w:num w:numId="10">
    <w:abstractNumId w:val="16"/>
  </w:num>
  <w:num w:numId="11">
    <w:abstractNumId w:val="5"/>
  </w:num>
  <w:num w:numId="12">
    <w:abstractNumId w:val="3"/>
  </w:num>
  <w:num w:numId="13">
    <w:abstractNumId w:val="28"/>
  </w:num>
  <w:num w:numId="14">
    <w:abstractNumId w:val="29"/>
  </w:num>
  <w:num w:numId="15">
    <w:abstractNumId w:val="24"/>
  </w:num>
  <w:num w:numId="16">
    <w:abstractNumId w:val="8"/>
  </w:num>
  <w:num w:numId="17">
    <w:abstractNumId w:val="4"/>
  </w:num>
  <w:num w:numId="18">
    <w:abstractNumId w:val="33"/>
  </w:num>
  <w:num w:numId="19">
    <w:abstractNumId w:val="12"/>
  </w:num>
  <w:num w:numId="20">
    <w:abstractNumId w:val="1"/>
  </w:num>
  <w:num w:numId="21">
    <w:abstractNumId w:val="6"/>
  </w:num>
  <w:num w:numId="22">
    <w:abstractNumId w:val="11"/>
  </w:num>
  <w:num w:numId="23">
    <w:abstractNumId w:val="34"/>
  </w:num>
  <w:num w:numId="24">
    <w:abstractNumId w:val="18"/>
  </w:num>
  <w:num w:numId="25">
    <w:abstractNumId w:val="35"/>
  </w:num>
  <w:num w:numId="26">
    <w:abstractNumId w:val="0"/>
  </w:num>
  <w:num w:numId="27">
    <w:abstractNumId w:val="32"/>
  </w:num>
  <w:num w:numId="28">
    <w:abstractNumId w:val="26"/>
  </w:num>
  <w:num w:numId="29">
    <w:abstractNumId w:val="7"/>
  </w:num>
  <w:num w:numId="30">
    <w:abstractNumId w:val="27"/>
  </w:num>
  <w:num w:numId="31">
    <w:abstractNumId w:val="21"/>
  </w:num>
  <w:num w:numId="32">
    <w:abstractNumId w:val="22"/>
  </w:num>
  <w:num w:numId="33">
    <w:abstractNumId w:val="31"/>
  </w:num>
  <w:num w:numId="34">
    <w:abstractNumId w:val="14"/>
  </w:num>
  <w:num w:numId="35">
    <w:abstractNumId w:val="15"/>
  </w:num>
  <w:num w:numId="36">
    <w:abstractNumId w:val="19"/>
  </w:num>
  <w:numIdMacAtCleanup w:val="10"/>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ian Pratt">
    <w15:presenceInfo w15:providerId="None" w15:userId="Brian Prat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trackRevisions/>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3C22"/>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7B8"/>
    <w:rsid w:val="000478E1"/>
    <w:rsid w:val="00047C03"/>
    <w:rsid w:val="00047CF0"/>
    <w:rsid w:val="00050309"/>
    <w:rsid w:val="000506BF"/>
    <w:rsid w:val="00052690"/>
    <w:rsid w:val="000530B7"/>
    <w:rsid w:val="00056635"/>
    <w:rsid w:val="00062E5A"/>
    <w:rsid w:val="00063058"/>
    <w:rsid w:val="0006590F"/>
    <w:rsid w:val="000705E6"/>
    <w:rsid w:val="0007061B"/>
    <w:rsid w:val="00071DFF"/>
    <w:rsid w:val="000725AA"/>
    <w:rsid w:val="000734BC"/>
    <w:rsid w:val="000744C4"/>
    <w:rsid w:val="000747E4"/>
    <w:rsid w:val="000751E0"/>
    <w:rsid w:val="00076D88"/>
    <w:rsid w:val="00077431"/>
    <w:rsid w:val="00077DE1"/>
    <w:rsid w:val="00080924"/>
    <w:rsid w:val="000810EB"/>
    <w:rsid w:val="0008557C"/>
    <w:rsid w:val="000858AD"/>
    <w:rsid w:val="000859A1"/>
    <w:rsid w:val="00085D61"/>
    <w:rsid w:val="000901E4"/>
    <w:rsid w:val="00090F70"/>
    <w:rsid w:val="0009188A"/>
    <w:rsid w:val="000933D7"/>
    <w:rsid w:val="000937F7"/>
    <w:rsid w:val="0009495D"/>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4050"/>
    <w:rsid w:val="000C01AE"/>
    <w:rsid w:val="000C0ACF"/>
    <w:rsid w:val="000C13EB"/>
    <w:rsid w:val="000C2071"/>
    <w:rsid w:val="000C2161"/>
    <w:rsid w:val="000C250C"/>
    <w:rsid w:val="000C481F"/>
    <w:rsid w:val="000C5820"/>
    <w:rsid w:val="000D09B5"/>
    <w:rsid w:val="000D2725"/>
    <w:rsid w:val="000D3FA1"/>
    <w:rsid w:val="000D487D"/>
    <w:rsid w:val="000D70FC"/>
    <w:rsid w:val="000E1AF5"/>
    <w:rsid w:val="000E22FA"/>
    <w:rsid w:val="000E3FC6"/>
    <w:rsid w:val="000E4159"/>
    <w:rsid w:val="000E5E28"/>
    <w:rsid w:val="000E7D35"/>
    <w:rsid w:val="000E7F4A"/>
    <w:rsid w:val="000F0530"/>
    <w:rsid w:val="000F0EB0"/>
    <w:rsid w:val="000F17DC"/>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6DA8"/>
    <w:rsid w:val="00151857"/>
    <w:rsid w:val="00154AB2"/>
    <w:rsid w:val="001553A3"/>
    <w:rsid w:val="00155882"/>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42EE"/>
    <w:rsid w:val="00174F06"/>
    <w:rsid w:val="00176B13"/>
    <w:rsid w:val="00180077"/>
    <w:rsid w:val="00180FC1"/>
    <w:rsid w:val="00183CA6"/>
    <w:rsid w:val="00186405"/>
    <w:rsid w:val="00186695"/>
    <w:rsid w:val="00191962"/>
    <w:rsid w:val="00191D79"/>
    <w:rsid w:val="00194CD5"/>
    <w:rsid w:val="001957D6"/>
    <w:rsid w:val="0019672B"/>
    <w:rsid w:val="00197725"/>
    <w:rsid w:val="001A2A74"/>
    <w:rsid w:val="001A31DD"/>
    <w:rsid w:val="001A3B25"/>
    <w:rsid w:val="001A6AA8"/>
    <w:rsid w:val="001A7772"/>
    <w:rsid w:val="001A7DB5"/>
    <w:rsid w:val="001A7F63"/>
    <w:rsid w:val="001B0EF0"/>
    <w:rsid w:val="001B175F"/>
    <w:rsid w:val="001B4744"/>
    <w:rsid w:val="001B4F2F"/>
    <w:rsid w:val="001B5FAA"/>
    <w:rsid w:val="001B748F"/>
    <w:rsid w:val="001C059C"/>
    <w:rsid w:val="001C0AC4"/>
    <w:rsid w:val="001C0F87"/>
    <w:rsid w:val="001C34D2"/>
    <w:rsid w:val="001C3A25"/>
    <w:rsid w:val="001C4BDB"/>
    <w:rsid w:val="001C55F1"/>
    <w:rsid w:val="001C64EA"/>
    <w:rsid w:val="001C6BF6"/>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47E9D"/>
    <w:rsid w:val="002511A7"/>
    <w:rsid w:val="002542BB"/>
    <w:rsid w:val="00254610"/>
    <w:rsid w:val="00255E46"/>
    <w:rsid w:val="00256B7C"/>
    <w:rsid w:val="00257674"/>
    <w:rsid w:val="00261765"/>
    <w:rsid w:val="00263DF9"/>
    <w:rsid w:val="00264153"/>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0D1C"/>
    <w:rsid w:val="002A2789"/>
    <w:rsid w:val="002A61E9"/>
    <w:rsid w:val="002B08B3"/>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0980"/>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300BF4"/>
    <w:rsid w:val="00302921"/>
    <w:rsid w:val="00302FED"/>
    <w:rsid w:val="00303816"/>
    <w:rsid w:val="003038D3"/>
    <w:rsid w:val="00304187"/>
    <w:rsid w:val="003051C2"/>
    <w:rsid w:val="003058F7"/>
    <w:rsid w:val="003100B7"/>
    <w:rsid w:val="003105C2"/>
    <w:rsid w:val="00311D9B"/>
    <w:rsid w:val="00312E97"/>
    <w:rsid w:val="003133E7"/>
    <w:rsid w:val="00313680"/>
    <w:rsid w:val="003136B4"/>
    <w:rsid w:val="0031381D"/>
    <w:rsid w:val="00314A8C"/>
    <w:rsid w:val="003165E9"/>
    <w:rsid w:val="00316790"/>
    <w:rsid w:val="003216F2"/>
    <w:rsid w:val="003233E2"/>
    <w:rsid w:val="00324C76"/>
    <w:rsid w:val="0032559A"/>
    <w:rsid w:val="00326E37"/>
    <w:rsid w:val="00330C81"/>
    <w:rsid w:val="003327D4"/>
    <w:rsid w:val="00334C31"/>
    <w:rsid w:val="0033677A"/>
    <w:rsid w:val="00336870"/>
    <w:rsid w:val="003402E3"/>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CD1"/>
    <w:rsid w:val="003A446D"/>
    <w:rsid w:val="003A5B38"/>
    <w:rsid w:val="003A643A"/>
    <w:rsid w:val="003A6A45"/>
    <w:rsid w:val="003A762B"/>
    <w:rsid w:val="003A7805"/>
    <w:rsid w:val="003A7987"/>
    <w:rsid w:val="003B1EA7"/>
    <w:rsid w:val="003B27F9"/>
    <w:rsid w:val="003B3627"/>
    <w:rsid w:val="003B4182"/>
    <w:rsid w:val="003B5AC0"/>
    <w:rsid w:val="003B5ECC"/>
    <w:rsid w:val="003B735B"/>
    <w:rsid w:val="003B7D69"/>
    <w:rsid w:val="003C1CB0"/>
    <w:rsid w:val="003C261D"/>
    <w:rsid w:val="003C2657"/>
    <w:rsid w:val="003C3D11"/>
    <w:rsid w:val="003C3F78"/>
    <w:rsid w:val="003C48DD"/>
    <w:rsid w:val="003C5B4B"/>
    <w:rsid w:val="003C60D8"/>
    <w:rsid w:val="003C686F"/>
    <w:rsid w:val="003C6A3A"/>
    <w:rsid w:val="003C740E"/>
    <w:rsid w:val="003D1409"/>
    <w:rsid w:val="003D1615"/>
    <w:rsid w:val="003D20ED"/>
    <w:rsid w:val="003D2F39"/>
    <w:rsid w:val="003D383C"/>
    <w:rsid w:val="003D39A9"/>
    <w:rsid w:val="003D3D67"/>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0DC"/>
    <w:rsid w:val="003F79F1"/>
    <w:rsid w:val="00400354"/>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3F03"/>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2277"/>
    <w:rsid w:val="004C5003"/>
    <w:rsid w:val="004C537F"/>
    <w:rsid w:val="004C552A"/>
    <w:rsid w:val="004C6480"/>
    <w:rsid w:val="004C7445"/>
    <w:rsid w:val="004D1705"/>
    <w:rsid w:val="004D1C02"/>
    <w:rsid w:val="004D24A4"/>
    <w:rsid w:val="004D2C31"/>
    <w:rsid w:val="004D3CFF"/>
    <w:rsid w:val="004D4636"/>
    <w:rsid w:val="004D4A91"/>
    <w:rsid w:val="004D5413"/>
    <w:rsid w:val="004D55BB"/>
    <w:rsid w:val="004D5830"/>
    <w:rsid w:val="004D59E3"/>
    <w:rsid w:val="004E0358"/>
    <w:rsid w:val="004E0514"/>
    <w:rsid w:val="004E1BBB"/>
    <w:rsid w:val="004E707A"/>
    <w:rsid w:val="004F077C"/>
    <w:rsid w:val="004F09BF"/>
    <w:rsid w:val="004F131C"/>
    <w:rsid w:val="004F2FAE"/>
    <w:rsid w:val="004F30A4"/>
    <w:rsid w:val="004F3F80"/>
    <w:rsid w:val="004F43B2"/>
    <w:rsid w:val="004F49D4"/>
    <w:rsid w:val="004F4F16"/>
    <w:rsid w:val="004F4F58"/>
    <w:rsid w:val="004F50E8"/>
    <w:rsid w:val="004F5A66"/>
    <w:rsid w:val="004F5F4F"/>
    <w:rsid w:val="004F64F7"/>
    <w:rsid w:val="004F70C9"/>
    <w:rsid w:val="00500BFD"/>
    <w:rsid w:val="00500F1B"/>
    <w:rsid w:val="00501CC7"/>
    <w:rsid w:val="00503BAD"/>
    <w:rsid w:val="00505CA2"/>
    <w:rsid w:val="0050602F"/>
    <w:rsid w:val="00507109"/>
    <w:rsid w:val="00514D52"/>
    <w:rsid w:val="005153E9"/>
    <w:rsid w:val="0051596D"/>
    <w:rsid w:val="005165F1"/>
    <w:rsid w:val="00520A6A"/>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5835"/>
    <w:rsid w:val="005860FA"/>
    <w:rsid w:val="005910DF"/>
    <w:rsid w:val="00591708"/>
    <w:rsid w:val="005937C6"/>
    <w:rsid w:val="005951E9"/>
    <w:rsid w:val="005961C9"/>
    <w:rsid w:val="005964F0"/>
    <w:rsid w:val="00596DBC"/>
    <w:rsid w:val="005970AA"/>
    <w:rsid w:val="005A0AAF"/>
    <w:rsid w:val="005A6E77"/>
    <w:rsid w:val="005B0047"/>
    <w:rsid w:val="005B1142"/>
    <w:rsid w:val="005B1A0D"/>
    <w:rsid w:val="005B1BF9"/>
    <w:rsid w:val="005B365F"/>
    <w:rsid w:val="005B4989"/>
    <w:rsid w:val="005B653C"/>
    <w:rsid w:val="005B7F17"/>
    <w:rsid w:val="005C0D72"/>
    <w:rsid w:val="005C224C"/>
    <w:rsid w:val="005C4010"/>
    <w:rsid w:val="005C4650"/>
    <w:rsid w:val="005C6546"/>
    <w:rsid w:val="005C6D0D"/>
    <w:rsid w:val="005C7378"/>
    <w:rsid w:val="005D19C5"/>
    <w:rsid w:val="005D1AC9"/>
    <w:rsid w:val="005D4EB1"/>
    <w:rsid w:val="005D63BA"/>
    <w:rsid w:val="005D6420"/>
    <w:rsid w:val="005D6C7F"/>
    <w:rsid w:val="005D6F15"/>
    <w:rsid w:val="005D6FA7"/>
    <w:rsid w:val="005E0D08"/>
    <w:rsid w:val="005E426D"/>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20F"/>
    <w:rsid w:val="00632F85"/>
    <w:rsid w:val="00632FBF"/>
    <w:rsid w:val="006331A9"/>
    <w:rsid w:val="00634D8D"/>
    <w:rsid w:val="00635426"/>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252D"/>
    <w:rsid w:val="0067496A"/>
    <w:rsid w:val="0068057A"/>
    <w:rsid w:val="0068179F"/>
    <w:rsid w:val="00681C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524A"/>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D6C30"/>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7713"/>
    <w:rsid w:val="007101F9"/>
    <w:rsid w:val="00710BB0"/>
    <w:rsid w:val="00710D7E"/>
    <w:rsid w:val="0071127F"/>
    <w:rsid w:val="0071224A"/>
    <w:rsid w:val="00712BB5"/>
    <w:rsid w:val="00713BC9"/>
    <w:rsid w:val="007155A4"/>
    <w:rsid w:val="007156E1"/>
    <w:rsid w:val="007159A0"/>
    <w:rsid w:val="00715CA2"/>
    <w:rsid w:val="00717EE0"/>
    <w:rsid w:val="007211CF"/>
    <w:rsid w:val="00721EB4"/>
    <w:rsid w:val="00723358"/>
    <w:rsid w:val="0072336A"/>
    <w:rsid w:val="007234B4"/>
    <w:rsid w:val="00723E9E"/>
    <w:rsid w:val="00724DB4"/>
    <w:rsid w:val="00724E56"/>
    <w:rsid w:val="007276A5"/>
    <w:rsid w:val="00727C7F"/>
    <w:rsid w:val="00730545"/>
    <w:rsid w:val="00734373"/>
    <w:rsid w:val="007373BE"/>
    <w:rsid w:val="007401F5"/>
    <w:rsid w:val="007406AC"/>
    <w:rsid w:val="00741056"/>
    <w:rsid w:val="0074155D"/>
    <w:rsid w:val="007416B7"/>
    <w:rsid w:val="00742966"/>
    <w:rsid w:val="007457F0"/>
    <w:rsid w:val="007474BD"/>
    <w:rsid w:val="0074757B"/>
    <w:rsid w:val="00751E34"/>
    <w:rsid w:val="00752EF6"/>
    <w:rsid w:val="00755302"/>
    <w:rsid w:val="00760E3B"/>
    <w:rsid w:val="00763A38"/>
    <w:rsid w:val="007640BA"/>
    <w:rsid w:val="00766340"/>
    <w:rsid w:val="0076792C"/>
    <w:rsid w:val="0077282C"/>
    <w:rsid w:val="00774767"/>
    <w:rsid w:val="007757B9"/>
    <w:rsid w:val="00776A6A"/>
    <w:rsid w:val="00777EFD"/>
    <w:rsid w:val="00780194"/>
    <w:rsid w:val="00782441"/>
    <w:rsid w:val="00783C80"/>
    <w:rsid w:val="00784608"/>
    <w:rsid w:val="007849CE"/>
    <w:rsid w:val="007861CF"/>
    <w:rsid w:val="00787138"/>
    <w:rsid w:val="007906B8"/>
    <w:rsid w:val="007922B0"/>
    <w:rsid w:val="00794D5B"/>
    <w:rsid w:val="00795798"/>
    <w:rsid w:val="007966C6"/>
    <w:rsid w:val="00797382"/>
    <w:rsid w:val="007A0392"/>
    <w:rsid w:val="007A07C9"/>
    <w:rsid w:val="007A0E8D"/>
    <w:rsid w:val="007A1254"/>
    <w:rsid w:val="007A1B1F"/>
    <w:rsid w:val="007A209B"/>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651F"/>
    <w:rsid w:val="007C74B8"/>
    <w:rsid w:val="007D05E7"/>
    <w:rsid w:val="007D06D4"/>
    <w:rsid w:val="007D1110"/>
    <w:rsid w:val="007D1AE3"/>
    <w:rsid w:val="007D1DEA"/>
    <w:rsid w:val="007D27EF"/>
    <w:rsid w:val="007D6656"/>
    <w:rsid w:val="007E07A8"/>
    <w:rsid w:val="007E3660"/>
    <w:rsid w:val="007E45FB"/>
    <w:rsid w:val="007E7F35"/>
    <w:rsid w:val="007F3420"/>
    <w:rsid w:val="007F3DA7"/>
    <w:rsid w:val="007F5342"/>
    <w:rsid w:val="007F68D7"/>
    <w:rsid w:val="007F6B9B"/>
    <w:rsid w:val="0080033F"/>
    <w:rsid w:val="00801CAC"/>
    <w:rsid w:val="00802121"/>
    <w:rsid w:val="00803ADC"/>
    <w:rsid w:val="00803C86"/>
    <w:rsid w:val="00804BD0"/>
    <w:rsid w:val="00805106"/>
    <w:rsid w:val="00805DBE"/>
    <w:rsid w:val="0080740F"/>
    <w:rsid w:val="00807AFC"/>
    <w:rsid w:val="00810276"/>
    <w:rsid w:val="00810840"/>
    <w:rsid w:val="00811731"/>
    <w:rsid w:val="00811E88"/>
    <w:rsid w:val="0081211E"/>
    <w:rsid w:val="00813533"/>
    <w:rsid w:val="00813716"/>
    <w:rsid w:val="00813ABF"/>
    <w:rsid w:val="0081466A"/>
    <w:rsid w:val="008160D9"/>
    <w:rsid w:val="00816CC6"/>
    <w:rsid w:val="0081739A"/>
    <w:rsid w:val="008173FA"/>
    <w:rsid w:val="00820F4F"/>
    <w:rsid w:val="00821E83"/>
    <w:rsid w:val="008227C4"/>
    <w:rsid w:val="00823637"/>
    <w:rsid w:val="00823A59"/>
    <w:rsid w:val="00826A5C"/>
    <w:rsid w:val="00826A70"/>
    <w:rsid w:val="00827808"/>
    <w:rsid w:val="00827971"/>
    <w:rsid w:val="00831F47"/>
    <w:rsid w:val="008326EA"/>
    <w:rsid w:val="00832831"/>
    <w:rsid w:val="00832E3F"/>
    <w:rsid w:val="00834D16"/>
    <w:rsid w:val="008350C1"/>
    <w:rsid w:val="00835A6E"/>
    <w:rsid w:val="00836C4D"/>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1FB6"/>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300E"/>
    <w:rsid w:val="008A53C4"/>
    <w:rsid w:val="008A66C7"/>
    <w:rsid w:val="008A69F9"/>
    <w:rsid w:val="008A724D"/>
    <w:rsid w:val="008B0043"/>
    <w:rsid w:val="008B19C8"/>
    <w:rsid w:val="008B300C"/>
    <w:rsid w:val="008B3894"/>
    <w:rsid w:val="008B4BB4"/>
    <w:rsid w:val="008B4C8A"/>
    <w:rsid w:val="008B6470"/>
    <w:rsid w:val="008B698A"/>
    <w:rsid w:val="008C01D5"/>
    <w:rsid w:val="008C16CC"/>
    <w:rsid w:val="008C1D13"/>
    <w:rsid w:val="008C2539"/>
    <w:rsid w:val="008C3100"/>
    <w:rsid w:val="008C3598"/>
    <w:rsid w:val="008C4249"/>
    <w:rsid w:val="008C78CC"/>
    <w:rsid w:val="008C7A4C"/>
    <w:rsid w:val="008D3FF2"/>
    <w:rsid w:val="008D711D"/>
    <w:rsid w:val="008E08D8"/>
    <w:rsid w:val="008E21F2"/>
    <w:rsid w:val="008E25D6"/>
    <w:rsid w:val="008E3111"/>
    <w:rsid w:val="008E3728"/>
    <w:rsid w:val="008E7635"/>
    <w:rsid w:val="008F0EF5"/>
    <w:rsid w:val="008F0FFB"/>
    <w:rsid w:val="008F2F4E"/>
    <w:rsid w:val="008F550E"/>
    <w:rsid w:val="008F6636"/>
    <w:rsid w:val="0090102D"/>
    <w:rsid w:val="00901538"/>
    <w:rsid w:val="00901FE8"/>
    <w:rsid w:val="00902423"/>
    <w:rsid w:val="00905C49"/>
    <w:rsid w:val="00906C95"/>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60EF"/>
    <w:rsid w:val="00946A19"/>
    <w:rsid w:val="009476A2"/>
    <w:rsid w:val="009477AF"/>
    <w:rsid w:val="009478B3"/>
    <w:rsid w:val="00947DA2"/>
    <w:rsid w:val="00951C1A"/>
    <w:rsid w:val="0095254D"/>
    <w:rsid w:val="00952B95"/>
    <w:rsid w:val="009530A4"/>
    <w:rsid w:val="009619DE"/>
    <w:rsid w:val="00961F5D"/>
    <w:rsid w:val="00964692"/>
    <w:rsid w:val="00964FE3"/>
    <w:rsid w:val="009654CA"/>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7EEF"/>
    <w:rsid w:val="009B0502"/>
    <w:rsid w:val="009B1883"/>
    <w:rsid w:val="009B251B"/>
    <w:rsid w:val="009B2A93"/>
    <w:rsid w:val="009B3422"/>
    <w:rsid w:val="009B45D3"/>
    <w:rsid w:val="009B5A41"/>
    <w:rsid w:val="009B67BD"/>
    <w:rsid w:val="009B773E"/>
    <w:rsid w:val="009B7B90"/>
    <w:rsid w:val="009C174D"/>
    <w:rsid w:val="009C3879"/>
    <w:rsid w:val="009C3B6D"/>
    <w:rsid w:val="009C428E"/>
    <w:rsid w:val="009C4EBD"/>
    <w:rsid w:val="009C7013"/>
    <w:rsid w:val="009C70C4"/>
    <w:rsid w:val="009C7888"/>
    <w:rsid w:val="009D2A70"/>
    <w:rsid w:val="009D3135"/>
    <w:rsid w:val="009D3470"/>
    <w:rsid w:val="009D5B36"/>
    <w:rsid w:val="009D5BE5"/>
    <w:rsid w:val="009E028B"/>
    <w:rsid w:val="009E05C1"/>
    <w:rsid w:val="009E232E"/>
    <w:rsid w:val="009E2435"/>
    <w:rsid w:val="009E4188"/>
    <w:rsid w:val="009E42CF"/>
    <w:rsid w:val="009E434A"/>
    <w:rsid w:val="009E4510"/>
    <w:rsid w:val="009E4B94"/>
    <w:rsid w:val="009E4C86"/>
    <w:rsid w:val="009E63CA"/>
    <w:rsid w:val="009E6CD6"/>
    <w:rsid w:val="009E6ED0"/>
    <w:rsid w:val="009E76EC"/>
    <w:rsid w:val="009F1AD3"/>
    <w:rsid w:val="009F1E46"/>
    <w:rsid w:val="009F28CE"/>
    <w:rsid w:val="009F2917"/>
    <w:rsid w:val="009F5FA2"/>
    <w:rsid w:val="009F7EF7"/>
    <w:rsid w:val="00A03309"/>
    <w:rsid w:val="00A06AF1"/>
    <w:rsid w:val="00A06E6C"/>
    <w:rsid w:val="00A075A6"/>
    <w:rsid w:val="00A07AF6"/>
    <w:rsid w:val="00A10CAF"/>
    <w:rsid w:val="00A11390"/>
    <w:rsid w:val="00A115BC"/>
    <w:rsid w:val="00A117BD"/>
    <w:rsid w:val="00A1339C"/>
    <w:rsid w:val="00A136E1"/>
    <w:rsid w:val="00A14C4E"/>
    <w:rsid w:val="00A15450"/>
    <w:rsid w:val="00A17F78"/>
    <w:rsid w:val="00A2152A"/>
    <w:rsid w:val="00A24AD3"/>
    <w:rsid w:val="00A26920"/>
    <w:rsid w:val="00A26983"/>
    <w:rsid w:val="00A27085"/>
    <w:rsid w:val="00A32A34"/>
    <w:rsid w:val="00A33A05"/>
    <w:rsid w:val="00A33D8C"/>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2A65"/>
    <w:rsid w:val="00A83013"/>
    <w:rsid w:val="00A836D3"/>
    <w:rsid w:val="00A84852"/>
    <w:rsid w:val="00A84A39"/>
    <w:rsid w:val="00A8689B"/>
    <w:rsid w:val="00A86BCD"/>
    <w:rsid w:val="00A87267"/>
    <w:rsid w:val="00A90571"/>
    <w:rsid w:val="00A91366"/>
    <w:rsid w:val="00A9191F"/>
    <w:rsid w:val="00A92864"/>
    <w:rsid w:val="00A92BB4"/>
    <w:rsid w:val="00A97530"/>
    <w:rsid w:val="00A977E6"/>
    <w:rsid w:val="00AA053E"/>
    <w:rsid w:val="00AA2FDA"/>
    <w:rsid w:val="00AA5AF7"/>
    <w:rsid w:val="00AB0A78"/>
    <w:rsid w:val="00AB25BB"/>
    <w:rsid w:val="00AB2CB6"/>
    <w:rsid w:val="00AB61CF"/>
    <w:rsid w:val="00AB645E"/>
    <w:rsid w:val="00AB6C3C"/>
    <w:rsid w:val="00AB769D"/>
    <w:rsid w:val="00AC0DD8"/>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5066"/>
    <w:rsid w:val="00B0665F"/>
    <w:rsid w:val="00B07E8B"/>
    <w:rsid w:val="00B10649"/>
    <w:rsid w:val="00B10CA3"/>
    <w:rsid w:val="00B10DFF"/>
    <w:rsid w:val="00B125FE"/>
    <w:rsid w:val="00B1276E"/>
    <w:rsid w:val="00B150AC"/>
    <w:rsid w:val="00B1645B"/>
    <w:rsid w:val="00B17444"/>
    <w:rsid w:val="00B212D7"/>
    <w:rsid w:val="00B22E79"/>
    <w:rsid w:val="00B23594"/>
    <w:rsid w:val="00B23903"/>
    <w:rsid w:val="00B24D3B"/>
    <w:rsid w:val="00B2507B"/>
    <w:rsid w:val="00B26FF0"/>
    <w:rsid w:val="00B3036E"/>
    <w:rsid w:val="00B30665"/>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AD4"/>
    <w:rsid w:val="00B62C80"/>
    <w:rsid w:val="00B640D0"/>
    <w:rsid w:val="00B64665"/>
    <w:rsid w:val="00B654A6"/>
    <w:rsid w:val="00B6574C"/>
    <w:rsid w:val="00B665D2"/>
    <w:rsid w:val="00B66732"/>
    <w:rsid w:val="00B70339"/>
    <w:rsid w:val="00B70B78"/>
    <w:rsid w:val="00B7169E"/>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43C7"/>
    <w:rsid w:val="00BC53FF"/>
    <w:rsid w:val="00BC67FF"/>
    <w:rsid w:val="00BD0124"/>
    <w:rsid w:val="00BD1061"/>
    <w:rsid w:val="00BD1C70"/>
    <w:rsid w:val="00BD3FCA"/>
    <w:rsid w:val="00BD7A20"/>
    <w:rsid w:val="00BE0BEA"/>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F65"/>
    <w:rsid w:val="00C20A92"/>
    <w:rsid w:val="00C21DE8"/>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2EBF"/>
    <w:rsid w:val="00C535F8"/>
    <w:rsid w:val="00C54714"/>
    <w:rsid w:val="00C54EF3"/>
    <w:rsid w:val="00C551AF"/>
    <w:rsid w:val="00C55286"/>
    <w:rsid w:val="00C554CE"/>
    <w:rsid w:val="00C573A5"/>
    <w:rsid w:val="00C614F3"/>
    <w:rsid w:val="00C62316"/>
    <w:rsid w:val="00C62AF0"/>
    <w:rsid w:val="00C6346C"/>
    <w:rsid w:val="00C6447C"/>
    <w:rsid w:val="00C647DB"/>
    <w:rsid w:val="00C658E8"/>
    <w:rsid w:val="00C679AE"/>
    <w:rsid w:val="00C67A6B"/>
    <w:rsid w:val="00C70676"/>
    <w:rsid w:val="00C70AA1"/>
    <w:rsid w:val="00C71F81"/>
    <w:rsid w:val="00C737BB"/>
    <w:rsid w:val="00C74B3A"/>
    <w:rsid w:val="00C80EEC"/>
    <w:rsid w:val="00C82A81"/>
    <w:rsid w:val="00C82D16"/>
    <w:rsid w:val="00C82D6C"/>
    <w:rsid w:val="00C857F4"/>
    <w:rsid w:val="00C85C6B"/>
    <w:rsid w:val="00C85CF3"/>
    <w:rsid w:val="00C863D0"/>
    <w:rsid w:val="00C86489"/>
    <w:rsid w:val="00C866E5"/>
    <w:rsid w:val="00C9013F"/>
    <w:rsid w:val="00C91B49"/>
    <w:rsid w:val="00C91F3A"/>
    <w:rsid w:val="00C9264C"/>
    <w:rsid w:val="00C965CC"/>
    <w:rsid w:val="00C96E06"/>
    <w:rsid w:val="00C96FD0"/>
    <w:rsid w:val="00C973F7"/>
    <w:rsid w:val="00CA12CD"/>
    <w:rsid w:val="00CA42BF"/>
    <w:rsid w:val="00CA4692"/>
    <w:rsid w:val="00CA4CE4"/>
    <w:rsid w:val="00CA5EB6"/>
    <w:rsid w:val="00CB2BD3"/>
    <w:rsid w:val="00CB343E"/>
    <w:rsid w:val="00CB3E39"/>
    <w:rsid w:val="00CB4903"/>
    <w:rsid w:val="00CB4AFD"/>
    <w:rsid w:val="00CB6062"/>
    <w:rsid w:val="00CC18EC"/>
    <w:rsid w:val="00CC237F"/>
    <w:rsid w:val="00CC28F0"/>
    <w:rsid w:val="00CC3BCA"/>
    <w:rsid w:val="00CC462E"/>
    <w:rsid w:val="00CC4D8C"/>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D81"/>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67F"/>
    <w:rsid w:val="00D3422F"/>
    <w:rsid w:val="00D3568E"/>
    <w:rsid w:val="00D3734F"/>
    <w:rsid w:val="00D401EA"/>
    <w:rsid w:val="00D40FE3"/>
    <w:rsid w:val="00D418C4"/>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A39"/>
    <w:rsid w:val="00D5569A"/>
    <w:rsid w:val="00D557CF"/>
    <w:rsid w:val="00D55D69"/>
    <w:rsid w:val="00D57428"/>
    <w:rsid w:val="00D60468"/>
    <w:rsid w:val="00D6308E"/>
    <w:rsid w:val="00D63DE4"/>
    <w:rsid w:val="00D64550"/>
    <w:rsid w:val="00D65895"/>
    <w:rsid w:val="00D6610E"/>
    <w:rsid w:val="00D669EC"/>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5D04"/>
    <w:rsid w:val="00D963DF"/>
    <w:rsid w:val="00D96402"/>
    <w:rsid w:val="00DA269D"/>
    <w:rsid w:val="00DA2BF4"/>
    <w:rsid w:val="00DA3477"/>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66BF"/>
    <w:rsid w:val="00DB6DBF"/>
    <w:rsid w:val="00DB7115"/>
    <w:rsid w:val="00DB786A"/>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732"/>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4483"/>
    <w:rsid w:val="00E179D5"/>
    <w:rsid w:val="00E21EBE"/>
    <w:rsid w:val="00E229DD"/>
    <w:rsid w:val="00E23B2A"/>
    <w:rsid w:val="00E23FBD"/>
    <w:rsid w:val="00E2420C"/>
    <w:rsid w:val="00E24A3D"/>
    <w:rsid w:val="00E254A7"/>
    <w:rsid w:val="00E25613"/>
    <w:rsid w:val="00E25D19"/>
    <w:rsid w:val="00E26A6B"/>
    <w:rsid w:val="00E26EFE"/>
    <w:rsid w:val="00E31D06"/>
    <w:rsid w:val="00E350BF"/>
    <w:rsid w:val="00E354C0"/>
    <w:rsid w:val="00E35660"/>
    <w:rsid w:val="00E3705E"/>
    <w:rsid w:val="00E37E86"/>
    <w:rsid w:val="00E406C1"/>
    <w:rsid w:val="00E42CED"/>
    <w:rsid w:val="00E445FF"/>
    <w:rsid w:val="00E457AB"/>
    <w:rsid w:val="00E45B2F"/>
    <w:rsid w:val="00E45EC6"/>
    <w:rsid w:val="00E47050"/>
    <w:rsid w:val="00E470B9"/>
    <w:rsid w:val="00E4744A"/>
    <w:rsid w:val="00E47F90"/>
    <w:rsid w:val="00E5121B"/>
    <w:rsid w:val="00E531A0"/>
    <w:rsid w:val="00E56C57"/>
    <w:rsid w:val="00E56D5A"/>
    <w:rsid w:val="00E57101"/>
    <w:rsid w:val="00E60D8D"/>
    <w:rsid w:val="00E62650"/>
    <w:rsid w:val="00E63CBA"/>
    <w:rsid w:val="00E71543"/>
    <w:rsid w:val="00E71C30"/>
    <w:rsid w:val="00E72455"/>
    <w:rsid w:val="00E72A90"/>
    <w:rsid w:val="00E73AE6"/>
    <w:rsid w:val="00E747DD"/>
    <w:rsid w:val="00E748FB"/>
    <w:rsid w:val="00E75090"/>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758D"/>
    <w:rsid w:val="00EA0324"/>
    <w:rsid w:val="00EA0BD4"/>
    <w:rsid w:val="00EA1764"/>
    <w:rsid w:val="00EA1AA5"/>
    <w:rsid w:val="00EA1B07"/>
    <w:rsid w:val="00EA1B6F"/>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15F8"/>
    <w:rsid w:val="00EF1B81"/>
    <w:rsid w:val="00EF2014"/>
    <w:rsid w:val="00EF2810"/>
    <w:rsid w:val="00EF2B42"/>
    <w:rsid w:val="00EF355E"/>
    <w:rsid w:val="00EF43F1"/>
    <w:rsid w:val="00EF6D00"/>
    <w:rsid w:val="00F017FF"/>
    <w:rsid w:val="00F03446"/>
    <w:rsid w:val="00F06CAD"/>
    <w:rsid w:val="00F07DC8"/>
    <w:rsid w:val="00F110DF"/>
    <w:rsid w:val="00F12928"/>
    <w:rsid w:val="00F14CAD"/>
    <w:rsid w:val="00F1735C"/>
    <w:rsid w:val="00F20A6D"/>
    <w:rsid w:val="00F21FFA"/>
    <w:rsid w:val="00F24593"/>
    <w:rsid w:val="00F24BB7"/>
    <w:rsid w:val="00F270D1"/>
    <w:rsid w:val="00F27897"/>
    <w:rsid w:val="00F27A8E"/>
    <w:rsid w:val="00F33A30"/>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7ED"/>
    <w:rsid w:val="00F67D00"/>
    <w:rsid w:val="00F70535"/>
    <w:rsid w:val="00F726CD"/>
    <w:rsid w:val="00F72F39"/>
    <w:rsid w:val="00F73385"/>
    <w:rsid w:val="00F74C1C"/>
    <w:rsid w:val="00F806B1"/>
    <w:rsid w:val="00F80DDC"/>
    <w:rsid w:val="00F81136"/>
    <w:rsid w:val="00F81A38"/>
    <w:rsid w:val="00F830EB"/>
    <w:rsid w:val="00F84FE7"/>
    <w:rsid w:val="00F8548C"/>
    <w:rsid w:val="00F8553D"/>
    <w:rsid w:val="00F87063"/>
    <w:rsid w:val="00F87F64"/>
    <w:rsid w:val="00F90941"/>
    <w:rsid w:val="00F90C87"/>
    <w:rsid w:val="00F95BB9"/>
    <w:rsid w:val="00F95D49"/>
    <w:rsid w:val="00F96B26"/>
    <w:rsid w:val="00F97ACF"/>
    <w:rsid w:val="00F97D29"/>
    <w:rsid w:val="00F97D8C"/>
    <w:rsid w:val="00F97E30"/>
    <w:rsid w:val="00FA3A63"/>
    <w:rsid w:val="00FA635F"/>
    <w:rsid w:val="00FA6434"/>
    <w:rsid w:val="00FA7766"/>
    <w:rsid w:val="00FA7CA9"/>
    <w:rsid w:val="00FB0710"/>
    <w:rsid w:val="00FB0CE6"/>
    <w:rsid w:val="00FB3A75"/>
    <w:rsid w:val="00FB6A3A"/>
    <w:rsid w:val="00FC0504"/>
    <w:rsid w:val="00FC1CD3"/>
    <w:rsid w:val="00FC52F3"/>
    <w:rsid w:val="00FC7329"/>
    <w:rsid w:val="00FD1FAA"/>
    <w:rsid w:val="00FD2AB8"/>
    <w:rsid w:val="00FD4412"/>
    <w:rsid w:val="00FD708B"/>
    <w:rsid w:val="00FD7B97"/>
    <w:rsid w:val="00FE01F4"/>
    <w:rsid w:val="00FE0E75"/>
    <w:rsid w:val="00FE151A"/>
    <w:rsid w:val="00FE2A4B"/>
    <w:rsid w:val="00FE455C"/>
    <w:rsid w:val="00FE4A41"/>
    <w:rsid w:val="00FE4E4C"/>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3CEBDD79"/>
  <w15:docId w15:val="{73A4C92F-B04B-4A72-9CE0-562674774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EastAsia" w:hAnsi="Calibri" w:cs="Times New Roman"/>
        <w:lang w:val="en-US" w:eastAsia="ja-JP"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eastAsia="Cambria" w:hAnsi="Cambria" w:cs="Times New Roman"/>
      <w:b/>
      <w:bCs/>
      <w:color w:val="365F91"/>
      <w:sz w:val="28"/>
      <w:szCs w:val="28"/>
    </w:rPr>
  </w:style>
  <w:style w:type="character" w:customStyle="1" w:styleId="Heading2Char">
    <w:name w:val="Heading 2 Char"/>
    <w:link w:val="Heading2"/>
    <w:locked/>
    <w:rsid w:val="00B42030"/>
    <w:rPr>
      <w:rFonts w:ascii="Cambria" w:eastAsia="Cambria" w:hAnsi="Cambria" w:cs="Times New Roman"/>
      <w:b/>
      <w:bCs/>
      <w:color w:val="4F81BD"/>
      <w:sz w:val="26"/>
      <w:szCs w:val="26"/>
    </w:rPr>
  </w:style>
  <w:style w:type="character" w:customStyle="1" w:styleId="Heading3Char">
    <w:name w:val="Heading 3 Char"/>
    <w:link w:val="Heading3"/>
    <w:semiHidden/>
    <w:locked/>
    <w:rsid w:val="00B42030"/>
    <w:rPr>
      <w:rFonts w:ascii="Cambria" w:eastAsia="Cambria" w:hAnsi="Cambria" w:cs="Times New Roman"/>
      <w:b/>
      <w:bCs/>
      <w:color w:val="4F81BD"/>
    </w:rPr>
  </w:style>
  <w:style w:type="character" w:customStyle="1" w:styleId="Heading4Char">
    <w:name w:val="Heading 4 Char"/>
    <w:link w:val="Heading4"/>
    <w:semiHidden/>
    <w:locked/>
    <w:rsid w:val="00B42030"/>
    <w:rPr>
      <w:rFonts w:ascii="Cambria" w:eastAsia="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character" w:customStyle="1" w:styleId="TitleChar">
    <w:name w:val="Title Char"/>
    <w:link w:val="Title"/>
    <w:locked/>
    <w:rsid w:val="00B42030"/>
    <w:rPr>
      <w:rFonts w:ascii="Cambria" w:eastAsia="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eastAsia="Tahoma" w:hAnsi="Tahoma" w:cs="Tahoma"/>
      <w:sz w:val="16"/>
      <w:szCs w:val="16"/>
    </w:rPr>
  </w:style>
  <w:style w:type="character" w:customStyle="1" w:styleId="BalloonTextChar">
    <w:name w:val="Balloon Text Char"/>
    <w:link w:val="BalloonText"/>
    <w:semiHidden/>
    <w:locked/>
    <w:rsid w:val="00545188"/>
    <w:rPr>
      <w:rFonts w:ascii="Tahoma" w:eastAsia="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qFormat/>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MS Gothic"/>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MS Mincho"/>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66F662-9286-4BB1-9D0D-DDD86E0BF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38</Pages>
  <Words>7076</Words>
  <Characters>40335</Characters>
  <Application>Microsoft Office Word</Application>
  <DocSecurity>0</DocSecurity>
  <Lines>336</Lines>
  <Paragraphs>94</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Skyline Targeted Method Editing</vt:lpstr>
      <vt:lpstr>Skyline Targeted Method Editing</vt:lpstr>
    </vt:vector>
  </TitlesOfParts>
  <Company>Microsoft</Company>
  <LinksUpToDate>false</LinksUpToDate>
  <CharactersWithSpaces>47317</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Brian Pratt</cp:lastModifiedBy>
  <cp:revision>5</cp:revision>
  <cp:lastPrinted>2013-11-01T17:12:00Z</cp:lastPrinted>
  <dcterms:created xsi:type="dcterms:W3CDTF">2021-05-26T00:31:00Z</dcterms:created>
  <dcterms:modified xsi:type="dcterms:W3CDTF">2023-12-11T20:35:00Z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